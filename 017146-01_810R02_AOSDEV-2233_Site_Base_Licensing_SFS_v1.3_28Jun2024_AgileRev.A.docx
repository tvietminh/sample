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40D15"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r w:rsidRPr="00E62C28">
        <w:rPr>
          <w:rFonts w:ascii="Trebuchet MS" w:eastAsia="Times New Roman" w:hAnsi="Trebuchet MS" w:cs="Times New Roman"/>
          <w:bCs/>
          <w:noProof/>
          <w:sz w:val="20"/>
          <w:szCs w:val="20"/>
        </w:rPr>
        <w:drawing>
          <wp:inline distT="0" distB="0" distL="0" distR="0" wp14:anchorId="2D5B783F" wp14:editId="2920DB89">
            <wp:extent cx="2095500" cy="6286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2095500" cy="628650"/>
                    </a:xfrm>
                    <a:prstGeom prst="rect">
                      <a:avLst/>
                    </a:prstGeom>
                    <a:noFill/>
                    <a:ln w="9525">
                      <a:noFill/>
                      <a:miter lim="800000"/>
                      <a:headEnd/>
                      <a:tailEnd/>
                    </a:ln>
                  </pic:spPr>
                </pic:pic>
              </a:graphicData>
            </a:graphic>
          </wp:inline>
        </w:drawing>
      </w:r>
    </w:p>
    <w:p w14:paraId="2806CECD" w14:textId="77777777" w:rsidR="007B643B" w:rsidRPr="00E62C28" w:rsidRDefault="007B643B" w:rsidP="00144BE8">
      <w:pPr>
        <w:jc w:val="center"/>
        <w:rPr>
          <w:rFonts w:ascii="Trebuchet MS" w:eastAsia="Times New Roman" w:hAnsi="Trebuchet MS" w:cs="Times New Roman"/>
          <w:b/>
          <w:bCs/>
          <w:sz w:val="36"/>
          <w:szCs w:val="20"/>
          <w:lang w:bidi="hi-IN"/>
        </w:rPr>
      </w:pPr>
      <w:bookmarkStart w:id="0" w:name="_Toc487732477"/>
      <w:bookmarkStart w:id="1" w:name="_Toc214247575"/>
      <w:r w:rsidRPr="00E62C28">
        <w:rPr>
          <w:rFonts w:ascii="Trebuchet MS" w:eastAsia="Times New Roman" w:hAnsi="Trebuchet MS" w:cs="Times New Roman"/>
          <w:b/>
          <w:bCs/>
          <w:sz w:val="36"/>
          <w:szCs w:val="20"/>
          <w:lang w:bidi="hi-IN"/>
        </w:rPr>
        <w:t>Enterprise</w:t>
      </w:r>
      <w:bookmarkEnd w:id="0"/>
      <w:bookmarkEnd w:id="1"/>
    </w:p>
    <w:p w14:paraId="28384C71" w14:textId="77777777" w:rsidR="007B643B" w:rsidRPr="00E62C28" w:rsidRDefault="007B643B" w:rsidP="00144BE8">
      <w:pPr>
        <w:spacing w:after="0" w:line="240" w:lineRule="auto"/>
        <w:jc w:val="center"/>
        <w:rPr>
          <w:rFonts w:ascii="Trebuchet MS" w:eastAsia="Times New Roman" w:hAnsi="Trebuchet MS" w:cs="Times New Roman"/>
          <w:bCs/>
          <w:sz w:val="36"/>
          <w:szCs w:val="36"/>
          <w:lang w:bidi="hi-IN"/>
        </w:rPr>
      </w:pPr>
    </w:p>
    <w:p w14:paraId="12D946D9" w14:textId="77777777" w:rsidR="007B643B" w:rsidRPr="00E62C28" w:rsidRDefault="007B643B" w:rsidP="00144BE8">
      <w:pPr>
        <w:jc w:val="center"/>
        <w:rPr>
          <w:rFonts w:ascii="Trebuchet MS" w:eastAsia="Times New Roman" w:hAnsi="Trebuchet MS" w:cs="Times New Roman"/>
          <w:bCs/>
          <w:sz w:val="36"/>
          <w:szCs w:val="36"/>
          <w:lang w:bidi="hi-IN"/>
        </w:rPr>
      </w:pPr>
      <w:bookmarkStart w:id="2" w:name="_Toc214247576"/>
      <w:bookmarkStart w:id="3" w:name="_Toc487732478"/>
      <w:r w:rsidRPr="00E62C28">
        <w:rPr>
          <w:rFonts w:ascii="Trebuchet MS" w:eastAsia="Times New Roman" w:hAnsi="Trebuchet MS" w:cs="Times New Roman"/>
          <w:bCs/>
          <w:sz w:val="36"/>
          <w:szCs w:val="36"/>
          <w:lang w:bidi="hi-IN"/>
        </w:rPr>
        <w:t>Software Functional Specification</w:t>
      </w:r>
      <w:bookmarkEnd w:id="2"/>
      <w:bookmarkEnd w:id="3"/>
    </w:p>
    <w:p w14:paraId="347FA45C" w14:textId="77777777" w:rsidR="007B643B" w:rsidRPr="00E62C28" w:rsidRDefault="007B643B" w:rsidP="00144BE8">
      <w:pPr>
        <w:spacing w:after="0" w:line="240" w:lineRule="auto"/>
        <w:jc w:val="center"/>
        <w:rPr>
          <w:rFonts w:ascii="Trebuchet MS" w:eastAsia="Times New Roman" w:hAnsi="Trebuchet MS" w:cs="Times New Roman"/>
          <w:bCs/>
          <w:sz w:val="20"/>
          <w:szCs w:val="20"/>
          <w:lang w:bidi="hi-IN"/>
        </w:rPr>
      </w:pPr>
    </w:p>
    <w:p w14:paraId="1FD139BC" w14:textId="5A0AE085" w:rsidR="007B643B" w:rsidRPr="00E62C28" w:rsidRDefault="00F91978" w:rsidP="00144BE8">
      <w:pPr>
        <w:jc w:val="center"/>
        <w:rPr>
          <w:rFonts w:ascii="Trebuchet MS" w:eastAsia="Times New Roman" w:hAnsi="Trebuchet MS" w:cs="Times New Roman"/>
          <w:bCs/>
          <w:sz w:val="36"/>
          <w:szCs w:val="36"/>
          <w:lang w:bidi="hi-IN"/>
        </w:rPr>
      </w:pPr>
      <w:r>
        <w:rPr>
          <w:rFonts w:ascii="Trebuchet MS" w:eastAsia="Times New Roman" w:hAnsi="Trebuchet MS" w:cs="Times New Roman"/>
          <w:bCs/>
          <w:sz w:val="36"/>
          <w:szCs w:val="36"/>
          <w:lang w:bidi="hi-IN"/>
        </w:rPr>
        <w:t xml:space="preserve">Site and Node based </w:t>
      </w:r>
      <w:r w:rsidR="00C17DDB">
        <w:rPr>
          <w:rFonts w:ascii="Trebuchet MS" w:eastAsia="Times New Roman" w:hAnsi="Trebuchet MS" w:cs="Times New Roman"/>
          <w:bCs/>
          <w:sz w:val="36"/>
          <w:szCs w:val="36"/>
          <w:lang w:bidi="hi-IN"/>
        </w:rPr>
        <w:t>Licensing</w:t>
      </w:r>
      <w:del w:id="4" w:author="Kha Truong" w:date="2024-06-28T10:04:00Z">
        <w:r w:rsidDel="00BE70F5">
          <w:rPr>
            <w:rFonts w:ascii="Trebuchet MS" w:eastAsia="Times New Roman" w:hAnsi="Trebuchet MS" w:cs="Times New Roman"/>
            <w:bCs/>
            <w:sz w:val="36"/>
            <w:szCs w:val="36"/>
            <w:lang w:bidi="hi-IN"/>
          </w:rPr>
          <w:delText xml:space="preserve"> for MPLS</w:delText>
        </w:r>
      </w:del>
    </w:p>
    <w:p w14:paraId="38A0B2BF"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p>
    <w:p w14:paraId="07F60DE0"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p>
    <w:p w14:paraId="057EFE9B"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p>
    <w:p w14:paraId="73FA2492"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p>
    <w:p w14:paraId="5E59F1F1"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p>
    <w:p w14:paraId="3BA3A2F6" w14:textId="4F6281A6" w:rsidR="007B643B" w:rsidRPr="007545B2" w:rsidRDefault="007B643B" w:rsidP="007B643B">
      <w:pPr>
        <w:spacing w:after="0" w:line="240" w:lineRule="auto"/>
        <w:jc w:val="center"/>
        <w:rPr>
          <w:rFonts w:ascii="Trebuchet MS" w:eastAsia="Times New Roman" w:hAnsi="Trebuchet MS" w:cs="Times New Roman"/>
          <w:bCs/>
          <w:sz w:val="20"/>
          <w:szCs w:val="20"/>
          <w:lang w:bidi="hi-IN"/>
        </w:rPr>
      </w:pPr>
      <w:bookmarkStart w:id="5" w:name="_Toc214247579"/>
      <w:r w:rsidRPr="007545B2">
        <w:rPr>
          <w:rFonts w:ascii="Trebuchet MS" w:eastAsia="Times New Roman" w:hAnsi="Trebuchet MS" w:cs="Times New Roman"/>
          <w:bCs/>
          <w:sz w:val="20"/>
          <w:szCs w:val="20"/>
          <w:lang w:bidi="hi-IN"/>
        </w:rPr>
        <w:t>Author(s):</w:t>
      </w:r>
      <w:bookmarkEnd w:id="5"/>
      <w:r w:rsidRPr="007545B2">
        <w:rPr>
          <w:rFonts w:ascii="Trebuchet MS" w:eastAsia="Times New Roman" w:hAnsi="Trebuchet MS" w:cs="Times New Roman"/>
          <w:bCs/>
          <w:sz w:val="20"/>
          <w:szCs w:val="20"/>
          <w:lang w:bidi="hi-IN"/>
        </w:rPr>
        <w:t xml:space="preserve"> </w:t>
      </w:r>
      <w:r w:rsidR="00E734F2">
        <w:rPr>
          <w:rFonts w:ascii="Trebuchet MS" w:eastAsia="Times New Roman" w:hAnsi="Trebuchet MS" w:cs="Times New Roman"/>
          <w:bCs/>
          <w:sz w:val="20"/>
          <w:szCs w:val="20"/>
          <w:lang w:bidi="hi-IN"/>
        </w:rPr>
        <w:t>Kha Truong</w:t>
      </w:r>
      <w:r w:rsidR="00121B41" w:rsidRPr="007545B2">
        <w:rPr>
          <w:rFonts w:ascii="Trebuchet MS" w:eastAsia="Times New Roman" w:hAnsi="Trebuchet MS" w:cs="Times New Roman"/>
          <w:bCs/>
          <w:sz w:val="20"/>
          <w:szCs w:val="20"/>
          <w:lang w:bidi="hi-IN"/>
        </w:rPr>
        <w:t xml:space="preserve">, </w:t>
      </w:r>
      <w:proofErr w:type="spellStart"/>
      <w:r w:rsidR="00121B41" w:rsidRPr="007545B2">
        <w:rPr>
          <w:rFonts w:ascii="Trebuchet MS" w:eastAsia="Times New Roman" w:hAnsi="Trebuchet MS" w:cs="Times New Roman"/>
          <w:bCs/>
          <w:sz w:val="20"/>
          <w:szCs w:val="20"/>
          <w:lang w:bidi="hi-IN"/>
        </w:rPr>
        <w:t>Tuoc</w:t>
      </w:r>
      <w:proofErr w:type="spellEnd"/>
      <w:r w:rsidR="00121B41" w:rsidRPr="007545B2">
        <w:rPr>
          <w:rFonts w:ascii="Trebuchet MS" w:eastAsia="Times New Roman" w:hAnsi="Trebuchet MS" w:cs="Times New Roman"/>
          <w:bCs/>
          <w:sz w:val="20"/>
          <w:szCs w:val="20"/>
          <w:lang w:bidi="hi-IN"/>
        </w:rPr>
        <w:t xml:space="preserve"> Dao</w:t>
      </w:r>
      <w:r w:rsidR="000A2C39" w:rsidRPr="007545B2">
        <w:rPr>
          <w:rFonts w:ascii="Trebuchet MS" w:eastAsia="Times New Roman" w:hAnsi="Trebuchet MS" w:cs="Times New Roman"/>
          <w:bCs/>
          <w:sz w:val="20"/>
          <w:szCs w:val="20"/>
          <w:lang w:bidi="hi-IN"/>
        </w:rPr>
        <w:t>, Sabarina</w:t>
      </w:r>
      <w:r w:rsidR="000A2C39" w:rsidRPr="00FC2B47">
        <w:rPr>
          <w:rFonts w:ascii="Trebuchet MS" w:eastAsia="Times New Roman" w:hAnsi="Trebuchet MS" w:cs="Times New Roman"/>
          <w:bCs/>
          <w:sz w:val="20"/>
          <w:szCs w:val="20"/>
          <w:lang w:bidi="hi-IN"/>
        </w:rPr>
        <w:t>than</w:t>
      </w:r>
    </w:p>
    <w:p w14:paraId="0FAF8D3D" w14:textId="788EAB3A"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r w:rsidRPr="00E62C28">
        <w:rPr>
          <w:rFonts w:ascii="Trebuchet MS" w:eastAsia="Times New Roman" w:hAnsi="Trebuchet MS" w:cs="Times New Roman"/>
          <w:bCs/>
          <w:sz w:val="20"/>
          <w:szCs w:val="20"/>
          <w:lang w:bidi="hi-IN"/>
        </w:rPr>
        <w:t>Revision: 1.</w:t>
      </w:r>
      <w:ins w:id="6" w:author="Kha Truong" w:date="2024-06-28T10:04:00Z">
        <w:del w:id="7" w:author="White Gloria" w:date="2024-09-12T15:51:00Z">
          <w:r w:rsidR="00BE70F5" w:rsidDel="0096056B">
            <w:rPr>
              <w:rFonts w:ascii="Trebuchet MS" w:eastAsia="Times New Roman" w:hAnsi="Trebuchet MS" w:cs="Times New Roman"/>
              <w:bCs/>
              <w:sz w:val="20"/>
              <w:szCs w:val="20"/>
              <w:lang w:bidi="hi-IN"/>
            </w:rPr>
            <w:delText>2</w:delText>
          </w:r>
        </w:del>
      </w:ins>
      <w:ins w:id="8" w:author="White Gloria" w:date="2024-09-12T15:51:00Z">
        <w:r w:rsidR="0096056B">
          <w:rPr>
            <w:rFonts w:ascii="Trebuchet MS" w:eastAsia="Times New Roman" w:hAnsi="Trebuchet MS" w:cs="Times New Roman"/>
            <w:bCs/>
            <w:sz w:val="20"/>
            <w:szCs w:val="20"/>
            <w:lang w:bidi="hi-IN"/>
          </w:rPr>
          <w:t>3</w:t>
        </w:r>
      </w:ins>
      <w:del w:id="9" w:author="Kha Truong" w:date="2024-06-28T10:04:00Z">
        <w:r w:rsidR="002C72FF" w:rsidDel="00BE70F5">
          <w:rPr>
            <w:rFonts w:ascii="Trebuchet MS" w:eastAsia="Times New Roman" w:hAnsi="Trebuchet MS" w:cs="Times New Roman"/>
            <w:bCs/>
            <w:sz w:val="20"/>
            <w:szCs w:val="20"/>
            <w:lang w:bidi="hi-IN"/>
          </w:rPr>
          <w:delText>1</w:delText>
        </w:r>
      </w:del>
    </w:p>
    <w:p w14:paraId="5CCA16C7" w14:textId="6CBC0820"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r w:rsidRPr="00E62C28">
        <w:rPr>
          <w:rFonts w:ascii="Trebuchet MS" w:eastAsia="Times New Roman" w:hAnsi="Trebuchet MS" w:cs="Times New Roman"/>
          <w:bCs/>
          <w:sz w:val="20"/>
          <w:szCs w:val="20"/>
          <w:lang w:bidi="hi-IN"/>
        </w:rPr>
        <w:t xml:space="preserve">Date: </w:t>
      </w:r>
      <w:del w:id="10" w:author="Kha Truong" w:date="2024-06-28T10:04:00Z">
        <w:r w:rsidR="002C6CBE" w:rsidDel="00BE70F5">
          <w:rPr>
            <w:rFonts w:ascii="Trebuchet MS" w:eastAsia="Times New Roman" w:hAnsi="Trebuchet MS" w:cs="Times New Roman"/>
            <w:bCs/>
            <w:sz w:val="20"/>
            <w:szCs w:val="20"/>
            <w:lang w:bidi="hi-IN"/>
          </w:rPr>
          <w:delText>September</w:delText>
        </w:r>
        <w:r w:rsidR="00B671D4" w:rsidDel="00BE70F5">
          <w:rPr>
            <w:rFonts w:ascii="Trebuchet MS" w:eastAsia="Times New Roman" w:hAnsi="Trebuchet MS" w:cs="Times New Roman"/>
            <w:bCs/>
            <w:sz w:val="20"/>
            <w:szCs w:val="20"/>
            <w:lang w:bidi="hi-IN"/>
          </w:rPr>
          <w:delText xml:space="preserve"> </w:delText>
        </w:r>
      </w:del>
      <w:ins w:id="11" w:author="Kha Truong" w:date="2024-06-28T10:04:00Z">
        <w:r w:rsidR="00BE70F5">
          <w:rPr>
            <w:rFonts w:ascii="Trebuchet MS" w:eastAsia="Times New Roman" w:hAnsi="Trebuchet MS" w:cs="Times New Roman"/>
            <w:bCs/>
            <w:sz w:val="20"/>
            <w:szCs w:val="20"/>
            <w:lang w:bidi="hi-IN"/>
          </w:rPr>
          <w:t>June 28</w:t>
        </w:r>
      </w:ins>
      <w:del w:id="12" w:author="Kha Truong" w:date="2024-06-28T10:04:00Z">
        <w:r w:rsidR="002C72FF" w:rsidDel="00BE70F5">
          <w:rPr>
            <w:rFonts w:ascii="Trebuchet MS" w:eastAsia="Times New Roman" w:hAnsi="Trebuchet MS" w:cs="Times New Roman"/>
            <w:bCs/>
            <w:sz w:val="20"/>
            <w:szCs w:val="20"/>
            <w:lang w:bidi="hi-IN"/>
          </w:rPr>
          <w:delText>12</w:delText>
        </w:r>
      </w:del>
      <w:r w:rsidR="00121B41" w:rsidRPr="00E62C28">
        <w:rPr>
          <w:rFonts w:ascii="Trebuchet MS" w:eastAsia="Times New Roman" w:hAnsi="Trebuchet MS" w:cs="Times New Roman"/>
          <w:bCs/>
          <w:sz w:val="20"/>
          <w:szCs w:val="20"/>
          <w:lang w:bidi="hi-IN"/>
        </w:rPr>
        <w:t>, 202</w:t>
      </w:r>
      <w:ins w:id="13" w:author="Kha Truong" w:date="2024-06-28T10:04:00Z">
        <w:r w:rsidR="00BE70F5">
          <w:rPr>
            <w:rFonts w:ascii="Trebuchet MS" w:eastAsia="Times New Roman" w:hAnsi="Trebuchet MS" w:cs="Times New Roman"/>
            <w:bCs/>
            <w:sz w:val="20"/>
            <w:szCs w:val="20"/>
            <w:lang w:bidi="hi-IN"/>
          </w:rPr>
          <w:t>4</w:t>
        </w:r>
      </w:ins>
      <w:del w:id="14" w:author="Kha Truong" w:date="2024-06-28T10:04:00Z">
        <w:r w:rsidR="000A15AF" w:rsidDel="00BE70F5">
          <w:rPr>
            <w:rFonts w:ascii="Trebuchet MS" w:eastAsia="Times New Roman" w:hAnsi="Trebuchet MS" w:cs="Times New Roman"/>
            <w:bCs/>
            <w:sz w:val="20"/>
            <w:szCs w:val="20"/>
            <w:lang w:bidi="hi-IN"/>
          </w:rPr>
          <w:delText>3</w:delText>
        </w:r>
      </w:del>
    </w:p>
    <w:p w14:paraId="4FD8C448"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p>
    <w:p w14:paraId="49EEDEE3"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p>
    <w:p w14:paraId="6BE99769"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p>
    <w:p w14:paraId="7B627507"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p>
    <w:p w14:paraId="0B307E50"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p>
    <w:p w14:paraId="5E6A84C6"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p>
    <w:p w14:paraId="3774853C"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p>
    <w:p w14:paraId="0C281874" w14:textId="3D741EE3" w:rsidR="007B643B" w:rsidRPr="00E62C28" w:rsidRDefault="007B643B" w:rsidP="00144BE8">
      <w:pPr>
        <w:jc w:val="center"/>
        <w:rPr>
          <w:rFonts w:ascii="Trebuchet MS" w:eastAsia="Times New Roman" w:hAnsi="Trebuchet MS" w:cs="Times New Roman"/>
          <w:bCs/>
          <w:sz w:val="20"/>
          <w:szCs w:val="20"/>
          <w:lang w:bidi="hi-IN"/>
        </w:rPr>
      </w:pPr>
      <w:bookmarkStart w:id="15" w:name="_Toc487732480"/>
      <w:bookmarkStart w:id="16" w:name="_Toc214247580"/>
      <w:r w:rsidRPr="00E62C28">
        <w:rPr>
          <w:rFonts w:ascii="Trebuchet MS" w:eastAsia="Times New Roman" w:hAnsi="Trebuchet MS" w:cs="Times New Roman"/>
          <w:bCs/>
          <w:sz w:val="20"/>
          <w:szCs w:val="20"/>
          <w:lang w:bidi="hi-IN"/>
        </w:rPr>
        <w:t xml:space="preserve">Copyright </w:t>
      </w:r>
      <w:r w:rsidRPr="00E62C28">
        <w:rPr>
          <w:rFonts w:ascii="Trebuchet MS" w:eastAsia="Times New Roman" w:hAnsi="Trebuchet MS" w:cs="Times New Roman"/>
          <w:bCs/>
          <w:sz w:val="20"/>
          <w:szCs w:val="20"/>
          <w:lang w:bidi="hi-IN"/>
        </w:rPr>
        <w:sym w:font="Symbol" w:char="F0D3"/>
      </w:r>
      <w:r w:rsidRPr="00E62C28">
        <w:rPr>
          <w:rFonts w:ascii="Trebuchet MS" w:eastAsia="Times New Roman" w:hAnsi="Trebuchet MS" w:cs="Times New Roman"/>
          <w:bCs/>
          <w:sz w:val="20"/>
          <w:szCs w:val="20"/>
          <w:lang w:bidi="hi-IN"/>
        </w:rPr>
        <w:t xml:space="preserve"> 1995-</w:t>
      </w:r>
      <w:bookmarkEnd w:id="15"/>
      <w:r w:rsidR="00111E9E" w:rsidRPr="00E62C28">
        <w:rPr>
          <w:rFonts w:ascii="Trebuchet MS" w:eastAsia="Times New Roman" w:hAnsi="Trebuchet MS" w:cs="Times New Roman"/>
          <w:bCs/>
          <w:sz w:val="20"/>
          <w:szCs w:val="20"/>
          <w:lang w:bidi="hi-IN"/>
        </w:rPr>
        <w:t>20</w:t>
      </w:r>
      <w:r w:rsidR="00111E9E">
        <w:rPr>
          <w:rFonts w:ascii="Trebuchet MS" w:eastAsia="Times New Roman" w:hAnsi="Trebuchet MS" w:cs="Times New Roman"/>
          <w:bCs/>
          <w:sz w:val="20"/>
          <w:szCs w:val="20"/>
          <w:lang w:bidi="hi-IN"/>
        </w:rPr>
        <w:t>2</w:t>
      </w:r>
      <w:ins w:id="17" w:author="Kha Truong" w:date="2024-06-28T10:04:00Z">
        <w:r w:rsidR="00BE70F5">
          <w:rPr>
            <w:rFonts w:ascii="Trebuchet MS" w:eastAsia="Times New Roman" w:hAnsi="Trebuchet MS" w:cs="Times New Roman"/>
            <w:bCs/>
            <w:sz w:val="20"/>
            <w:szCs w:val="20"/>
            <w:lang w:bidi="hi-IN"/>
          </w:rPr>
          <w:t>4</w:t>
        </w:r>
      </w:ins>
      <w:del w:id="18" w:author="Kha Truong" w:date="2024-06-28T10:04:00Z">
        <w:r w:rsidR="008607C8" w:rsidDel="00BE70F5">
          <w:rPr>
            <w:rFonts w:ascii="Trebuchet MS" w:eastAsia="Times New Roman" w:hAnsi="Trebuchet MS" w:cs="Times New Roman"/>
            <w:bCs/>
            <w:sz w:val="20"/>
            <w:szCs w:val="20"/>
            <w:lang w:bidi="hi-IN"/>
          </w:rPr>
          <w:delText>3</w:delText>
        </w:r>
      </w:del>
    </w:p>
    <w:p w14:paraId="793EE2D1" w14:textId="77777777" w:rsidR="007B643B" w:rsidRPr="00E62C28" w:rsidRDefault="007B643B" w:rsidP="00144BE8">
      <w:pPr>
        <w:jc w:val="center"/>
        <w:rPr>
          <w:rFonts w:ascii="Trebuchet MS" w:eastAsia="Times New Roman" w:hAnsi="Trebuchet MS" w:cs="Times New Roman"/>
          <w:bCs/>
          <w:sz w:val="20"/>
          <w:szCs w:val="20"/>
          <w:lang w:bidi="hi-IN"/>
        </w:rPr>
      </w:pPr>
      <w:bookmarkStart w:id="19" w:name="_Toc487732481"/>
      <w:r w:rsidRPr="00E62C28">
        <w:rPr>
          <w:rFonts w:ascii="Trebuchet MS" w:eastAsia="Times New Roman" w:hAnsi="Trebuchet MS" w:cs="Times New Roman"/>
          <w:bCs/>
          <w:sz w:val="20"/>
          <w:szCs w:val="20"/>
          <w:lang w:bidi="hi-IN"/>
        </w:rPr>
        <w:t>ALE USA, Incorporated</w:t>
      </w:r>
      <w:bookmarkEnd w:id="16"/>
      <w:bookmarkEnd w:id="19"/>
    </w:p>
    <w:p w14:paraId="7C907378"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smartTag w:uri="urn:schemas-microsoft-com:office:smarttags" w:element="stockticker">
        <w:r w:rsidRPr="00E62C28">
          <w:rPr>
            <w:rFonts w:ascii="Trebuchet MS" w:eastAsia="Times New Roman" w:hAnsi="Trebuchet MS" w:cs="Times New Roman"/>
            <w:bCs/>
            <w:sz w:val="20"/>
            <w:szCs w:val="20"/>
            <w:lang w:bidi="hi-IN"/>
          </w:rPr>
          <w:t>ALL</w:t>
        </w:r>
      </w:smartTag>
      <w:r w:rsidRPr="00E62C28">
        <w:rPr>
          <w:rFonts w:ascii="Trebuchet MS" w:eastAsia="Times New Roman" w:hAnsi="Trebuchet MS" w:cs="Times New Roman"/>
          <w:bCs/>
          <w:sz w:val="20"/>
          <w:szCs w:val="20"/>
          <w:lang w:bidi="hi-IN"/>
        </w:rPr>
        <w:t xml:space="preserve"> RIGHTS RESERVED WORLDWIDE</w:t>
      </w:r>
    </w:p>
    <w:p w14:paraId="4CAAB310"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p>
    <w:p w14:paraId="4BA43904" w14:textId="77777777" w:rsidR="007B643B" w:rsidRPr="00E03A69" w:rsidRDefault="007B643B" w:rsidP="007B643B">
      <w:pPr>
        <w:spacing w:after="0" w:line="240" w:lineRule="auto"/>
        <w:jc w:val="center"/>
        <w:rPr>
          <w:rFonts w:ascii="Trebuchet MS" w:eastAsia="Times New Roman" w:hAnsi="Trebuchet MS" w:cs="Times New Roman"/>
          <w:bCs/>
          <w:sz w:val="20"/>
          <w:szCs w:val="20"/>
          <w:lang w:bidi="hi-IN"/>
        </w:rPr>
      </w:pPr>
      <w:r w:rsidRPr="00E03A69">
        <w:rPr>
          <w:rFonts w:ascii="Trebuchet MS" w:eastAsia="Times New Roman" w:hAnsi="Trebuchet MS" w:cs="Times New Roman"/>
          <w:bCs/>
          <w:sz w:val="20"/>
          <w:szCs w:val="20"/>
          <w:lang w:bidi="hi-IN"/>
        </w:rPr>
        <w:t xml:space="preserve">ALE USA, Inc. </w:t>
      </w:r>
    </w:p>
    <w:p w14:paraId="5712FE1A" w14:textId="77777777" w:rsidR="0096056B" w:rsidRDefault="007B643B" w:rsidP="007B643B">
      <w:pPr>
        <w:spacing w:after="0" w:line="240" w:lineRule="auto"/>
        <w:jc w:val="center"/>
        <w:rPr>
          <w:ins w:id="20" w:author="White Gloria" w:date="2024-09-12T15:51:00Z"/>
          <w:rFonts w:ascii="Trebuchet MS" w:eastAsia="Times New Roman" w:hAnsi="Trebuchet MS" w:cs="Times New Roman"/>
          <w:bCs/>
          <w:sz w:val="20"/>
          <w:szCs w:val="20"/>
          <w:lang w:bidi="hi-IN"/>
        </w:rPr>
      </w:pPr>
      <w:del w:id="21" w:author="White Gloria" w:date="2024-09-12T15:51:00Z">
        <w:r w:rsidRPr="00E03A69" w:rsidDel="0096056B">
          <w:rPr>
            <w:rFonts w:ascii="Trebuchet MS" w:eastAsia="Times New Roman" w:hAnsi="Trebuchet MS" w:cs="Times New Roman"/>
            <w:bCs/>
            <w:sz w:val="20"/>
            <w:szCs w:val="20"/>
            <w:lang w:bidi="hi-IN"/>
          </w:rPr>
          <w:delText xml:space="preserve">26801 </w:delText>
        </w:r>
      </w:del>
      <w:ins w:id="22" w:author="White Gloria" w:date="2024-09-12T15:51:00Z">
        <w:r w:rsidR="0096056B" w:rsidRPr="00E03A69">
          <w:rPr>
            <w:rFonts w:ascii="Trebuchet MS" w:eastAsia="Times New Roman" w:hAnsi="Trebuchet MS" w:cs="Times New Roman"/>
            <w:bCs/>
            <w:sz w:val="20"/>
            <w:szCs w:val="20"/>
            <w:lang w:bidi="hi-IN"/>
          </w:rPr>
          <w:t>2</w:t>
        </w:r>
        <w:r w:rsidR="0096056B">
          <w:rPr>
            <w:rFonts w:ascii="Trebuchet MS" w:eastAsia="Times New Roman" w:hAnsi="Trebuchet MS" w:cs="Times New Roman"/>
            <w:bCs/>
            <w:sz w:val="20"/>
            <w:szCs w:val="20"/>
            <w:lang w:bidi="hi-IN"/>
          </w:rPr>
          <w:t>000</w:t>
        </w:r>
        <w:r w:rsidR="0096056B" w:rsidRPr="00E03A69">
          <w:rPr>
            <w:rFonts w:ascii="Trebuchet MS" w:eastAsia="Times New Roman" w:hAnsi="Trebuchet MS" w:cs="Times New Roman"/>
            <w:bCs/>
            <w:sz w:val="20"/>
            <w:szCs w:val="20"/>
            <w:lang w:bidi="hi-IN"/>
          </w:rPr>
          <w:t xml:space="preserve"> </w:t>
        </w:r>
      </w:ins>
      <w:del w:id="23" w:author="White Gloria" w:date="2024-09-12T15:51:00Z">
        <w:r w:rsidRPr="00E03A69" w:rsidDel="0096056B">
          <w:rPr>
            <w:rFonts w:ascii="Trebuchet MS" w:eastAsia="Times New Roman" w:hAnsi="Trebuchet MS" w:cs="Times New Roman"/>
            <w:bCs/>
            <w:sz w:val="20"/>
            <w:szCs w:val="20"/>
            <w:lang w:bidi="hi-IN"/>
          </w:rPr>
          <w:delText>West Agoura Road</w:delText>
        </w:r>
      </w:del>
      <w:ins w:id="24" w:author="White Gloria" w:date="2024-09-12T15:51:00Z">
        <w:r w:rsidR="0096056B">
          <w:rPr>
            <w:rFonts w:ascii="Trebuchet MS" w:eastAsia="Times New Roman" w:hAnsi="Trebuchet MS" w:cs="Times New Roman"/>
            <w:bCs/>
            <w:sz w:val="20"/>
            <w:szCs w:val="20"/>
            <w:lang w:bidi="hi-IN"/>
          </w:rPr>
          <w:t>Corporate Center Drive</w:t>
        </w:r>
      </w:ins>
    </w:p>
    <w:p w14:paraId="762C1DE0" w14:textId="74ACEEF0" w:rsidR="007B643B" w:rsidRPr="00E03A69" w:rsidRDefault="007B643B" w:rsidP="007B643B">
      <w:pPr>
        <w:spacing w:after="0" w:line="240" w:lineRule="auto"/>
        <w:jc w:val="center"/>
        <w:rPr>
          <w:rFonts w:ascii="Trebuchet MS" w:eastAsia="Times New Roman" w:hAnsi="Trebuchet MS" w:cs="Times New Roman"/>
          <w:bCs/>
          <w:sz w:val="20"/>
          <w:szCs w:val="20"/>
          <w:lang w:bidi="hi-IN"/>
        </w:rPr>
      </w:pPr>
      <w:del w:id="25" w:author="White Gloria" w:date="2024-09-12T15:51:00Z">
        <w:r w:rsidRPr="00E03A69" w:rsidDel="0096056B">
          <w:rPr>
            <w:rFonts w:ascii="Trebuchet MS" w:eastAsia="Times New Roman" w:hAnsi="Trebuchet MS" w:cs="Times New Roman"/>
            <w:bCs/>
            <w:sz w:val="20"/>
            <w:szCs w:val="20"/>
            <w:lang w:bidi="hi-IN"/>
          </w:rPr>
          <w:delText>, Calabasa</w:delText>
        </w:r>
      </w:del>
      <w:ins w:id="26" w:author="White Gloria" w:date="2024-09-12T15:51:00Z">
        <w:r w:rsidR="0096056B">
          <w:rPr>
            <w:rFonts w:ascii="Trebuchet MS" w:eastAsia="Times New Roman" w:hAnsi="Trebuchet MS" w:cs="Times New Roman"/>
            <w:bCs/>
            <w:sz w:val="20"/>
            <w:szCs w:val="20"/>
            <w:lang w:bidi="hi-IN"/>
          </w:rPr>
          <w:t>Thousand Oak</w:t>
        </w:r>
      </w:ins>
      <w:r w:rsidRPr="00E03A69">
        <w:rPr>
          <w:rFonts w:ascii="Trebuchet MS" w:eastAsia="Times New Roman" w:hAnsi="Trebuchet MS" w:cs="Times New Roman"/>
          <w:bCs/>
          <w:sz w:val="20"/>
          <w:szCs w:val="20"/>
          <w:lang w:bidi="hi-IN"/>
        </w:rPr>
        <w:t>s, CA 913</w:t>
      </w:r>
      <w:ins w:id="27" w:author="White Gloria" w:date="2024-09-12T15:51:00Z">
        <w:r w:rsidR="0096056B">
          <w:rPr>
            <w:rFonts w:ascii="Trebuchet MS" w:eastAsia="Times New Roman" w:hAnsi="Trebuchet MS" w:cs="Times New Roman"/>
            <w:bCs/>
            <w:sz w:val="20"/>
            <w:szCs w:val="20"/>
            <w:lang w:bidi="hi-IN"/>
          </w:rPr>
          <w:t>2</w:t>
        </w:r>
      </w:ins>
      <w:r w:rsidRPr="00E03A69">
        <w:rPr>
          <w:rFonts w:ascii="Trebuchet MS" w:eastAsia="Times New Roman" w:hAnsi="Trebuchet MS" w:cs="Times New Roman"/>
          <w:bCs/>
          <w:sz w:val="20"/>
          <w:szCs w:val="20"/>
          <w:lang w:bidi="hi-IN"/>
        </w:rPr>
        <w:t>0</w:t>
      </w:r>
      <w:del w:id="28" w:author="White Gloria" w:date="2024-09-12T15:51:00Z">
        <w:r w:rsidRPr="00E03A69" w:rsidDel="0096056B">
          <w:rPr>
            <w:rFonts w:ascii="Trebuchet MS" w:eastAsia="Times New Roman" w:hAnsi="Trebuchet MS" w:cs="Times New Roman"/>
            <w:bCs/>
            <w:sz w:val="20"/>
            <w:szCs w:val="20"/>
            <w:lang w:bidi="hi-IN"/>
          </w:rPr>
          <w:delText>1</w:delText>
        </w:r>
      </w:del>
    </w:p>
    <w:p w14:paraId="158308E6" w14:textId="77777777" w:rsidR="007B643B" w:rsidRPr="00E62C28" w:rsidRDefault="007B643B" w:rsidP="007B643B">
      <w:pPr>
        <w:spacing w:after="0" w:line="240" w:lineRule="auto"/>
        <w:jc w:val="center"/>
        <w:rPr>
          <w:rFonts w:ascii="Trebuchet MS" w:eastAsia="Times New Roman" w:hAnsi="Trebuchet MS" w:cs="Times New Roman"/>
          <w:bCs/>
          <w:sz w:val="20"/>
          <w:szCs w:val="20"/>
          <w:lang w:bidi="hi-IN"/>
        </w:rPr>
      </w:pPr>
      <w:r w:rsidRPr="00E62C28">
        <w:rPr>
          <w:rFonts w:ascii="Trebuchet MS" w:eastAsia="Times New Roman" w:hAnsi="Trebuchet MS" w:cs="Times New Roman"/>
          <w:bCs/>
          <w:sz w:val="20"/>
          <w:szCs w:val="20"/>
          <w:lang w:bidi="hi-IN"/>
        </w:rPr>
        <w:t>(818) 880-3500</w:t>
      </w:r>
    </w:p>
    <w:p w14:paraId="5EF91008" w14:textId="77777777" w:rsidR="007B643B" w:rsidRPr="00E62C28" w:rsidRDefault="007B643B" w:rsidP="00830C17">
      <w:pPr>
        <w:spacing w:line="240" w:lineRule="auto"/>
        <w:rPr>
          <w:rFonts w:ascii="Trebuchet MS" w:hAnsi="Trebuchet MS"/>
          <w:sz w:val="20"/>
          <w:szCs w:val="20"/>
        </w:rPr>
      </w:pPr>
    </w:p>
    <w:p w14:paraId="13E8F0C1" w14:textId="77777777" w:rsidR="007B643B" w:rsidRPr="00E62C28" w:rsidRDefault="007B643B" w:rsidP="00830C17">
      <w:pPr>
        <w:spacing w:line="240" w:lineRule="auto"/>
        <w:rPr>
          <w:rFonts w:ascii="Trebuchet MS" w:hAnsi="Trebuchet MS"/>
          <w:sz w:val="20"/>
          <w:szCs w:val="20"/>
        </w:rPr>
      </w:pPr>
    </w:p>
    <w:p w14:paraId="6A68DA87" w14:textId="77777777" w:rsidR="007B643B" w:rsidRPr="00E62C28" w:rsidRDefault="007B643B" w:rsidP="00830C17">
      <w:pPr>
        <w:spacing w:line="240" w:lineRule="auto"/>
        <w:rPr>
          <w:rFonts w:ascii="Trebuchet MS" w:hAnsi="Trebuchet MS"/>
          <w:sz w:val="20"/>
          <w:szCs w:val="20"/>
        </w:rPr>
      </w:pPr>
    </w:p>
    <w:p w14:paraId="539452A5" w14:textId="77777777" w:rsidR="007B643B" w:rsidRPr="00E62C28" w:rsidRDefault="007B643B" w:rsidP="00830C17">
      <w:pPr>
        <w:spacing w:line="240" w:lineRule="auto"/>
        <w:rPr>
          <w:rFonts w:ascii="Trebuchet MS" w:hAnsi="Trebuchet MS"/>
          <w:sz w:val="20"/>
          <w:szCs w:val="20"/>
        </w:rPr>
      </w:pPr>
    </w:p>
    <w:p w14:paraId="7C336977" w14:textId="77777777" w:rsidR="007B643B" w:rsidRPr="00E62C28" w:rsidRDefault="00F60124" w:rsidP="00F60124">
      <w:pPr>
        <w:rPr>
          <w:rFonts w:ascii="Trebuchet MS" w:hAnsi="Trebuchet MS"/>
          <w:sz w:val="20"/>
          <w:szCs w:val="20"/>
        </w:rPr>
      </w:pPr>
      <w:r w:rsidRPr="00E62C28">
        <w:rPr>
          <w:rFonts w:ascii="Trebuchet MS" w:hAnsi="Trebuchet MS"/>
          <w:sz w:val="20"/>
          <w:szCs w:val="20"/>
        </w:rPr>
        <w:br w:type="page"/>
      </w:r>
    </w:p>
    <w:bookmarkStart w:id="29" w:name="_Toc176718760" w:displacedByCustomXml="next"/>
    <w:sdt>
      <w:sdtPr>
        <w:rPr>
          <w:rFonts w:ascii="Trebuchet MS" w:eastAsiaTheme="minorHAnsi" w:hAnsi="Trebuchet MS" w:cstheme="minorBidi"/>
          <w:color w:val="auto"/>
          <w:sz w:val="24"/>
          <w:szCs w:val="24"/>
        </w:rPr>
        <w:id w:val="-1604104278"/>
        <w:docPartObj>
          <w:docPartGallery w:val="Table of Contents"/>
          <w:docPartUnique/>
        </w:docPartObj>
      </w:sdtPr>
      <w:sdtEndPr>
        <w:rPr>
          <w:bCs/>
          <w:noProof/>
        </w:rPr>
      </w:sdtEndPr>
      <w:sdtContent>
        <w:p w14:paraId="5B61FF27" w14:textId="77777777" w:rsidR="002E3207" w:rsidRPr="00E62C28" w:rsidRDefault="00EA20E2" w:rsidP="00EA20E2">
          <w:pPr>
            <w:pStyle w:val="TOCHeading"/>
            <w:jc w:val="center"/>
            <w:outlineLvl w:val="0"/>
            <w:rPr>
              <w:rFonts w:ascii="Trebuchet MS" w:hAnsi="Trebuchet MS"/>
              <w:color w:val="auto"/>
              <w:sz w:val="24"/>
              <w:szCs w:val="24"/>
            </w:rPr>
          </w:pPr>
          <w:r w:rsidRPr="00E62C28">
            <w:rPr>
              <w:rFonts w:ascii="Trebuchet MS" w:hAnsi="Trebuchet MS"/>
              <w:color w:val="auto"/>
              <w:sz w:val="24"/>
              <w:szCs w:val="24"/>
            </w:rPr>
            <w:t>TABLE OF CONTENTS</w:t>
          </w:r>
          <w:bookmarkEnd w:id="29"/>
        </w:p>
        <w:p w14:paraId="78DB7D3F" w14:textId="0C825626" w:rsidR="00915F89" w:rsidRDefault="002E3207">
          <w:pPr>
            <w:pStyle w:val="TOC1"/>
            <w:tabs>
              <w:tab w:val="right" w:leader="dot" w:pos="9350"/>
            </w:tabs>
            <w:rPr>
              <w:ins w:id="30" w:author="Vachiravel Sabarinathan" w:date="2024-09-08T20:12:00Z"/>
              <w:rFonts w:eastAsiaTheme="minorEastAsia"/>
              <w:noProof/>
              <w:kern w:val="2"/>
              <w:sz w:val="24"/>
              <w:szCs w:val="24"/>
              <w:lang w:eastAsia="zh-CN"/>
              <w14:ligatures w14:val="standardContextual"/>
            </w:rPr>
          </w:pPr>
          <w:r w:rsidRPr="00E62C28">
            <w:rPr>
              <w:rFonts w:ascii="Trebuchet MS" w:hAnsi="Trebuchet MS"/>
              <w:sz w:val="24"/>
              <w:szCs w:val="24"/>
            </w:rPr>
            <w:fldChar w:fldCharType="begin"/>
          </w:r>
          <w:r w:rsidRPr="00E62C28">
            <w:rPr>
              <w:rFonts w:ascii="Trebuchet MS" w:hAnsi="Trebuchet MS"/>
              <w:sz w:val="24"/>
              <w:szCs w:val="24"/>
            </w:rPr>
            <w:instrText xml:space="preserve"> TOC \o "1-3" \h \z \u </w:instrText>
          </w:r>
          <w:r w:rsidRPr="00E62C28">
            <w:rPr>
              <w:rFonts w:ascii="Trebuchet MS" w:hAnsi="Trebuchet MS"/>
              <w:sz w:val="24"/>
              <w:szCs w:val="24"/>
            </w:rPr>
            <w:fldChar w:fldCharType="separate"/>
          </w:r>
          <w:ins w:id="31" w:author="Vachiravel Sabarinathan" w:date="2024-09-08T20:12:00Z">
            <w:r w:rsidR="00915F89" w:rsidRPr="00BF3304">
              <w:rPr>
                <w:rStyle w:val="Hyperlink"/>
                <w:noProof/>
              </w:rPr>
              <w:fldChar w:fldCharType="begin"/>
            </w:r>
            <w:r w:rsidR="00915F89" w:rsidRPr="00BF3304">
              <w:rPr>
                <w:rStyle w:val="Hyperlink"/>
                <w:noProof/>
              </w:rPr>
              <w:instrText xml:space="preserve"> </w:instrText>
            </w:r>
            <w:r w:rsidR="00915F89">
              <w:rPr>
                <w:noProof/>
              </w:rPr>
              <w:instrText>HYPERLINK \l "_Toc176718760"</w:instrText>
            </w:r>
            <w:r w:rsidR="00915F89" w:rsidRPr="00BF3304">
              <w:rPr>
                <w:rStyle w:val="Hyperlink"/>
                <w:noProof/>
              </w:rPr>
              <w:instrText xml:space="preserve"> </w:instrText>
            </w:r>
            <w:r w:rsidR="00915F89" w:rsidRPr="00BF3304">
              <w:rPr>
                <w:rStyle w:val="Hyperlink"/>
                <w:noProof/>
              </w:rPr>
            </w:r>
            <w:r w:rsidR="00915F89" w:rsidRPr="00BF3304">
              <w:rPr>
                <w:rStyle w:val="Hyperlink"/>
                <w:noProof/>
              </w:rPr>
              <w:fldChar w:fldCharType="separate"/>
            </w:r>
            <w:r w:rsidR="00915F89" w:rsidRPr="00BF3304">
              <w:rPr>
                <w:rStyle w:val="Hyperlink"/>
                <w:rFonts w:ascii="Trebuchet MS" w:hAnsi="Trebuchet MS"/>
                <w:noProof/>
              </w:rPr>
              <w:t>TABLE OF CONTENTS</w:t>
            </w:r>
            <w:r w:rsidR="00915F89">
              <w:rPr>
                <w:noProof/>
                <w:webHidden/>
              </w:rPr>
              <w:tab/>
            </w:r>
            <w:r w:rsidR="00915F89">
              <w:rPr>
                <w:noProof/>
                <w:webHidden/>
              </w:rPr>
              <w:fldChar w:fldCharType="begin"/>
            </w:r>
            <w:r w:rsidR="00915F89">
              <w:rPr>
                <w:noProof/>
                <w:webHidden/>
              </w:rPr>
              <w:instrText xml:space="preserve"> PAGEREF _Toc176718760 \h </w:instrText>
            </w:r>
          </w:ins>
          <w:r w:rsidR="00915F89">
            <w:rPr>
              <w:noProof/>
              <w:webHidden/>
            </w:rPr>
          </w:r>
          <w:r w:rsidR="00915F89">
            <w:rPr>
              <w:noProof/>
              <w:webHidden/>
            </w:rPr>
            <w:fldChar w:fldCharType="separate"/>
          </w:r>
          <w:ins w:id="32" w:author="Vachiravel Sabarinathan" w:date="2024-09-08T20:12:00Z">
            <w:r w:rsidR="00915F89">
              <w:rPr>
                <w:noProof/>
                <w:webHidden/>
              </w:rPr>
              <w:t>2</w:t>
            </w:r>
            <w:r w:rsidR="00915F89">
              <w:rPr>
                <w:noProof/>
                <w:webHidden/>
              </w:rPr>
              <w:fldChar w:fldCharType="end"/>
            </w:r>
            <w:r w:rsidR="00915F89" w:rsidRPr="00BF3304">
              <w:rPr>
                <w:rStyle w:val="Hyperlink"/>
                <w:noProof/>
              </w:rPr>
              <w:fldChar w:fldCharType="end"/>
            </w:r>
          </w:ins>
        </w:p>
        <w:p w14:paraId="1760E3E8" w14:textId="5D220588" w:rsidR="00915F89" w:rsidRDefault="00915F89">
          <w:pPr>
            <w:pStyle w:val="TOC1"/>
            <w:tabs>
              <w:tab w:val="right" w:leader="dot" w:pos="9350"/>
            </w:tabs>
            <w:rPr>
              <w:ins w:id="33" w:author="Vachiravel Sabarinathan" w:date="2024-09-08T20:12:00Z"/>
              <w:rFonts w:eastAsiaTheme="minorEastAsia"/>
              <w:noProof/>
              <w:kern w:val="2"/>
              <w:sz w:val="24"/>
              <w:szCs w:val="24"/>
              <w:lang w:eastAsia="zh-CN"/>
              <w14:ligatures w14:val="standardContextual"/>
            </w:rPr>
          </w:pPr>
          <w:ins w:id="34"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"_Toc176718761"</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noProof/>
              </w:rPr>
              <w:t>LIST OF FIGURES</w:t>
            </w:r>
            <w:r>
              <w:rPr>
                <w:noProof/>
                <w:webHidden/>
              </w:rPr>
              <w:tab/>
            </w:r>
            <w:r>
              <w:rPr>
                <w:noProof/>
                <w:webHidden/>
              </w:rPr>
              <w:fldChar w:fldCharType="begin"/>
            </w:r>
            <w:r>
              <w:rPr>
                <w:noProof/>
                <w:webHidden/>
              </w:rPr>
              <w:instrText xml:space="preserve"> PAGEREF _Toc176718761 \h </w:instrText>
            </w:r>
          </w:ins>
          <w:r>
            <w:rPr>
              <w:noProof/>
              <w:webHidden/>
            </w:rPr>
          </w:r>
          <w:r>
            <w:rPr>
              <w:noProof/>
              <w:webHidden/>
            </w:rPr>
            <w:fldChar w:fldCharType="separate"/>
          </w:r>
          <w:ins w:id="35" w:author="Vachiravel Sabarinathan" w:date="2024-09-08T20:12:00Z">
            <w:r>
              <w:rPr>
                <w:noProof/>
                <w:webHidden/>
              </w:rPr>
              <w:t>7</w:t>
            </w:r>
            <w:r>
              <w:rPr>
                <w:noProof/>
                <w:webHidden/>
              </w:rPr>
              <w:fldChar w:fldCharType="end"/>
            </w:r>
            <w:r w:rsidRPr="00BF3304">
              <w:rPr>
                <w:rStyle w:val="Hyperlink"/>
                <w:noProof/>
              </w:rPr>
              <w:fldChar w:fldCharType="end"/>
            </w:r>
          </w:ins>
        </w:p>
        <w:p w14:paraId="7B14053B" w14:textId="3485D170" w:rsidR="00915F89" w:rsidRDefault="00915F89">
          <w:pPr>
            <w:pStyle w:val="TOC1"/>
            <w:tabs>
              <w:tab w:val="right" w:leader="dot" w:pos="9350"/>
            </w:tabs>
            <w:rPr>
              <w:ins w:id="36" w:author="Vachiravel Sabarinathan" w:date="2024-09-08T20:12:00Z"/>
              <w:rFonts w:eastAsiaTheme="minorEastAsia"/>
              <w:noProof/>
              <w:kern w:val="2"/>
              <w:sz w:val="24"/>
              <w:szCs w:val="24"/>
              <w:lang w:eastAsia="zh-CN"/>
              <w14:ligatures w14:val="standardContextual"/>
            </w:rPr>
          </w:pPr>
          <w:ins w:id="37"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"_Toc176718762"</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noProof/>
              </w:rPr>
              <w:t>LIST OF TABLES</w:t>
            </w:r>
            <w:r>
              <w:rPr>
                <w:noProof/>
                <w:webHidden/>
              </w:rPr>
              <w:tab/>
            </w:r>
            <w:r>
              <w:rPr>
                <w:noProof/>
                <w:webHidden/>
              </w:rPr>
              <w:fldChar w:fldCharType="begin"/>
            </w:r>
            <w:r>
              <w:rPr>
                <w:noProof/>
                <w:webHidden/>
              </w:rPr>
              <w:instrText xml:space="preserve"> PAGEREF _Toc176718762 \h </w:instrText>
            </w:r>
          </w:ins>
          <w:r>
            <w:rPr>
              <w:noProof/>
              <w:webHidden/>
            </w:rPr>
          </w:r>
          <w:r>
            <w:rPr>
              <w:noProof/>
              <w:webHidden/>
            </w:rPr>
            <w:fldChar w:fldCharType="separate"/>
          </w:r>
          <w:ins w:id="38" w:author="Vachiravel Sabarinathan" w:date="2024-09-08T20:12:00Z">
            <w:r>
              <w:rPr>
                <w:noProof/>
                <w:webHidden/>
              </w:rPr>
              <w:t>8</w:t>
            </w:r>
            <w:r>
              <w:rPr>
                <w:noProof/>
                <w:webHidden/>
              </w:rPr>
              <w:fldChar w:fldCharType="end"/>
            </w:r>
            <w:r w:rsidRPr="00BF3304">
              <w:rPr>
                <w:rStyle w:val="Hyperlink"/>
                <w:noProof/>
              </w:rPr>
              <w:fldChar w:fldCharType="end"/>
            </w:r>
          </w:ins>
        </w:p>
        <w:p w14:paraId="4A19B35A" w14:textId="576D67BA" w:rsidR="00915F89" w:rsidRDefault="00915F89">
          <w:pPr>
            <w:pStyle w:val="TOC1"/>
            <w:tabs>
              <w:tab w:val="right" w:leader="dot" w:pos="9350"/>
            </w:tabs>
            <w:rPr>
              <w:ins w:id="39" w:author="Vachiravel Sabarinathan" w:date="2024-09-08T20:12:00Z"/>
              <w:rFonts w:eastAsiaTheme="minorEastAsia"/>
              <w:noProof/>
              <w:kern w:val="2"/>
              <w:sz w:val="24"/>
              <w:szCs w:val="24"/>
              <w:lang w:eastAsia="zh-CN"/>
              <w14:ligatures w14:val="standardContextual"/>
            </w:rPr>
          </w:pPr>
          <w:ins w:id="40"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"_Toc176718763"</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noProof/>
              </w:rPr>
              <w:t>REVISION HISTORY</w:t>
            </w:r>
            <w:r>
              <w:rPr>
                <w:noProof/>
                <w:webHidden/>
              </w:rPr>
              <w:tab/>
            </w:r>
            <w:r>
              <w:rPr>
                <w:noProof/>
                <w:webHidden/>
              </w:rPr>
              <w:fldChar w:fldCharType="begin"/>
            </w:r>
            <w:r>
              <w:rPr>
                <w:noProof/>
                <w:webHidden/>
              </w:rPr>
              <w:instrText xml:space="preserve"> PAGEREF _Toc176718763 \h </w:instrText>
            </w:r>
          </w:ins>
          <w:r>
            <w:rPr>
              <w:noProof/>
              <w:webHidden/>
            </w:rPr>
          </w:r>
          <w:r>
            <w:rPr>
              <w:noProof/>
              <w:webHidden/>
            </w:rPr>
            <w:fldChar w:fldCharType="separate"/>
          </w:r>
          <w:ins w:id="41" w:author="Vachiravel Sabarinathan" w:date="2024-09-08T20:12:00Z">
            <w:r>
              <w:rPr>
                <w:noProof/>
                <w:webHidden/>
              </w:rPr>
              <w:t>9</w:t>
            </w:r>
            <w:r>
              <w:rPr>
                <w:noProof/>
                <w:webHidden/>
              </w:rPr>
              <w:fldChar w:fldCharType="end"/>
            </w:r>
            <w:r w:rsidRPr="00BF3304">
              <w:rPr>
                <w:rStyle w:val="Hyperlink"/>
                <w:noProof/>
              </w:rPr>
              <w:fldChar w:fldCharType="end"/>
            </w:r>
          </w:ins>
        </w:p>
        <w:p w14:paraId="5702548B" w14:textId="016ECD91" w:rsidR="00915F89" w:rsidRDefault="00915F89">
          <w:pPr>
            <w:pStyle w:val="TOC1"/>
            <w:tabs>
              <w:tab w:val="right" w:leader="dot" w:pos="9350"/>
            </w:tabs>
            <w:rPr>
              <w:ins w:id="42" w:author="Vachiravel Sabarinathan" w:date="2024-09-08T20:12:00Z"/>
              <w:rFonts w:eastAsiaTheme="minorEastAsia"/>
              <w:noProof/>
              <w:kern w:val="2"/>
              <w:sz w:val="24"/>
              <w:szCs w:val="24"/>
              <w:lang w:eastAsia="zh-CN"/>
              <w14:ligatures w14:val="standardContextual"/>
            </w:rPr>
          </w:pPr>
          <w:ins w:id="43"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"_Toc176718764"</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1 INTRODUCTION</w:t>
            </w:r>
            <w:r>
              <w:rPr>
                <w:noProof/>
                <w:webHidden/>
              </w:rPr>
              <w:tab/>
            </w:r>
            <w:r>
              <w:rPr>
                <w:noProof/>
                <w:webHidden/>
              </w:rPr>
              <w:fldChar w:fldCharType="begin"/>
            </w:r>
            <w:r>
              <w:rPr>
                <w:noProof/>
                <w:webHidden/>
              </w:rPr>
              <w:instrText xml:space="preserve"> PAGEREF _Toc176718764 \h </w:instrText>
            </w:r>
          </w:ins>
          <w:r>
            <w:rPr>
              <w:noProof/>
              <w:webHidden/>
            </w:rPr>
          </w:r>
          <w:r>
            <w:rPr>
              <w:noProof/>
              <w:webHidden/>
            </w:rPr>
            <w:fldChar w:fldCharType="separate"/>
          </w:r>
          <w:ins w:id="44" w:author="Vachiravel Sabarinathan" w:date="2024-09-08T20:12:00Z">
            <w:r>
              <w:rPr>
                <w:noProof/>
                <w:webHidden/>
              </w:rPr>
              <w:t>11</w:t>
            </w:r>
            <w:r>
              <w:rPr>
                <w:noProof/>
                <w:webHidden/>
              </w:rPr>
              <w:fldChar w:fldCharType="end"/>
            </w:r>
            <w:r w:rsidRPr="00BF3304">
              <w:rPr>
                <w:rStyle w:val="Hyperlink"/>
                <w:noProof/>
              </w:rPr>
              <w:fldChar w:fldCharType="end"/>
            </w:r>
          </w:ins>
        </w:p>
        <w:p w14:paraId="0F7231F7" w14:textId="75C94633" w:rsidR="00915F89" w:rsidRDefault="00915F89">
          <w:pPr>
            <w:pStyle w:val="TOC2"/>
            <w:tabs>
              <w:tab w:val="right" w:leader="dot" w:pos="9350"/>
            </w:tabs>
            <w:rPr>
              <w:ins w:id="45" w:author="Vachiravel Sabarinathan" w:date="2024-09-08T20:12:00Z"/>
              <w:rFonts w:eastAsiaTheme="minorEastAsia"/>
              <w:noProof/>
              <w:kern w:val="2"/>
              <w:sz w:val="24"/>
              <w:szCs w:val="24"/>
              <w:lang w:eastAsia="zh-CN"/>
              <w14:ligatures w14:val="standardContextual"/>
            </w:rPr>
          </w:pPr>
          <w:ins w:id="46"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"_Toc176718765"</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1.1 Purpose</w:t>
            </w:r>
            <w:r>
              <w:rPr>
                <w:noProof/>
                <w:webHidden/>
              </w:rPr>
              <w:tab/>
            </w:r>
            <w:r>
              <w:rPr>
                <w:noProof/>
                <w:webHidden/>
              </w:rPr>
              <w:fldChar w:fldCharType="begin"/>
            </w:r>
            <w:r>
              <w:rPr>
                <w:noProof/>
                <w:webHidden/>
              </w:rPr>
              <w:instrText xml:space="preserve"> PAGEREF _Toc176718765 \h </w:instrText>
            </w:r>
          </w:ins>
          <w:r>
            <w:rPr>
              <w:noProof/>
              <w:webHidden/>
            </w:rPr>
          </w:r>
          <w:r>
            <w:rPr>
              <w:noProof/>
              <w:webHidden/>
            </w:rPr>
            <w:fldChar w:fldCharType="separate"/>
          </w:r>
          <w:ins w:id="47" w:author="Vachiravel Sabarinathan" w:date="2024-09-08T20:12:00Z">
            <w:r>
              <w:rPr>
                <w:noProof/>
                <w:webHidden/>
              </w:rPr>
              <w:t>11</w:t>
            </w:r>
            <w:r>
              <w:rPr>
                <w:noProof/>
                <w:webHidden/>
              </w:rPr>
              <w:fldChar w:fldCharType="end"/>
            </w:r>
            <w:r w:rsidRPr="00BF3304">
              <w:rPr>
                <w:rStyle w:val="Hyperlink"/>
                <w:noProof/>
              </w:rPr>
              <w:fldChar w:fldCharType="end"/>
            </w:r>
          </w:ins>
        </w:p>
        <w:p w14:paraId="2AF37F90" w14:textId="3E29581B" w:rsidR="00915F89" w:rsidRDefault="00915F89">
          <w:pPr>
            <w:pStyle w:val="TOC2"/>
            <w:tabs>
              <w:tab w:val="right" w:leader="dot" w:pos="9350"/>
            </w:tabs>
            <w:rPr>
              <w:ins w:id="48" w:author="Vachiravel Sabarinathan" w:date="2024-09-08T20:12:00Z"/>
              <w:rFonts w:eastAsiaTheme="minorEastAsia"/>
              <w:noProof/>
              <w:kern w:val="2"/>
              <w:sz w:val="24"/>
              <w:szCs w:val="24"/>
              <w:lang w:eastAsia="zh-CN"/>
              <w14:ligatures w14:val="standardContextual"/>
            </w:rPr>
          </w:pPr>
          <w:ins w:id="49"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"_Toc176718766"</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1.2 Scope</w:t>
            </w:r>
            <w:r>
              <w:rPr>
                <w:noProof/>
                <w:webHidden/>
              </w:rPr>
              <w:tab/>
            </w:r>
            <w:r>
              <w:rPr>
                <w:noProof/>
                <w:webHidden/>
              </w:rPr>
              <w:fldChar w:fldCharType="begin"/>
            </w:r>
            <w:r>
              <w:rPr>
                <w:noProof/>
                <w:webHidden/>
              </w:rPr>
              <w:instrText xml:space="preserve"> PAGEREF _Toc176718766 \h </w:instrText>
            </w:r>
          </w:ins>
          <w:r>
            <w:rPr>
              <w:noProof/>
              <w:webHidden/>
            </w:rPr>
          </w:r>
          <w:r>
            <w:rPr>
              <w:noProof/>
              <w:webHidden/>
            </w:rPr>
            <w:fldChar w:fldCharType="separate"/>
          </w:r>
          <w:ins w:id="50" w:author="Vachiravel Sabarinathan" w:date="2024-09-08T20:12:00Z">
            <w:r>
              <w:rPr>
                <w:noProof/>
                <w:webHidden/>
              </w:rPr>
              <w:t>11</w:t>
            </w:r>
            <w:r>
              <w:rPr>
                <w:noProof/>
                <w:webHidden/>
              </w:rPr>
              <w:fldChar w:fldCharType="end"/>
            </w:r>
            <w:r w:rsidRPr="00BF3304">
              <w:rPr>
                <w:rStyle w:val="Hyperlink"/>
                <w:noProof/>
              </w:rPr>
              <w:fldChar w:fldCharType="end"/>
            </w:r>
          </w:ins>
        </w:p>
        <w:p w14:paraId="5A717EF1" w14:textId="363E42D4" w:rsidR="00915F89" w:rsidRDefault="00915F89">
          <w:pPr>
            <w:pStyle w:val="TOC2"/>
            <w:tabs>
              <w:tab w:val="right" w:leader="dot" w:pos="9350"/>
            </w:tabs>
            <w:rPr>
              <w:ins w:id="51" w:author="Vachiravel Sabarinathan" w:date="2024-09-08T20:12:00Z"/>
              <w:rFonts w:eastAsiaTheme="minorEastAsia"/>
              <w:noProof/>
              <w:kern w:val="2"/>
              <w:sz w:val="24"/>
              <w:szCs w:val="24"/>
              <w:lang w:eastAsia="zh-CN"/>
              <w14:ligatures w14:val="standardContextual"/>
            </w:rPr>
          </w:pPr>
          <w:ins w:id="52"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"_Toc176718767"</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1.3 Intended Audience</w:t>
            </w:r>
            <w:r>
              <w:rPr>
                <w:noProof/>
                <w:webHidden/>
              </w:rPr>
              <w:tab/>
            </w:r>
            <w:r>
              <w:rPr>
                <w:noProof/>
                <w:webHidden/>
              </w:rPr>
              <w:fldChar w:fldCharType="begin"/>
            </w:r>
            <w:r>
              <w:rPr>
                <w:noProof/>
                <w:webHidden/>
              </w:rPr>
              <w:instrText xml:space="preserve"> PAGEREF _Toc176718767 \h </w:instrText>
            </w:r>
          </w:ins>
          <w:r>
            <w:rPr>
              <w:noProof/>
              <w:webHidden/>
            </w:rPr>
          </w:r>
          <w:r>
            <w:rPr>
              <w:noProof/>
              <w:webHidden/>
            </w:rPr>
            <w:fldChar w:fldCharType="separate"/>
          </w:r>
          <w:ins w:id="53" w:author="Vachiravel Sabarinathan" w:date="2024-09-08T20:12:00Z">
            <w:r>
              <w:rPr>
                <w:noProof/>
                <w:webHidden/>
              </w:rPr>
              <w:t>11</w:t>
            </w:r>
            <w:r>
              <w:rPr>
                <w:noProof/>
                <w:webHidden/>
              </w:rPr>
              <w:fldChar w:fldCharType="end"/>
            </w:r>
            <w:r w:rsidRPr="00BF3304">
              <w:rPr>
                <w:rStyle w:val="Hyperlink"/>
                <w:noProof/>
              </w:rPr>
              <w:fldChar w:fldCharType="end"/>
            </w:r>
          </w:ins>
        </w:p>
        <w:p w14:paraId="4F1FD644" w14:textId="6492BFCB" w:rsidR="00915F89" w:rsidRDefault="00915F89">
          <w:pPr>
            <w:pStyle w:val="TOC2"/>
            <w:tabs>
              <w:tab w:val="right" w:leader="dot" w:pos="9350"/>
            </w:tabs>
            <w:rPr>
              <w:ins w:id="54" w:author="Vachiravel Sabarinathan" w:date="2024-09-08T20:12:00Z"/>
              <w:rFonts w:eastAsiaTheme="minorEastAsia"/>
              <w:noProof/>
              <w:kern w:val="2"/>
              <w:sz w:val="24"/>
              <w:szCs w:val="24"/>
              <w:lang w:eastAsia="zh-CN"/>
              <w14:ligatures w14:val="standardContextual"/>
            </w:rPr>
          </w:pPr>
          <w:ins w:id="55"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"_Toc176718768"</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1.4 Document Organization</w:t>
            </w:r>
            <w:r>
              <w:rPr>
                <w:noProof/>
                <w:webHidden/>
              </w:rPr>
              <w:tab/>
            </w:r>
            <w:r>
              <w:rPr>
                <w:noProof/>
                <w:webHidden/>
              </w:rPr>
              <w:fldChar w:fldCharType="begin"/>
            </w:r>
            <w:r>
              <w:rPr>
                <w:noProof/>
                <w:webHidden/>
              </w:rPr>
              <w:instrText xml:space="preserve"> PAGEREF _Toc176718768 \h </w:instrText>
            </w:r>
          </w:ins>
          <w:r>
            <w:rPr>
              <w:noProof/>
              <w:webHidden/>
            </w:rPr>
          </w:r>
          <w:r>
            <w:rPr>
              <w:noProof/>
              <w:webHidden/>
            </w:rPr>
            <w:fldChar w:fldCharType="separate"/>
          </w:r>
          <w:ins w:id="56" w:author="Vachiravel Sabarinathan" w:date="2024-09-08T20:12:00Z">
            <w:r>
              <w:rPr>
                <w:noProof/>
                <w:webHidden/>
              </w:rPr>
              <w:t>11</w:t>
            </w:r>
            <w:r>
              <w:rPr>
                <w:noProof/>
                <w:webHidden/>
              </w:rPr>
              <w:fldChar w:fldCharType="end"/>
            </w:r>
            <w:r w:rsidRPr="00BF3304">
              <w:rPr>
                <w:rStyle w:val="Hyperlink"/>
                <w:noProof/>
              </w:rPr>
              <w:fldChar w:fldCharType="end"/>
            </w:r>
          </w:ins>
        </w:p>
        <w:p w14:paraId="136BCC11" w14:textId="25D30B89" w:rsidR="00915F89" w:rsidRDefault="00915F89">
          <w:pPr>
            <w:pStyle w:val="TOC2"/>
            <w:tabs>
              <w:tab w:val="right" w:leader="dot" w:pos="9350"/>
            </w:tabs>
            <w:rPr>
              <w:ins w:id="57" w:author="Vachiravel Sabarinathan" w:date="2024-09-08T20:12:00Z"/>
              <w:rFonts w:eastAsiaTheme="minorEastAsia"/>
              <w:noProof/>
              <w:kern w:val="2"/>
              <w:sz w:val="24"/>
              <w:szCs w:val="24"/>
              <w:lang w:eastAsia="zh-CN"/>
              <w14:ligatures w14:val="standardContextual"/>
            </w:rPr>
          </w:pPr>
          <w:ins w:id="58"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"_Toc176718769"</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1.5 Referenced Documents</w:t>
            </w:r>
            <w:r>
              <w:rPr>
                <w:noProof/>
                <w:webHidden/>
              </w:rPr>
              <w:tab/>
            </w:r>
            <w:r>
              <w:rPr>
                <w:noProof/>
                <w:webHidden/>
              </w:rPr>
              <w:fldChar w:fldCharType="begin"/>
            </w:r>
            <w:r>
              <w:rPr>
                <w:noProof/>
                <w:webHidden/>
              </w:rPr>
              <w:instrText xml:space="preserve"> PAGEREF _Toc176718769 \h </w:instrText>
            </w:r>
          </w:ins>
          <w:r>
            <w:rPr>
              <w:noProof/>
              <w:webHidden/>
            </w:rPr>
          </w:r>
          <w:r>
            <w:rPr>
              <w:noProof/>
              <w:webHidden/>
            </w:rPr>
            <w:fldChar w:fldCharType="separate"/>
          </w:r>
          <w:ins w:id="59" w:author="Vachiravel Sabarinathan" w:date="2024-09-08T20:12:00Z">
            <w:r>
              <w:rPr>
                <w:noProof/>
                <w:webHidden/>
              </w:rPr>
              <w:t>12</w:t>
            </w:r>
            <w:r>
              <w:rPr>
                <w:noProof/>
                <w:webHidden/>
              </w:rPr>
              <w:fldChar w:fldCharType="end"/>
            </w:r>
            <w:r w:rsidRPr="00BF3304">
              <w:rPr>
                <w:rStyle w:val="Hyperlink"/>
                <w:noProof/>
              </w:rPr>
              <w:fldChar w:fldCharType="end"/>
            </w:r>
          </w:ins>
        </w:p>
        <w:p w14:paraId="29806817" w14:textId="2F13BC1F" w:rsidR="00915F89" w:rsidRDefault="00915F89">
          <w:pPr>
            <w:pStyle w:val="TOC3"/>
            <w:rPr>
              <w:ins w:id="60" w:author="Vachiravel Sabarinathan" w:date="2024-09-08T20:12:00Z"/>
              <w:rFonts w:eastAsiaTheme="minorEastAsia"/>
              <w:noProof/>
              <w:kern w:val="2"/>
              <w:sz w:val="24"/>
              <w:szCs w:val="24"/>
              <w:lang w:eastAsia="zh-CN"/>
              <w14:ligatures w14:val="standardContextual"/>
            </w:rPr>
          </w:pPr>
          <w:ins w:id="61"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"_Toc176718770"</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1.5.1 Internal Documents</w:t>
            </w:r>
            <w:r>
              <w:rPr>
                <w:noProof/>
                <w:webHidden/>
              </w:rPr>
              <w:tab/>
            </w:r>
            <w:r>
              <w:rPr>
                <w:noProof/>
                <w:webHidden/>
              </w:rPr>
              <w:fldChar w:fldCharType="begin"/>
            </w:r>
            <w:r>
              <w:rPr>
                <w:noProof/>
                <w:webHidden/>
              </w:rPr>
              <w:instrText xml:space="preserve"> PAGEREF _Toc176718770 \h </w:instrText>
            </w:r>
          </w:ins>
          <w:r>
            <w:rPr>
              <w:noProof/>
              <w:webHidden/>
            </w:rPr>
          </w:r>
          <w:r>
            <w:rPr>
              <w:noProof/>
              <w:webHidden/>
            </w:rPr>
            <w:fldChar w:fldCharType="separate"/>
          </w:r>
          <w:ins w:id="62" w:author="Vachiravel Sabarinathan" w:date="2024-09-08T20:12:00Z">
            <w:r>
              <w:rPr>
                <w:noProof/>
                <w:webHidden/>
              </w:rPr>
              <w:t>12</w:t>
            </w:r>
            <w:r>
              <w:rPr>
                <w:noProof/>
                <w:webHidden/>
              </w:rPr>
              <w:fldChar w:fldCharType="end"/>
            </w:r>
            <w:r w:rsidRPr="00BF3304">
              <w:rPr>
                <w:rStyle w:val="Hyperlink"/>
                <w:noProof/>
              </w:rPr>
              <w:fldChar w:fldCharType="end"/>
            </w:r>
          </w:ins>
        </w:p>
        <w:p w14:paraId="3E2611DF" w14:textId="2698AD0F" w:rsidR="00915F89" w:rsidRDefault="00915F89">
          <w:pPr>
            <w:pStyle w:val="TOC2"/>
            <w:tabs>
              <w:tab w:val="right" w:leader="dot" w:pos="9350"/>
            </w:tabs>
            <w:rPr>
              <w:ins w:id="63" w:author="Vachiravel Sabarinathan" w:date="2024-09-08T20:12:00Z"/>
              <w:rFonts w:eastAsiaTheme="minorEastAsia"/>
              <w:noProof/>
              <w:kern w:val="2"/>
              <w:sz w:val="24"/>
              <w:szCs w:val="24"/>
              <w:lang w:eastAsia="zh-CN"/>
              <w14:ligatures w14:val="standardContextual"/>
            </w:rPr>
          </w:pPr>
          <w:ins w:id="64"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"_Toc176718771"</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1.6 Acronyms</w:t>
            </w:r>
            <w:r>
              <w:rPr>
                <w:noProof/>
                <w:webHidden/>
              </w:rPr>
              <w:tab/>
            </w:r>
            <w:r>
              <w:rPr>
                <w:noProof/>
                <w:webHidden/>
              </w:rPr>
              <w:fldChar w:fldCharType="begin"/>
            </w:r>
            <w:r>
              <w:rPr>
                <w:noProof/>
                <w:webHidden/>
              </w:rPr>
              <w:instrText xml:space="preserve"> PAGEREF _Toc176718771 \h </w:instrText>
            </w:r>
          </w:ins>
          <w:r>
            <w:rPr>
              <w:noProof/>
              <w:webHidden/>
            </w:rPr>
          </w:r>
          <w:r>
            <w:rPr>
              <w:noProof/>
              <w:webHidden/>
            </w:rPr>
            <w:fldChar w:fldCharType="separate"/>
          </w:r>
          <w:ins w:id="65" w:author="Vachiravel Sabarinathan" w:date="2024-09-08T20:12:00Z">
            <w:r>
              <w:rPr>
                <w:noProof/>
                <w:webHidden/>
              </w:rPr>
              <w:t>12</w:t>
            </w:r>
            <w:r>
              <w:rPr>
                <w:noProof/>
                <w:webHidden/>
              </w:rPr>
              <w:fldChar w:fldCharType="end"/>
            </w:r>
            <w:r w:rsidRPr="00BF3304">
              <w:rPr>
                <w:rStyle w:val="Hyperlink"/>
                <w:noProof/>
              </w:rPr>
              <w:fldChar w:fldCharType="end"/>
            </w:r>
          </w:ins>
        </w:p>
        <w:p w14:paraId="558877D8" w14:textId="2237F7D4" w:rsidR="00915F89" w:rsidRDefault="00915F89">
          <w:pPr>
            <w:pStyle w:val="TOC1"/>
            <w:tabs>
              <w:tab w:val="right" w:leader="dot" w:pos="9350"/>
            </w:tabs>
            <w:rPr>
              <w:ins w:id="66" w:author="Vachiravel Sabarinathan" w:date="2024-09-08T20:12:00Z"/>
              <w:rFonts w:eastAsiaTheme="minorEastAsia"/>
              <w:noProof/>
              <w:kern w:val="2"/>
              <w:sz w:val="24"/>
              <w:szCs w:val="24"/>
              <w:lang w:eastAsia="zh-CN"/>
              <w14:ligatures w14:val="standardContextual"/>
            </w:rPr>
          </w:pPr>
          <w:ins w:id="67"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"_Toc176718772"</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noProof/>
              </w:rPr>
              <w:t>Table 2: System glossary</w:t>
            </w:r>
            <w:r>
              <w:rPr>
                <w:noProof/>
                <w:webHidden/>
              </w:rPr>
              <w:tab/>
            </w:r>
            <w:r>
              <w:rPr>
                <w:noProof/>
                <w:webHidden/>
              </w:rPr>
              <w:fldChar w:fldCharType="begin"/>
            </w:r>
            <w:r>
              <w:rPr>
                <w:noProof/>
                <w:webHidden/>
              </w:rPr>
              <w:instrText xml:space="preserve"> PAGEREF _Toc176718772 \h </w:instrText>
            </w:r>
          </w:ins>
          <w:r>
            <w:rPr>
              <w:noProof/>
              <w:webHidden/>
            </w:rPr>
          </w:r>
          <w:r>
            <w:rPr>
              <w:noProof/>
              <w:webHidden/>
            </w:rPr>
            <w:fldChar w:fldCharType="separate"/>
          </w:r>
          <w:ins w:id="68" w:author="Vachiravel Sabarinathan" w:date="2024-09-08T20:12:00Z">
            <w:r>
              <w:rPr>
                <w:noProof/>
                <w:webHidden/>
              </w:rPr>
              <w:t>12</w:t>
            </w:r>
            <w:r>
              <w:rPr>
                <w:noProof/>
                <w:webHidden/>
              </w:rPr>
              <w:fldChar w:fldCharType="end"/>
            </w:r>
            <w:r w:rsidRPr="00BF3304">
              <w:rPr>
                <w:rStyle w:val="Hyperlink"/>
                <w:noProof/>
              </w:rPr>
              <w:fldChar w:fldCharType="end"/>
            </w:r>
          </w:ins>
        </w:p>
        <w:p w14:paraId="6F6A7F85" w14:textId="1230FC12" w:rsidR="00915F89" w:rsidRDefault="00915F89">
          <w:pPr>
            <w:pStyle w:val="TOC1"/>
            <w:tabs>
              <w:tab w:val="right" w:leader="dot" w:pos="9350"/>
            </w:tabs>
            <w:rPr>
              <w:ins w:id="69" w:author="Vachiravel Sabarinathan" w:date="2024-09-08T20:12:00Z"/>
              <w:rFonts w:eastAsiaTheme="minorEastAsia"/>
              <w:noProof/>
              <w:kern w:val="2"/>
              <w:sz w:val="24"/>
              <w:szCs w:val="24"/>
              <w:lang w:eastAsia="zh-CN"/>
              <w14:ligatures w14:val="standardContextual"/>
            </w:rPr>
          </w:pPr>
          <w:ins w:id="70"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"_Toc176718773"</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2 REQUIREMENTS OVERVIEW</w:t>
            </w:r>
            <w:r>
              <w:rPr>
                <w:noProof/>
                <w:webHidden/>
              </w:rPr>
              <w:tab/>
            </w:r>
            <w:r>
              <w:rPr>
                <w:noProof/>
                <w:webHidden/>
              </w:rPr>
              <w:fldChar w:fldCharType="begin"/>
            </w:r>
            <w:r>
              <w:rPr>
                <w:noProof/>
                <w:webHidden/>
              </w:rPr>
              <w:instrText xml:space="preserve"> PAGEREF _Toc176718773 \h </w:instrText>
            </w:r>
          </w:ins>
          <w:r>
            <w:rPr>
              <w:noProof/>
              <w:webHidden/>
            </w:rPr>
          </w:r>
          <w:r>
            <w:rPr>
              <w:noProof/>
              <w:webHidden/>
            </w:rPr>
            <w:fldChar w:fldCharType="separate"/>
          </w:r>
          <w:ins w:id="71" w:author="Vachiravel Sabarinathan" w:date="2024-09-08T20:12:00Z">
            <w:r>
              <w:rPr>
                <w:noProof/>
                <w:webHidden/>
              </w:rPr>
              <w:t>13</w:t>
            </w:r>
            <w:r>
              <w:rPr>
                <w:noProof/>
                <w:webHidden/>
              </w:rPr>
              <w:fldChar w:fldCharType="end"/>
            </w:r>
            <w:r w:rsidRPr="00BF3304">
              <w:rPr>
                <w:rStyle w:val="Hyperlink"/>
                <w:noProof/>
              </w:rPr>
              <w:fldChar w:fldCharType="end"/>
            </w:r>
          </w:ins>
        </w:p>
        <w:p w14:paraId="63AAFA4A" w14:textId="3B06F94B" w:rsidR="00915F89" w:rsidRDefault="00915F89">
          <w:pPr>
            <w:pStyle w:val="TOC2"/>
            <w:tabs>
              <w:tab w:val="right" w:leader="dot" w:pos="9350"/>
            </w:tabs>
            <w:rPr>
              <w:ins w:id="72" w:author="Vachiravel Sabarinathan" w:date="2024-09-08T20:12:00Z"/>
              <w:rFonts w:eastAsiaTheme="minorEastAsia"/>
              <w:noProof/>
              <w:kern w:val="2"/>
              <w:sz w:val="24"/>
              <w:szCs w:val="24"/>
              <w:lang w:eastAsia="zh-CN"/>
              <w14:ligatures w14:val="standardContextual"/>
            </w:rPr>
          </w:pPr>
          <w:ins w:id="73"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"_Toc176718774"</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2.1 Overview</w:t>
            </w:r>
            <w:r>
              <w:rPr>
                <w:noProof/>
                <w:webHidden/>
              </w:rPr>
              <w:tab/>
            </w:r>
            <w:r>
              <w:rPr>
                <w:noProof/>
                <w:webHidden/>
              </w:rPr>
              <w:fldChar w:fldCharType="begin"/>
            </w:r>
            <w:r>
              <w:rPr>
                <w:noProof/>
                <w:webHidden/>
              </w:rPr>
              <w:instrText xml:space="preserve"> PAGEREF _Toc176718774 \h </w:instrText>
            </w:r>
          </w:ins>
          <w:r>
            <w:rPr>
              <w:noProof/>
              <w:webHidden/>
            </w:rPr>
          </w:r>
          <w:r>
            <w:rPr>
              <w:noProof/>
              <w:webHidden/>
            </w:rPr>
            <w:fldChar w:fldCharType="separate"/>
          </w:r>
          <w:ins w:id="74" w:author="Vachiravel Sabarinathan" w:date="2024-09-08T20:12:00Z">
            <w:r>
              <w:rPr>
                <w:noProof/>
                <w:webHidden/>
              </w:rPr>
              <w:t>13</w:t>
            </w:r>
            <w:r>
              <w:rPr>
                <w:noProof/>
                <w:webHidden/>
              </w:rPr>
              <w:fldChar w:fldCharType="end"/>
            </w:r>
            <w:r w:rsidRPr="00BF3304">
              <w:rPr>
                <w:rStyle w:val="Hyperlink"/>
                <w:noProof/>
              </w:rPr>
              <w:fldChar w:fldCharType="end"/>
            </w:r>
          </w:ins>
        </w:p>
        <w:p w14:paraId="3150D528" w14:textId="7AB062F0" w:rsidR="00915F89" w:rsidRDefault="00915F89">
          <w:pPr>
            <w:pStyle w:val="TOC2"/>
            <w:tabs>
              <w:tab w:val="right" w:leader="dot" w:pos="9350"/>
            </w:tabs>
            <w:rPr>
              <w:ins w:id="75" w:author="Vachiravel Sabarinathan" w:date="2024-09-08T20:12:00Z"/>
              <w:rFonts w:eastAsiaTheme="minorEastAsia"/>
              <w:noProof/>
              <w:kern w:val="2"/>
              <w:sz w:val="24"/>
              <w:szCs w:val="24"/>
              <w:lang w:eastAsia="zh-CN"/>
              <w14:ligatures w14:val="standardContextual"/>
            </w:rPr>
          </w:pPr>
          <w:ins w:id="76"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"_Toc176718775"</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2.2 Deployment Use Case</w:t>
            </w:r>
            <w:r>
              <w:rPr>
                <w:noProof/>
                <w:webHidden/>
              </w:rPr>
              <w:tab/>
            </w:r>
            <w:r>
              <w:rPr>
                <w:noProof/>
                <w:webHidden/>
              </w:rPr>
              <w:fldChar w:fldCharType="begin"/>
            </w:r>
            <w:r>
              <w:rPr>
                <w:noProof/>
                <w:webHidden/>
              </w:rPr>
              <w:instrText xml:space="preserve"> PAGEREF _Toc176718775 \h </w:instrText>
            </w:r>
          </w:ins>
          <w:r>
            <w:rPr>
              <w:noProof/>
              <w:webHidden/>
            </w:rPr>
          </w:r>
          <w:r>
            <w:rPr>
              <w:noProof/>
              <w:webHidden/>
            </w:rPr>
            <w:fldChar w:fldCharType="separate"/>
          </w:r>
          <w:ins w:id="77" w:author="Vachiravel Sabarinathan" w:date="2024-09-08T20:12:00Z">
            <w:r>
              <w:rPr>
                <w:noProof/>
                <w:webHidden/>
              </w:rPr>
              <w:t>15</w:t>
            </w:r>
            <w:r>
              <w:rPr>
                <w:noProof/>
                <w:webHidden/>
              </w:rPr>
              <w:fldChar w:fldCharType="end"/>
            </w:r>
            <w:r w:rsidRPr="00BF3304">
              <w:rPr>
                <w:rStyle w:val="Hyperlink"/>
                <w:noProof/>
              </w:rPr>
              <w:fldChar w:fldCharType="end"/>
            </w:r>
          </w:ins>
        </w:p>
        <w:p w14:paraId="050E2512" w14:textId="1ED61931" w:rsidR="00915F89" w:rsidRDefault="00915F89">
          <w:pPr>
            <w:pStyle w:val="TOC3"/>
            <w:rPr>
              <w:ins w:id="78" w:author="Vachiravel Sabarinathan" w:date="2024-09-08T20:12:00Z"/>
              <w:rFonts w:eastAsiaTheme="minorEastAsia"/>
              <w:noProof/>
              <w:kern w:val="2"/>
              <w:sz w:val="24"/>
              <w:szCs w:val="24"/>
              <w:lang w:eastAsia="zh-CN"/>
              <w14:ligatures w14:val="standardContextual"/>
            </w:rPr>
          </w:pPr>
          <w:ins w:id="79"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"_Toc176718776"</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Site-Local Licensing Server (SILOS)</w:t>
            </w:r>
            <w:r>
              <w:rPr>
                <w:noProof/>
                <w:webHidden/>
              </w:rPr>
              <w:tab/>
            </w:r>
            <w:r>
              <w:rPr>
                <w:noProof/>
                <w:webHidden/>
              </w:rPr>
              <w:fldChar w:fldCharType="begin"/>
            </w:r>
            <w:r>
              <w:rPr>
                <w:noProof/>
                <w:webHidden/>
              </w:rPr>
              <w:instrText xml:space="preserve"> PAGEREF _Toc176718776 \h </w:instrText>
            </w:r>
          </w:ins>
          <w:r>
            <w:rPr>
              <w:noProof/>
              <w:webHidden/>
            </w:rPr>
          </w:r>
          <w:r>
            <w:rPr>
              <w:noProof/>
              <w:webHidden/>
            </w:rPr>
            <w:fldChar w:fldCharType="separate"/>
          </w:r>
          <w:ins w:id="80" w:author="Vachiravel Sabarinathan" w:date="2024-09-08T20:12:00Z">
            <w:r>
              <w:rPr>
                <w:noProof/>
                <w:webHidden/>
              </w:rPr>
              <w:t>17</w:t>
            </w:r>
            <w:r>
              <w:rPr>
                <w:noProof/>
                <w:webHidden/>
              </w:rPr>
              <w:fldChar w:fldCharType="end"/>
            </w:r>
            <w:r w:rsidRPr="00BF3304">
              <w:rPr>
                <w:rStyle w:val="Hyperlink"/>
                <w:noProof/>
              </w:rPr>
              <w:fldChar w:fldCharType="end"/>
            </w:r>
          </w:ins>
        </w:p>
        <w:p w14:paraId="0AB0C63C" w14:textId="49BD3F48" w:rsidR="00915F89" w:rsidRDefault="00915F89">
          <w:pPr>
            <w:pStyle w:val="TOC3"/>
            <w:rPr>
              <w:ins w:id="81" w:author="Vachiravel Sabarinathan" w:date="2024-09-08T20:12:00Z"/>
              <w:rFonts w:eastAsiaTheme="minorEastAsia"/>
              <w:noProof/>
              <w:kern w:val="2"/>
              <w:sz w:val="24"/>
              <w:szCs w:val="24"/>
              <w:lang w:eastAsia="zh-CN"/>
              <w14:ligatures w14:val="standardContextual"/>
            </w:rPr>
          </w:pPr>
          <w:ins w:id="82"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"_Toc176718777"</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Switch-Local Client (SWLIC)</w:t>
            </w:r>
            <w:r>
              <w:rPr>
                <w:noProof/>
                <w:webHidden/>
              </w:rPr>
              <w:tab/>
            </w:r>
            <w:r>
              <w:rPr>
                <w:noProof/>
                <w:webHidden/>
              </w:rPr>
              <w:fldChar w:fldCharType="begin"/>
            </w:r>
            <w:r>
              <w:rPr>
                <w:noProof/>
                <w:webHidden/>
              </w:rPr>
              <w:instrText xml:space="preserve"> PAGEREF _Toc176718777 \h </w:instrText>
            </w:r>
          </w:ins>
          <w:r>
            <w:rPr>
              <w:noProof/>
              <w:webHidden/>
            </w:rPr>
          </w:r>
          <w:r>
            <w:rPr>
              <w:noProof/>
              <w:webHidden/>
            </w:rPr>
            <w:fldChar w:fldCharType="separate"/>
          </w:r>
          <w:ins w:id="83" w:author="Vachiravel Sabarinathan" w:date="2024-09-08T20:12:00Z">
            <w:r>
              <w:rPr>
                <w:noProof/>
                <w:webHidden/>
              </w:rPr>
              <w:t>17</w:t>
            </w:r>
            <w:r>
              <w:rPr>
                <w:noProof/>
                <w:webHidden/>
              </w:rPr>
              <w:fldChar w:fldCharType="end"/>
            </w:r>
            <w:r w:rsidRPr="00BF3304">
              <w:rPr>
                <w:rStyle w:val="Hyperlink"/>
                <w:noProof/>
              </w:rPr>
              <w:fldChar w:fldCharType="end"/>
            </w:r>
          </w:ins>
        </w:p>
        <w:p w14:paraId="3AB1A318" w14:textId="66F99768" w:rsidR="00915F89" w:rsidRDefault="00915F89">
          <w:pPr>
            <w:pStyle w:val="TOC2"/>
            <w:tabs>
              <w:tab w:val="right" w:leader="dot" w:pos="9350"/>
            </w:tabs>
            <w:rPr>
              <w:ins w:id="84" w:author="Vachiravel Sabarinathan" w:date="2024-09-08T20:12:00Z"/>
              <w:rFonts w:eastAsiaTheme="minorEastAsia"/>
              <w:noProof/>
              <w:kern w:val="2"/>
              <w:sz w:val="24"/>
              <w:szCs w:val="24"/>
              <w:lang w:eastAsia="zh-CN"/>
              <w14:ligatures w14:val="standardContextual"/>
            </w:rPr>
          </w:pPr>
          <w:ins w:id="85"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"_Toc176718778"</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2.3 Platforms Supported</w:t>
            </w:r>
            <w:r>
              <w:rPr>
                <w:noProof/>
                <w:webHidden/>
              </w:rPr>
              <w:tab/>
            </w:r>
            <w:r>
              <w:rPr>
                <w:noProof/>
                <w:webHidden/>
              </w:rPr>
              <w:fldChar w:fldCharType="begin"/>
            </w:r>
            <w:r>
              <w:rPr>
                <w:noProof/>
                <w:webHidden/>
              </w:rPr>
              <w:instrText xml:space="preserve"> PAGEREF _Toc176718778 \h </w:instrText>
            </w:r>
          </w:ins>
          <w:r>
            <w:rPr>
              <w:noProof/>
              <w:webHidden/>
            </w:rPr>
          </w:r>
          <w:r>
            <w:rPr>
              <w:noProof/>
              <w:webHidden/>
            </w:rPr>
            <w:fldChar w:fldCharType="separate"/>
          </w:r>
          <w:ins w:id="86" w:author="Vachiravel Sabarinathan" w:date="2024-09-08T20:12:00Z">
            <w:r>
              <w:rPr>
                <w:noProof/>
                <w:webHidden/>
              </w:rPr>
              <w:t>17</w:t>
            </w:r>
            <w:r>
              <w:rPr>
                <w:noProof/>
                <w:webHidden/>
              </w:rPr>
              <w:fldChar w:fldCharType="end"/>
            </w:r>
            <w:r w:rsidRPr="00BF3304">
              <w:rPr>
                <w:rStyle w:val="Hyperlink"/>
                <w:noProof/>
              </w:rPr>
              <w:fldChar w:fldCharType="end"/>
            </w:r>
          </w:ins>
        </w:p>
        <w:p w14:paraId="4BCAAB81" w14:textId="1B063FAE" w:rsidR="00915F89" w:rsidRDefault="00915F89">
          <w:pPr>
            <w:pStyle w:val="TOC2"/>
            <w:tabs>
              <w:tab w:val="right" w:leader="dot" w:pos="9350"/>
            </w:tabs>
            <w:rPr>
              <w:ins w:id="87" w:author="Vachiravel Sabarinathan" w:date="2024-09-08T20:12:00Z"/>
              <w:rFonts w:eastAsiaTheme="minorEastAsia"/>
              <w:noProof/>
              <w:kern w:val="2"/>
              <w:sz w:val="24"/>
              <w:szCs w:val="24"/>
              <w:lang w:eastAsia="zh-CN"/>
              <w14:ligatures w14:val="standardContextual"/>
            </w:rPr>
          </w:pPr>
          <w:ins w:id="88"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"_Toc176718779"</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2.5 License Requirements</w:t>
            </w:r>
            <w:r>
              <w:rPr>
                <w:noProof/>
                <w:webHidden/>
              </w:rPr>
              <w:tab/>
            </w:r>
            <w:r>
              <w:rPr>
                <w:noProof/>
                <w:webHidden/>
              </w:rPr>
              <w:fldChar w:fldCharType="begin"/>
            </w:r>
            <w:r>
              <w:rPr>
                <w:noProof/>
                <w:webHidden/>
              </w:rPr>
              <w:instrText xml:space="preserve"> PAGEREF _Toc176718779 \h </w:instrText>
            </w:r>
          </w:ins>
          <w:r>
            <w:rPr>
              <w:noProof/>
              <w:webHidden/>
            </w:rPr>
          </w:r>
          <w:r>
            <w:rPr>
              <w:noProof/>
              <w:webHidden/>
            </w:rPr>
            <w:fldChar w:fldCharType="separate"/>
          </w:r>
          <w:ins w:id="89" w:author="Vachiravel Sabarinathan" w:date="2024-09-08T20:12:00Z">
            <w:r>
              <w:rPr>
                <w:noProof/>
                <w:webHidden/>
              </w:rPr>
              <w:t>17</w:t>
            </w:r>
            <w:r>
              <w:rPr>
                <w:noProof/>
                <w:webHidden/>
              </w:rPr>
              <w:fldChar w:fldCharType="end"/>
            </w:r>
            <w:r w:rsidRPr="00BF3304">
              <w:rPr>
                <w:rStyle w:val="Hyperlink"/>
                <w:noProof/>
              </w:rPr>
              <w:fldChar w:fldCharType="end"/>
            </w:r>
          </w:ins>
        </w:p>
        <w:p w14:paraId="39226142" w14:textId="01D07B90" w:rsidR="00915F89" w:rsidRDefault="00915F89">
          <w:pPr>
            <w:pStyle w:val="TOC2"/>
            <w:tabs>
              <w:tab w:val="right" w:leader="dot" w:pos="9350"/>
            </w:tabs>
            <w:rPr>
              <w:ins w:id="90" w:author="Vachiravel Sabarinathan" w:date="2024-09-08T20:12:00Z"/>
              <w:rFonts w:eastAsiaTheme="minorEastAsia"/>
              <w:noProof/>
              <w:kern w:val="2"/>
              <w:sz w:val="24"/>
              <w:szCs w:val="24"/>
              <w:lang w:eastAsia="zh-CN"/>
              <w14:ligatures w14:val="standardContextual"/>
            </w:rPr>
          </w:pPr>
          <w:ins w:id="91"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"_Toc176718780"</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2.6 Hardware Limitations</w:t>
            </w:r>
            <w:r>
              <w:rPr>
                <w:noProof/>
                <w:webHidden/>
              </w:rPr>
              <w:tab/>
            </w:r>
            <w:r>
              <w:rPr>
                <w:noProof/>
                <w:webHidden/>
              </w:rPr>
              <w:fldChar w:fldCharType="begin"/>
            </w:r>
            <w:r>
              <w:rPr>
                <w:noProof/>
                <w:webHidden/>
              </w:rPr>
              <w:instrText xml:space="preserve"> PAGEREF _Toc176718780 \h </w:instrText>
            </w:r>
          </w:ins>
          <w:r>
            <w:rPr>
              <w:noProof/>
              <w:webHidden/>
            </w:rPr>
          </w:r>
          <w:r>
            <w:rPr>
              <w:noProof/>
              <w:webHidden/>
            </w:rPr>
            <w:fldChar w:fldCharType="separate"/>
          </w:r>
          <w:ins w:id="92" w:author="Vachiravel Sabarinathan" w:date="2024-09-08T20:12:00Z">
            <w:r>
              <w:rPr>
                <w:noProof/>
                <w:webHidden/>
              </w:rPr>
              <w:t>17</w:t>
            </w:r>
            <w:r>
              <w:rPr>
                <w:noProof/>
                <w:webHidden/>
              </w:rPr>
              <w:fldChar w:fldCharType="end"/>
            </w:r>
            <w:r w:rsidRPr="00BF3304">
              <w:rPr>
                <w:rStyle w:val="Hyperlink"/>
                <w:noProof/>
              </w:rPr>
              <w:fldChar w:fldCharType="end"/>
            </w:r>
          </w:ins>
        </w:p>
        <w:p w14:paraId="76FA024E" w14:textId="1ACF06F1" w:rsidR="00915F89" w:rsidRDefault="00915F89">
          <w:pPr>
            <w:pStyle w:val="TOC2"/>
            <w:tabs>
              <w:tab w:val="right" w:leader="dot" w:pos="9350"/>
            </w:tabs>
            <w:rPr>
              <w:ins w:id="93" w:author="Vachiravel Sabarinathan" w:date="2024-09-08T20:12:00Z"/>
              <w:rFonts w:eastAsiaTheme="minorEastAsia"/>
              <w:noProof/>
              <w:kern w:val="2"/>
              <w:sz w:val="24"/>
              <w:szCs w:val="24"/>
              <w:lang w:eastAsia="zh-CN"/>
              <w14:ligatures w14:val="standardContextual"/>
            </w:rPr>
          </w:pPr>
          <w:ins w:id="94"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"_Toc176718781"</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2.7 Software Limitations</w:t>
            </w:r>
            <w:r>
              <w:rPr>
                <w:noProof/>
                <w:webHidden/>
              </w:rPr>
              <w:tab/>
            </w:r>
            <w:r>
              <w:rPr>
                <w:noProof/>
                <w:webHidden/>
              </w:rPr>
              <w:fldChar w:fldCharType="begin"/>
            </w:r>
            <w:r>
              <w:rPr>
                <w:noProof/>
                <w:webHidden/>
              </w:rPr>
              <w:instrText xml:space="preserve"> PAGEREF _Toc176718781 \h </w:instrText>
            </w:r>
          </w:ins>
          <w:r>
            <w:rPr>
              <w:noProof/>
              <w:webHidden/>
            </w:rPr>
          </w:r>
          <w:r>
            <w:rPr>
              <w:noProof/>
              <w:webHidden/>
            </w:rPr>
            <w:fldChar w:fldCharType="separate"/>
          </w:r>
          <w:ins w:id="95" w:author="Vachiravel Sabarinathan" w:date="2024-09-08T20:12:00Z">
            <w:r>
              <w:rPr>
                <w:noProof/>
                <w:webHidden/>
              </w:rPr>
              <w:t>17</w:t>
            </w:r>
            <w:r>
              <w:rPr>
                <w:noProof/>
                <w:webHidden/>
              </w:rPr>
              <w:fldChar w:fldCharType="end"/>
            </w:r>
            <w:r w:rsidRPr="00BF3304">
              <w:rPr>
                <w:rStyle w:val="Hyperlink"/>
                <w:noProof/>
              </w:rPr>
              <w:fldChar w:fldCharType="end"/>
            </w:r>
          </w:ins>
        </w:p>
        <w:p w14:paraId="703768AA" w14:textId="619E70D4" w:rsidR="00915F89" w:rsidRDefault="00915F89">
          <w:pPr>
            <w:pStyle w:val="TOC2"/>
            <w:tabs>
              <w:tab w:val="right" w:leader="dot" w:pos="9350"/>
            </w:tabs>
            <w:rPr>
              <w:ins w:id="96" w:author="Vachiravel Sabarinathan" w:date="2024-09-08T20:12:00Z"/>
              <w:rFonts w:eastAsiaTheme="minorEastAsia"/>
              <w:noProof/>
              <w:kern w:val="2"/>
              <w:sz w:val="24"/>
              <w:szCs w:val="24"/>
              <w:lang w:eastAsia="zh-CN"/>
              <w14:ligatures w14:val="standardContextual"/>
            </w:rPr>
          </w:pPr>
          <w:ins w:id="97"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"_Toc176718782"</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2.8 Assumptions and Dependencies</w:t>
            </w:r>
            <w:r>
              <w:rPr>
                <w:noProof/>
                <w:webHidden/>
              </w:rPr>
              <w:tab/>
            </w:r>
            <w:r>
              <w:rPr>
                <w:noProof/>
                <w:webHidden/>
              </w:rPr>
              <w:fldChar w:fldCharType="begin"/>
            </w:r>
            <w:r>
              <w:rPr>
                <w:noProof/>
                <w:webHidden/>
              </w:rPr>
              <w:instrText xml:space="preserve"> PAGEREF _Toc176718782 \h </w:instrText>
            </w:r>
          </w:ins>
          <w:r>
            <w:rPr>
              <w:noProof/>
              <w:webHidden/>
            </w:rPr>
          </w:r>
          <w:r>
            <w:rPr>
              <w:noProof/>
              <w:webHidden/>
            </w:rPr>
            <w:fldChar w:fldCharType="separate"/>
          </w:r>
          <w:ins w:id="98" w:author="Vachiravel Sabarinathan" w:date="2024-09-08T20:12:00Z">
            <w:r>
              <w:rPr>
                <w:noProof/>
                <w:webHidden/>
              </w:rPr>
              <w:t>18</w:t>
            </w:r>
            <w:r>
              <w:rPr>
                <w:noProof/>
                <w:webHidden/>
              </w:rPr>
              <w:fldChar w:fldCharType="end"/>
            </w:r>
            <w:r w:rsidRPr="00BF3304">
              <w:rPr>
                <w:rStyle w:val="Hyperlink"/>
                <w:noProof/>
              </w:rPr>
              <w:fldChar w:fldCharType="end"/>
            </w:r>
          </w:ins>
        </w:p>
        <w:p w14:paraId="18B72531" w14:textId="6499AF0D" w:rsidR="00915F89" w:rsidRDefault="00915F89">
          <w:pPr>
            <w:pStyle w:val="TOC2"/>
            <w:tabs>
              <w:tab w:val="right" w:leader="dot" w:pos="9350"/>
            </w:tabs>
            <w:rPr>
              <w:ins w:id="99" w:author="Vachiravel Sabarinathan" w:date="2024-09-08T20:12:00Z"/>
              <w:rFonts w:eastAsiaTheme="minorEastAsia"/>
              <w:noProof/>
              <w:kern w:val="2"/>
              <w:sz w:val="24"/>
              <w:szCs w:val="24"/>
              <w:lang w:eastAsia="zh-CN"/>
              <w14:ligatures w14:val="standardContextual"/>
            </w:rPr>
          </w:pPr>
          <w:ins w:id="100"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"_Toc176718783"</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2.9 Resiliency Requirements</w:t>
            </w:r>
            <w:r>
              <w:rPr>
                <w:noProof/>
                <w:webHidden/>
              </w:rPr>
              <w:tab/>
            </w:r>
            <w:r>
              <w:rPr>
                <w:noProof/>
                <w:webHidden/>
              </w:rPr>
              <w:fldChar w:fldCharType="begin"/>
            </w:r>
            <w:r>
              <w:rPr>
                <w:noProof/>
                <w:webHidden/>
              </w:rPr>
              <w:instrText xml:space="preserve"> PAGEREF _Toc176718783 \h </w:instrText>
            </w:r>
          </w:ins>
          <w:r>
            <w:rPr>
              <w:noProof/>
              <w:webHidden/>
            </w:rPr>
          </w:r>
          <w:r>
            <w:rPr>
              <w:noProof/>
              <w:webHidden/>
            </w:rPr>
            <w:fldChar w:fldCharType="separate"/>
          </w:r>
          <w:ins w:id="101" w:author="Vachiravel Sabarinathan" w:date="2024-09-08T20:12:00Z">
            <w:r>
              <w:rPr>
                <w:noProof/>
                <w:webHidden/>
              </w:rPr>
              <w:t>18</w:t>
            </w:r>
            <w:r>
              <w:rPr>
                <w:noProof/>
                <w:webHidden/>
              </w:rPr>
              <w:fldChar w:fldCharType="end"/>
            </w:r>
            <w:r w:rsidRPr="00BF3304">
              <w:rPr>
                <w:rStyle w:val="Hyperlink"/>
                <w:noProof/>
              </w:rPr>
              <w:fldChar w:fldCharType="end"/>
            </w:r>
          </w:ins>
        </w:p>
        <w:p w14:paraId="451A7DC6" w14:textId="40ADE613" w:rsidR="00915F89" w:rsidRDefault="00915F89">
          <w:pPr>
            <w:pStyle w:val="TOC1"/>
            <w:tabs>
              <w:tab w:val="right" w:leader="dot" w:pos="9350"/>
            </w:tabs>
            <w:rPr>
              <w:ins w:id="102" w:author="Vachiravel Sabarinathan" w:date="2024-09-08T20:12:00Z"/>
              <w:rFonts w:eastAsiaTheme="minorEastAsia"/>
              <w:noProof/>
              <w:kern w:val="2"/>
              <w:sz w:val="24"/>
              <w:szCs w:val="24"/>
              <w:lang w:eastAsia="zh-CN"/>
              <w14:ligatures w14:val="standardContextual"/>
            </w:rPr>
          </w:pPr>
          <w:ins w:id="103"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"_Toc176718784"</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 FUNCTIONAL DESCRIPTIONS</w:t>
            </w:r>
            <w:r>
              <w:rPr>
                <w:noProof/>
                <w:webHidden/>
              </w:rPr>
              <w:tab/>
            </w:r>
            <w:r>
              <w:rPr>
                <w:noProof/>
                <w:webHidden/>
              </w:rPr>
              <w:fldChar w:fldCharType="begin"/>
            </w:r>
            <w:r>
              <w:rPr>
                <w:noProof/>
                <w:webHidden/>
              </w:rPr>
              <w:instrText xml:space="preserve"> PAGEREF _Toc176718784 \h </w:instrText>
            </w:r>
          </w:ins>
          <w:r>
            <w:rPr>
              <w:noProof/>
              <w:webHidden/>
            </w:rPr>
          </w:r>
          <w:r>
            <w:rPr>
              <w:noProof/>
              <w:webHidden/>
            </w:rPr>
            <w:fldChar w:fldCharType="separate"/>
          </w:r>
          <w:ins w:id="104" w:author="Vachiravel Sabarinathan" w:date="2024-09-08T20:12:00Z">
            <w:r>
              <w:rPr>
                <w:noProof/>
                <w:webHidden/>
              </w:rPr>
              <w:t>19</w:t>
            </w:r>
            <w:r>
              <w:rPr>
                <w:noProof/>
                <w:webHidden/>
              </w:rPr>
              <w:fldChar w:fldCharType="end"/>
            </w:r>
            <w:r w:rsidRPr="00BF3304">
              <w:rPr>
                <w:rStyle w:val="Hyperlink"/>
                <w:noProof/>
              </w:rPr>
              <w:fldChar w:fldCharType="end"/>
            </w:r>
          </w:ins>
        </w:p>
        <w:p w14:paraId="2457FEE1" w14:textId="3DD4E811" w:rsidR="00915F89" w:rsidRDefault="00915F89">
          <w:pPr>
            <w:pStyle w:val="TOC2"/>
            <w:tabs>
              <w:tab w:val="right" w:leader="dot" w:pos="9350"/>
            </w:tabs>
            <w:rPr>
              <w:ins w:id="105" w:author="Vachiravel Sabarinathan" w:date="2024-09-08T20:12:00Z"/>
              <w:rFonts w:eastAsiaTheme="minorEastAsia"/>
              <w:noProof/>
              <w:kern w:val="2"/>
              <w:sz w:val="24"/>
              <w:szCs w:val="24"/>
              <w:lang w:eastAsia="zh-CN"/>
              <w14:ligatures w14:val="standardContextual"/>
            </w:rPr>
          </w:pPr>
          <w:ins w:id="106"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"_Toc176718785"</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3.1 Site License Basic Operation</w:t>
            </w:r>
            <w:r>
              <w:rPr>
                <w:noProof/>
                <w:webHidden/>
              </w:rPr>
              <w:tab/>
            </w:r>
            <w:r>
              <w:rPr>
                <w:noProof/>
                <w:webHidden/>
              </w:rPr>
              <w:fldChar w:fldCharType="begin"/>
            </w:r>
            <w:r>
              <w:rPr>
                <w:noProof/>
                <w:webHidden/>
              </w:rPr>
              <w:instrText xml:space="preserve"> PAGEREF _Toc176718785 \h </w:instrText>
            </w:r>
          </w:ins>
          <w:r>
            <w:rPr>
              <w:noProof/>
              <w:webHidden/>
            </w:rPr>
          </w:r>
          <w:r>
            <w:rPr>
              <w:noProof/>
              <w:webHidden/>
            </w:rPr>
            <w:fldChar w:fldCharType="separate"/>
          </w:r>
          <w:ins w:id="107" w:author="Vachiravel Sabarinathan" w:date="2024-09-08T20:12:00Z">
            <w:r>
              <w:rPr>
                <w:noProof/>
                <w:webHidden/>
              </w:rPr>
              <w:t>19</w:t>
            </w:r>
            <w:r>
              <w:rPr>
                <w:noProof/>
                <w:webHidden/>
              </w:rPr>
              <w:fldChar w:fldCharType="end"/>
            </w:r>
            <w:r w:rsidRPr="00BF3304">
              <w:rPr>
                <w:rStyle w:val="Hyperlink"/>
                <w:noProof/>
              </w:rPr>
              <w:fldChar w:fldCharType="end"/>
            </w:r>
          </w:ins>
        </w:p>
        <w:p w14:paraId="5ED9D16E" w14:textId="392F0D0D" w:rsidR="00915F89" w:rsidRDefault="00915F89">
          <w:pPr>
            <w:pStyle w:val="TOC2"/>
            <w:tabs>
              <w:tab w:val="right" w:leader="dot" w:pos="9350"/>
            </w:tabs>
            <w:rPr>
              <w:ins w:id="108" w:author="Vachiravel Sabarinathan" w:date="2024-09-08T20:12:00Z"/>
              <w:rFonts w:eastAsiaTheme="minorEastAsia"/>
              <w:noProof/>
              <w:kern w:val="2"/>
              <w:sz w:val="24"/>
              <w:szCs w:val="24"/>
              <w:lang w:eastAsia="zh-CN"/>
              <w14:ligatures w14:val="standardContextual"/>
            </w:rPr>
          </w:pPr>
          <w:ins w:id="109"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"_Toc176718786"</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3.2 Site-Local Licensing Server (SILOS)</w:t>
            </w:r>
            <w:r>
              <w:rPr>
                <w:noProof/>
                <w:webHidden/>
              </w:rPr>
              <w:tab/>
            </w:r>
            <w:r>
              <w:rPr>
                <w:noProof/>
                <w:webHidden/>
              </w:rPr>
              <w:fldChar w:fldCharType="begin"/>
            </w:r>
            <w:r>
              <w:rPr>
                <w:noProof/>
                <w:webHidden/>
              </w:rPr>
              <w:instrText xml:space="preserve"> PAGEREF _Toc176718786 \h </w:instrText>
            </w:r>
          </w:ins>
          <w:r>
            <w:rPr>
              <w:noProof/>
              <w:webHidden/>
            </w:rPr>
          </w:r>
          <w:r>
            <w:rPr>
              <w:noProof/>
              <w:webHidden/>
            </w:rPr>
            <w:fldChar w:fldCharType="separate"/>
          </w:r>
          <w:ins w:id="110" w:author="Vachiravel Sabarinathan" w:date="2024-09-08T20:12:00Z">
            <w:r>
              <w:rPr>
                <w:noProof/>
                <w:webHidden/>
              </w:rPr>
              <w:t>19</w:t>
            </w:r>
            <w:r>
              <w:rPr>
                <w:noProof/>
                <w:webHidden/>
              </w:rPr>
              <w:fldChar w:fldCharType="end"/>
            </w:r>
            <w:r w:rsidRPr="00BF3304">
              <w:rPr>
                <w:rStyle w:val="Hyperlink"/>
                <w:noProof/>
              </w:rPr>
              <w:fldChar w:fldCharType="end"/>
            </w:r>
          </w:ins>
        </w:p>
        <w:p w14:paraId="6544650A" w14:textId="534C6D09" w:rsidR="00915F89" w:rsidRDefault="00915F89">
          <w:pPr>
            <w:pStyle w:val="TOC2"/>
            <w:tabs>
              <w:tab w:val="right" w:leader="dot" w:pos="9350"/>
            </w:tabs>
            <w:rPr>
              <w:ins w:id="111" w:author="Vachiravel Sabarinathan" w:date="2024-09-08T20:12:00Z"/>
              <w:rFonts w:eastAsiaTheme="minorEastAsia"/>
              <w:noProof/>
              <w:kern w:val="2"/>
              <w:sz w:val="24"/>
              <w:szCs w:val="24"/>
              <w:lang w:eastAsia="zh-CN"/>
              <w14:ligatures w14:val="standardContextual"/>
            </w:rPr>
          </w:pPr>
          <w:ins w:id="112"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"_Toc176718787"</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3.3 Switch License Client (SWLIC)</w:t>
            </w:r>
            <w:r>
              <w:rPr>
                <w:noProof/>
                <w:webHidden/>
              </w:rPr>
              <w:tab/>
            </w:r>
            <w:r>
              <w:rPr>
                <w:noProof/>
                <w:webHidden/>
              </w:rPr>
              <w:fldChar w:fldCharType="begin"/>
            </w:r>
            <w:r>
              <w:rPr>
                <w:noProof/>
                <w:webHidden/>
              </w:rPr>
              <w:instrText xml:space="preserve"> PAGEREF _Toc176718787 \h </w:instrText>
            </w:r>
          </w:ins>
          <w:r>
            <w:rPr>
              <w:noProof/>
              <w:webHidden/>
            </w:rPr>
          </w:r>
          <w:r>
            <w:rPr>
              <w:noProof/>
              <w:webHidden/>
            </w:rPr>
            <w:fldChar w:fldCharType="separate"/>
          </w:r>
          <w:ins w:id="113" w:author="Vachiravel Sabarinathan" w:date="2024-09-08T20:12:00Z">
            <w:r>
              <w:rPr>
                <w:noProof/>
                <w:webHidden/>
              </w:rPr>
              <w:t>20</w:t>
            </w:r>
            <w:r>
              <w:rPr>
                <w:noProof/>
                <w:webHidden/>
              </w:rPr>
              <w:fldChar w:fldCharType="end"/>
            </w:r>
            <w:r w:rsidRPr="00BF3304">
              <w:rPr>
                <w:rStyle w:val="Hyperlink"/>
                <w:noProof/>
              </w:rPr>
              <w:fldChar w:fldCharType="end"/>
            </w:r>
          </w:ins>
        </w:p>
        <w:p w14:paraId="0BE5290C" w14:textId="44A8305D" w:rsidR="00915F89" w:rsidRDefault="00915F89">
          <w:pPr>
            <w:pStyle w:val="TOC2"/>
            <w:tabs>
              <w:tab w:val="right" w:leader="dot" w:pos="9350"/>
            </w:tabs>
            <w:rPr>
              <w:ins w:id="114" w:author="Vachiravel Sabarinathan" w:date="2024-09-08T20:12:00Z"/>
              <w:rFonts w:eastAsiaTheme="minorEastAsia"/>
              <w:noProof/>
              <w:kern w:val="2"/>
              <w:sz w:val="24"/>
              <w:szCs w:val="24"/>
              <w:lang w:eastAsia="zh-CN"/>
              <w14:ligatures w14:val="standardContextual"/>
            </w:rPr>
          </w:pPr>
          <w:ins w:id="115"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"_Toc176718788"</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3.4 MPLS</w:t>
            </w:r>
            <w:r>
              <w:rPr>
                <w:noProof/>
                <w:webHidden/>
              </w:rPr>
              <w:tab/>
            </w:r>
            <w:r>
              <w:rPr>
                <w:noProof/>
                <w:webHidden/>
              </w:rPr>
              <w:fldChar w:fldCharType="begin"/>
            </w:r>
            <w:r>
              <w:rPr>
                <w:noProof/>
                <w:webHidden/>
              </w:rPr>
              <w:instrText xml:space="preserve"> PAGEREF _Toc176718788 \h </w:instrText>
            </w:r>
          </w:ins>
          <w:r>
            <w:rPr>
              <w:noProof/>
              <w:webHidden/>
            </w:rPr>
          </w:r>
          <w:r>
            <w:rPr>
              <w:noProof/>
              <w:webHidden/>
            </w:rPr>
            <w:fldChar w:fldCharType="separate"/>
          </w:r>
          <w:ins w:id="116" w:author="Vachiravel Sabarinathan" w:date="2024-09-08T20:12:00Z">
            <w:r>
              <w:rPr>
                <w:noProof/>
                <w:webHidden/>
              </w:rPr>
              <w:t>22</w:t>
            </w:r>
            <w:r>
              <w:rPr>
                <w:noProof/>
                <w:webHidden/>
              </w:rPr>
              <w:fldChar w:fldCharType="end"/>
            </w:r>
            <w:r w:rsidRPr="00BF3304">
              <w:rPr>
                <w:rStyle w:val="Hyperlink"/>
                <w:noProof/>
              </w:rPr>
              <w:fldChar w:fldCharType="end"/>
            </w:r>
          </w:ins>
        </w:p>
        <w:p w14:paraId="716460DC" w14:textId="327191F3" w:rsidR="00915F89" w:rsidRDefault="00915F89">
          <w:pPr>
            <w:pStyle w:val="TOC2"/>
            <w:tabs>
              <w:tab w:val="right" w:leader="dot" w:pos="9350"/>
            </w:tabs>
            <w:rPr>
              <w:ins w:id="117" w:author="Vachiravel Sabarinathan" w:date="2024-09-08T20:12:00Z"/>
              <w:rFonts w:eastAsiaTheme="minorEastAsia"/>
              <w:noProof/>
              <w:kern w:val="2"/>
              <w:sz w:val="24"/>
              <w:szCs w:val="24"/>
              <w:lang w:eastAsia="zh-CN"/>
              <w14:ligatures w14:val="standardContextual"/>
            </w:rPr>
          </w:pPr>
          <w:ins w:id="118" w:author="Vachiravel Sabarinathan" w:date="2024-09-08T20:12:00Z">
            <w:r w:rsidRPr="00BF3304">
              <w:rPr>
                <w:rStyle w:val="Hyperlink"/>
                <w:noProof/>
              </w:rPr>
              <w:lastRenderedPageBreak/>
              <w:fldChar w:fldCharType="begin"/>
            </w:r>
            <w:r w:rsidRPr="00BF3304">
              <w:rPr>
                <w:rStyle w:val="Hyperlink"/>
                <w:noProof/>
              </w:rPr>
              <w:instrText xml:space="preserve"> </w:instrText>
            </w:r>
            <w:r>
              <w:rPr>
                <w:noProof/>
              </w:rPr>
              <w:instrText>HYPERLINK \l "_Toc176718789"</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3.5 Functional Requirements</w:t>
            </w:r>
            <w:r>
              <w:rPr>
                <w:noProof/>
                <w:webHidden/>
              </w:rPr>
              <w:tab/>
            </w:r>
            <w:r>
              <w:rPr>
                <w:noProof/>
                <w:webHidden/>
              </w:rPr>
              <w:fldChar w:fldCharType="begin"/>
            </w:r>
            <w:r>
              <w:rPr>
                <w:noProof/>
                <w:webHidden/>
              </w:rPr>
              <w:instrText xml:space="preserve"> PAGEREF _Toc176718789 \h </w:instrText>
            </w:r>
          </w:ins>
          <w:r>
            <w:rPr>
              <w:noProof/>
              <w:webHidden/>
            </w:rPr>
          </w:r>
          <w:r>
            <w:rPr>
              <w:noProof/>
              <w:webHidden/>
            </w:rPr>
            <w:fldChar w:fldCharType="separate"/>
          </w:r>
          <w:ins w:id="119" w:author="Vachiravel Sabarinathan" w:date="2024-09-08T20:12:00Z">
            <w:r>
              <w:rPr>
                <w:noProof/>
                <w:webHidden/>
              </w:rPr>
              <w:t>22</w:t>
            </w:r>
            <w:r>
              <w:rPr>
                <w:noProof/>
                <w:webHidden/>
              </w:rPr>
              <w:fldChar w:fldCharType="end"/>
            </w:r>
            <w:r w:rsidRPr="00BF3304">
              <w:rPr>
                <w:rStyle w:val="Hyperlink"/>
                <w:noProof/>
              </w:rPr>
              <w:fldChar w:fldCharType="end"/>
            </w:r>
          </w:ins>
        </w:p>
        <w:p w14:paraId="32E4DE45" w14:textId="7324EB0E" w:rsidR="00915F89" w:rsidRDefault="00915F89">
          <w:pPr>
            <w:pStyle w:val="TOC2"/>
            <w:tabs>
              <w:tab w:val="right" w:leader="dot" w:pos="9350"/>
            </w:tabs>
            <w:rPr>
              <w:ins w:id="120" w:author="Vachiravel Sabarinathan" w:date="2024-09-08T20:12:00Z"/>
              <w:rFonts w:eastAsiaTheme="minorEastAsia"/>
              <w:noProof/>
              <w:kern w:val="2"/>
              <w:sz w:val="24"/>
              <w:szCs w:val="24"/>
              <w:lang w:eastAsia="zh-CN"/>
              <w14:ligatures w14:val="standardContextual"/>
            </w:rPr>
          </w:pPr>
          <w:ins w:id="121"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"_Toc176718790"</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3.5 Configuration Requirements</w:t>
            </w:r>
            <w:r>
              <w:rPr>
                <w:noProof/>
                <w:webHidden/>
              </w:rPr>
              <w:tab/>
            </w:r>
            <w:r>
              <w:rPr>
                <w:noProof/>
                <w:webHidden/>
              </w:rPr>
              <w:fldChar w:fldCharType="begin"/>
            </w:r>
            <w:r>
              <w:rPr>
                <w:noProof/>
                <w:webHidden/>
              </w:rPr>
              <w:instrText xml:space="preserve"> PAGEREF _Toc176718790 \h </w:instrText>
            </w:r>
          </w:ins>
          <w:r>
            <w:rPr>
              <w:noProof/>
              <w:webHidden/>
            </w:rPr>
          </w:r>
          <w:r>
            <w:rPr>
              <w:noProof/>
              <w:webHidden/>
            </w:rPr>
            <w:fldChar w:fldCharType="separate"/>
          </w:r>
          <w:ins w:id="122" w:author="Vachiravel Sabarinathan" w:date="2024-09-08T20:12:00Z">
            <w:r>
              <w:rPr>
                <w:noProof/>
                <w:webHidden/>
              </w:rPr>
              <w:t>24</w:t>
            </w:r>
            <w:r>
              <w:rPr>
                <w:noProof/>
                <w:webHidden/>
              </w:rPr>
              <w:fldChar w:fldCharType="end"/>
            </w:r>
            <w:r w:rsidRPr="00BF3304">
              <w:rPr>
                <w:rStyle w:val="Hyperlink"/>
                <w:noProof/>
              </w:rPr>
              <w:fldChar w:fldCharType="end"/>
            </w:r>
          </w:ins>
        </w:p>
        <w:p w14:paraId="112FCAC5" w14:textId="629815C8" w:rsidR="00915F89" w:rsidRDefault="00915F89">
          <w:pPr>
            <w:pStyle w:val="TOC3"/>
            <w:rPr>
              <w:ins w:id="123" w:author="Vachiravel Sabarinathan" w:date="2024-09-08T20:12:00Z"/>
              <w:rFonts w:eastAsiaTheme="minorEastAsia"/>
              <w:noProof/>
              <w:kern w:val="2"/>
              <w:sz w:val="24"/>
              <w:szCs w:val="24"/>
              <w:lang w:eastAsia="zh-CN"/>
              <w14:ligatures w14:val="standardContextual"/>
            </w:rPr>
          </w:pPr>
          <w:ins w:id="124"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"_Toc176718791"</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3.5.1 SNMP Configuration</w:t>
            </w:r>
            <w:r>
              <w:rPr>
                <w:noProof/>
                <w:webHidden/>
              </w:rPr>
              <w:tab/>
            </w:r>
            <w:r>
              <w:rPr>
                <w:noProof/>
                <w:webHidden/>
              </w:rPr>
              <w:fldChar w:fldCharType="begin"/>
            </w:r>
            <w:r>
              <w:rPr>
                <w:noProof/>
                <w:webHidden/>
              </w:rPr>
              <w:instrText xml:space="preserve"> PAGEREF _Toc176718791 \h </w:instrText>
            </w:r>
          </w:ins>
          <w:r>
            <w:rPr>
              <w:noProof/>
              <w:webHidden/>
            </w:rPr>
          </w:r>
          <w:r>
            <w:rPr>
              <w:noProof/>
              <w:webHidden/>
            </w:rPr>
            <w:fldChar w:fldCharType="separate"/>
          </w:r>
          <w:ins w:id="125" w:author="Vachiravel Sabarinathan" w:date="2024-09-08T20:12:00Z">
            <w:r>
              <w:rPr>
                <w:noProof/>
                <w:webHidden/>
              </w:rPr>
              <w:t>25</w:t>
            </w:r>
            <w:r>
              <w:rPr>
                <w:noProof/>
                <w:webHidden/>
              </w:rPr>
              <w:fldChar w:fldCharType="end"/>
            </w:r>
            <w:r w:rsidRPr="00BF3304">
              <w:rPr>
                <w:rStyle w:val="Hyperlink"/>
                <w:noProof/>
              </w:rPr>
              <w:fldChar w:fldCharType="end"/>
            </w:r>
          </w:ins>
        </w:p>
        <w:p w14:paraId="7182A8E7" w14:textId="418FD243" w:rsidR="00915F89" w:rsidRDefault="00915F89">
          <w:pPr>
            <w:pStyle w:val="TOC3"/>
            <w:rPr>
              <w:ins w:id="126" w:author="Vachiravel Sabarinathan" w:date="2024-09-08T20:12:00Z"/>
              <w:rFonts w:eastAsiaTheme="minorEastAsia"/>
              <w:noProof/>
              <w:kern w:val="2"/>
              <w:sz w:val="24"/>
              <w:szCs w:val="24"/>
              <w:lang w:eastAsia="zh-CN"/>
              <w14:ligatures w14:val="standardContextual"/>
            </w:rPr>
          </w:pPr>
          <w:ins w:id="127"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"_Toc176718792"</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3.5.2 Web Configuration</w:t>
            </w:r>
            <w:r>
              <w:rPr>
                <w:noProof/>
                <w:webHidden/>
              </w:rPr>
              <w:tab/>
            </w:r>
            <w:r>
              <w:rPr>
                <w:noProof/>
                <w:webHidden/>
              </w:rPr>
              <w:fldChar w:fldCharType="begin"/>
            </w:r>
            <w:r>
              <w:rPr>
                <w:noProof/>
                <w:webHidden/>
              </w:rPr>
              <w:instrText xml:space="preserve"> PAGEREF _Toc176718792 \h </w:instrText>
            </w:r>
          </w:ins>
          <w:r>
            <w:rPr>
              <w:noProof/>
              <w:webHidden/>
            </w:rPr>
          </w:r>
          <w:r>
            <w:rPr>
              <w:noProof/>
              <w:webHidden/>
            </w:rPr>
            <w:fldChar w:fldCharType="separate"/>
          </w:r>
          <w:ins w:id="128" w:author="Vachiravel Sabarinathan" w:date="2024-09-08T20:12:00Z">
            <w:r>
              <w:rPr>
                <w:noProof/>
                <w:webHidden/>
              </w:rPr>
              <w:t>25</w:t>
            </w:r>
            <w:r>
              <w:rPr>
                <w:noProof/>
                <w:webHidden/>
              </w:rPr>
              <w:fldChar w:fldCharType="end"/>
            </w:r>
            <w:r w:rsidRPr="00BF3304">
              <w:rPr>
                <w:rStyle w:val="Hyperlink"/>
                <w:noProof/>
              </w:rPr>
              <w:fldChar w:fldCharType="end"/>
            </w:r>
          </w:ins>
        </w:p>
        <w:p w14:paraId="3C968EBE" w14:textId="6361AA39" w:rsidR="00915F89" w:rsidRDefault="00915F89">
          <w:pPr>
            <w:pStyle w:val="TOC3"/>
            <w:rPr>
              <w:ins w:id="129" w:author="Vachiravel Sabarinathan" w:date="2024-09-08T20:12:00Z"/>
              <w:rFonts w:eastAsiaTheme="minorEastAsia"/>
              <w:noProof/>
              <w:kern w:val="2"/>
              <w:sz w:val="24"/>
              <w:szCs w:val="24"/>
              <w:lang w:eastAsia="zh-CN"/>
              <w14:ligatures w14:val="standardContextual"/>
            </w:rPr>
          </w:pPr>
          <w:ins w:id="130"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"_Toc176718793"</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3.5.3 SNMP Traps</w:t>
            </w:r>
            <w:r>
              <w:rPr>
                <w:noProof/>
                <w:webHidden/>
              </w:rPr>
              <w:tab/>
            </w:r>
            <w:r>
              <w:rPr>
                <w:noProof/>
                <w:webHidden/>
              </w:rPr>
              <w:fldChar w:fldCharType="begin"/>
            </w:r>
            <w:r>
              <w:rPr>
                <w:noProof/>
                <w:webHidden/>
              </w:rPr>
              <w:instrText xml:space="preserve"> PAGEREF _Toc176718793 \h </w:instrText>
            </w:r>
          </w:ins>
          <w:r>
            <w:rPr>
              <w:noProof/>
              <w:webHidden/>
            </w:rPr>
          </w:r>
          <w:r>
            <w:rPr>
              <w:noProof/>
              <w:webHidden/>
            </w:rPr>
            <w:fldChar w:fldCharType="separate"/>
          </w:r>
          <w:ins w:id="131" w:author="Vachiravel Sabarinathan" w:date="2024-09-08T20:12:00Z">
            <w:r>
              <w:rPr>
                <w:noProof/>
                <w:webHidden/>
              </w:rPr>
              <w:t>25</w:t>
            </w:r>
            <w:r>
              <w:rPr>
                <w:noProof/>
                <w:webHidden/>
              </w:rPr>
              <w:fldChar w:fldCharType="end"/>
            </w:r>
            <w:r w:rsidRPr="00BF3304">
              <w:rPr>
                <w:rStyle w:val="Hyperlink"/>
                <w:noProof/>
              </w:rPr>
              <w:fldChar w:fldCharType="end"/>
            </w:r>
          </w:ins>
        </w:p>
        <w:p w14:paraId="76EEED5B" w14:textId="5CDA51EF" w:rsidR="00915F89" w:rsidRDefault="00915F89">
          <w:pPr>
            <w:pStyle w:val="TOC2"/>
            <w:tabs>
              <w:tab w:val="right" w:leader="dot" w:pos="9350"/>
            </w:tabs>
            <w:rPr>
              <w:ins w:id="132" w:author="Vachiravel Sabarinathan" w:date="2024-09-08T20:12:00Z"/>
              <w:rFonts w:eastAsiaTheme="minorEastAsia"/>
              <w:noProof/>
              <w:kern w:val="2"/>
              <w:sz w:val="24"/>
              <w:szCs w:val="24"/>
              <w:lang w:eastAsia="zh-CN"/>
              <w14:ligatures w14:val="standardContextual"/>
            </w:rPr>
          </w:pPr>
          <w:ins w:id="133"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"_Toc176718794"</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3.6 Virtual Chassis Support</w:t>
            </w:r>
            <w:r>
              <w:rPr>
                <w:noProof/>
                <w:webHidden/>
              </w:rPr>
              <w:tab/>
            </w:r>
            <w:r>
              <w:rPr>
                <w:noProof/>
                <w:webHidden/>
              </w:rPr>
              <w:fldChar w:fldCharType="begin"/>
            </w:r>
            <w:r>
              <w:rPr>
                <w:noProof/>
                <w:webHidden/>
              </w:rPr>
              <w:instrText xml:space="preserve"> PAGEREF _Toc176718794 \h </w:instrText>
            </w:r>
          </w:ins>
          <w:r>
            <w:rPr>
              <w:noProof/>
              <w:webHidden/>
            </w:rPr>
          </w:r>
          <w:r>
            <w:rPr>
              <w:noProof/>
              <w:webHidden/>
            </w:rPr>
            <w:fldChar w:fldCharType="separate"/>
          </w:r>
          <w:ins w:id="134" w:author="Vachiravel Sabarinathan" w:date="2024-09-08T20:12:00Z">
            <w:r>
              <w:rPr>
                <w:noProof/>
                <w:webHidden/>
              </w:rPr>
              <w:t>25</w:t>
            </w:r>
            <w:r>
              <w:rPr>
                <w:noProof/>
                <w:webHidden/>
              </w:rPr>
              <w:fldChar w:fldCharType="end"/>
            </w:r>
            <w:r w:rsidRPr="00BF3304">
              <w:rPr>
                <w:rStyle w:val="Hyperlink"/>
                <w:noProof/>
              </w:rPr>
              <w:fldChar w:fldCharType="end"/>
            </w:r>
          </w:ins>
        </w:p>
        <w:p w14:paraId="4714B033" w14:textId="4668E7F0" w:rsidR="00915F89" w:rsidRDefault="00915F89">
          <w:pPr>
            <w:pStyle w:val="TOC3"/>
            <w:rPr>
              <w:ins w:id="135" w:author="Vachiravel Sabarinathan" w:date="2024-09-08T20:12:00Z"/>
              <w:rFonts w:eastAsiaTheme="minorEastAsia"/>
              <w:noProof/>
              <w:kern w:val="2"/>
              <w:sz w:val="24"/>
              <w:szCs w:val="24"/>
              <w:lang w:eastAsia="zh-CN"/>
              <w14:ligatures w14:val="standardContextual"/>
            </w:rPr>
          </w:pPr>
          <w:ins w:id="136"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"_Toc176718795"</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3.6.1 Redundancy and VC-Takeover</w:t>
            </w:r>
            <w:r>
              <w:rPr>
                <w:noProof/>
                <w:webHidden/>
              </w:rPr>
              <w:tab/>
            </w:r>
            <w:r>
              <w:rPr>
                <w:noProof/>
                <w:webHidden/>
              </w:rPr>
              <w:fldChar w:fldCharType="begin"/>
            </w:r>
            <w:r>
              <w:rPr>
                <w:noProof/>
                <w:webHidden/>
              </w:rPr>
              <w:instrText xml:space="preserve"> PAGEREF _Toc176718795 \h </w:instrText>
            </w:r>
          </w:ins>
          <w:r>
            <w:rPr>
              <w:noProof/>
              <w:webHidden/>
            </w:rPr>
          </w:r>
          <w:r>
            <w:rPr>
              <w:noProof/>
              <w:webHidden/>
            </w:rPr>
            <w:fldChar w:fldCharType="separate"/>
          </w:r>
          <w:ins w:id="137" w:author="Vachiravel Sabarinathan" w:date="2024-09-08T20:12:00Z">
            <w:r>
              <w:rPr>
                <w:noProof/>
                <w:webHidden/>
              </w:rPr>
              <w:t>27</w:t>
            </w:r>
            <w:r>
              <w:rPr>
                <w:noProof/>
                <w:webHidden/>
              </w:rPr>
              <w:fldChar w:fldCharType="end"/>
            </w:r>
            <w:r w:rsidRPr="00BF3304">
              <w:rPr>
                <w:rStyle w:val="Hyperlink"/>
                <w:noProof/>
              </w:rPr>
              <w:fldChar w:fldCharType="end"/>
            </w:r>
          </w:ins>
        </w:p>
        <w:p w14:paraId="7FB85CFB" w14:textId="0BE10339" w:rsidR="00915F89" w:rsidRDefault="00915F89">
          <w:pPr>
            <w:pStyle w:val="TOC3"/>
            <w:rPr>
              <w:ins w:id="138" w:author="Vachiravel Sabarinathan" w:date="2024-09-08T20:12:00Z"/>
              <w:rFonts w:eastAsiaTheme="minorEastAsia"/>
              <w:noProof/>
              <w:kern w:val="2"/>
              <w:sz w:val="24"/>
              <w:szCs w:val="24"/>
              <w:lang w:eastAsia="zh-CN"/>
              <w14:ligatures w14:val="standardContextual"/>
            </w:rPr>
          </w:pPr>
          <w:ins w:id="139"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"_Toc176718796"</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3.6.2 VC-ISSU</w:t>
            </w:r>
            <w:r>
              <w:rPr>
                <w:noProof/>
                <w:webHidden/>
              </w:rPr>
              <w:tab/>
            </w:r>
            <w:r>
              <w:rPr>
                <w:noProof/>
                <w:webHidden/>
              </w:rPr>
              <w:fldChar w:fldCharType="begin"/>
            </w:r>
            <w:r>
              <w:rPr>
                <w:noProof/>
                <w:webHidden/>
              </w:rPr>
              <w:instrText xml:space="preserve"> PAGEREF _Toc176718796 \h </w:instrText>
            </w:r>
          </w:ins>
          <w:r>
            <w:rPr>
              <w:noProof/>
              <w:webHidden/>
            </w:rPr>
          </w:r>
          <w:r>
            <w:rPr>
              <w:noProof/>
              <w:webHidden/>
            </w:rPr>
            <w:fldChar w:fldCharType="separate"/>
          </w:r>
          <w:ins w:id="140" w:author="Vachiravel Sabarinathan" w:date="2024-09-08T20:12:00Z">
            <w:r>
              <w:rPr>
                <w:noProof/>
                <w:webHidden/>
              </w:rPr>
              <w:t>27</w:t>
            </w:r>
            <w:r>
              <w:rPr>
                <w:noProof/>
                <w:webHidden/>
              </w:rPr>
              <w:fldChar w:fldCharType="end"/>
            </w:r>
            <w:r w:rsidRPr="00BF3304">
              <w:rPr>
                <w:rStyle w:val="Hyperlink"/>
                <w:noProof/>
              </w:rPr>
              <w:fldChar w:fldCharType="end"/>
            </w:r>
          </w:ins>
        </w:p>
        <w:p w14:paraId="5ED3FBD3" w14:textId="4E0E8DF4" w:rsidR="00915F89" w:rsidRDefault="00915F89">
          <w:pPr>
            <w:pStyle w:val="TOC2"/>
            <w:tabs>
              <w:tab w:val="right" w:leader="dot" w:pos="9350"/>
            </w:tabs>
            <w:rPr>
              <w:ins w:id="141" w:author="Vachiravel Sabarinathan" w:date="2024-09-08T20:12:00Z"/>
              <w:rFonts w:eastAsiaTheme="minorEastAsia"/>
              <w:noProof/>
              <w:kern w:val="2"/>
              <w:sz w:val="24"/>
              <w:szCs w:val="24"/>
              <w:lang w:eastAsia="zh-CN"/>
              <w14:ligatures w14:val="standardContextual"/>
            </w:rPr>
          </w:pPr>
          <w:ins w:id="142"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"_Toc176718797"</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3.7 Hardware Requirements</w:t>
            </w:r>
            <w:r>
              <w:rPr>
                <w:noProof/>
                <w:webHidden/>
              </w:rPr>
              <w:tab/>
            </w:r>
            <w:r>
              <w:rPr>
                <w:noProof/>
                <w:webHidden/>
              </w:rPr>
              <w:fldChar w:fldCharType="begin"/>
            </w:r>
            <w:r>
              <w:rPr>
                <w:noProof/>
                <w:webHidden/>
              </w:rPr>
              <w:instrText xml:space="preserve"> PAGEREF _Toc176718797 \h </w:instrText>
            </w:r>
          </w:ins>
          <w:r>
            <w:rPr>
              <w:noProof/>
              <w:webHidden/>
            </w:rPr>
          </w:r>
          <w:r>
            <w:rPr>
              <w:noProof/>
              <w:webHidden/>
            </w:rPr>
            <w:fldChar w:fldCharType="separate"/>
          </w:r>
          <w:ins w:id="143" w:author="Vachiravel Sabarinathan" w:date="2024-09-08T20:12:00Z">
            <w:r>
              <w:rPr>
                <w:noProof/>
                <w:webHidden/>
              </w:rPr>
              <w:t>27</w:t>
            </w:r>
            <w:r>
              <w:rPr>
                <w:noProof/>
                <w:webHidden/>
              </w:rPr>
              <w:fldChar w:fldCharType="end"/>
            </w:r>
            <w:r w:rsidRPr="00BF3304">
              <w:rPr>
                <w:rStyle w:val="Hyperlink"/>
                <w:noProof/>
              </w:rPr>
              <w:fldChar w:fldCharType="end"/>
            </w:r>
          </w:ins>
        </w:p>
        <w:p w14:paraId="0570A433" w14:textId="6028EF44" w:rsidR="00915F89" w:rsidRDefault="00915F89">
          <w:pPr>
            <w:pStyle w:val="TOC2"/>
            <w:tabs>
              <w:tab w:val="right" w:leader="dot" w:pos="9350"/>
            </w:tabs>
            <w:rPr>
              <w:ins w:id="144" w:author="Vachiravel Sabarinathan" w:date="2024-09-08T20:12:00Z"/>
              <w:rFonts w:eastAsiaTheme="minorEastAsia"/>
              <w:noProof/>
              <w:kern w:val="2"/>
              <w:sz w:val="24"/>
              <w:szCs w:val="24"/>
              <w:lang w:eastAsia="zh-CN"/>
              <w14:ligatures w14:val="standardContextual"/>
            </w:rPr>
          </w:pPr>
          <w:ins w:id="145"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"_Toc176718798"</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3.8 Performance Requirements</w:t>
            </w:r>
            <w:r>
              <w:rPr>
                <w:noProof/>
                <w:webHidden/>
              </w:rPr>
              <w:tab/>
            </w:r>
            <w:r>
              <w:rPr>
                <w:noProof/>
                <w:webHidden/>
              </w:rPr>
              <w:fldChar w:fldCharType="begin"/>
            </w:r>
            <w:r>
              <w:rPr>
                <w:noProof/>
                <w:webHidden/>
              </w:rPr>
              <w:instrText xml:space="preserve"> PAGEREF _Toc176718798 \h </w:instrText>
            </w:r>
          </w:ins>
          <w:r>
            <w:rPr>
              <w:noProof/>
              <w:webHidden/>
            </w:rPr>
          </w:r>
          <w:r>
            <w:rPr>
              <w:noProof/>
              <w:webHidden/>
            </w:rPr>
            <w:fldChar w:fldCharType="separate"/>
          </w:r>
          <w:ins w:id="146" w:author="Vachiravel Sabarinathan" w:date="2024-09-08T20:12:00Z">
            <w:r>
              <w:rPr>
                <w:noProof/>
                <w:webHidden/>
              </w:rPr>
              <w:t>27</w:t>
            </w:r>
            <w:r>
              <w:rPr>
                <w:noProof/>
                <w:webHidden/>
              </w:rPr>
              <w:fldChar w:fldCharType="end"/>
            </w:r>
            <w:r w:rsidRPr="00BF3304">
              <w:rPr>
                <w:rStyle w:val="Hyperlink"/>
                <w:noProof/>
              </w:rPr>
              <w:fldChar w:fldCharType="end"/>
            </w:r>
          </w:ins>
        </w:p>
        <w:p w14:paraId="4D57E423" w14:textId="7D025007" w:rsidR="00915F89" w:rsidRDefault="00915F89">
          <w:pPr>
            <w:pStyle w:val="TOC3"/>
            <w:rPr>
              <w:ins w:id="147" w:author="Vachiravel Sabarinathan" w:date="2024-09-08T20:12:00Z"/>
              <w:rFonts w:eastAsiaTheme="minorEastAsia"/>
              <w:noProof/>
              <w:kern w:val="2"/>
              <w:sz w:val="24"/>
              <w:szCs w:val="24"/>
              <w:lang w:eastAsia="zh-CN"/>
              <w14:ligatures w14:val="standardContextual"/>
            </w:rPr>
          </w:pPr>
          <w:ins w:id="148"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"_Toc176718799"</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3.8.1 Scalability</w:t>
            </w:r>
            <w:r>
              <w:rPr>
                <w:noProof/>
                <w:webHidden/>
              </w:rPr>
              <w:tab/>
            </w:r>
            <w:r>
              <w:rPr>
                <w:noProof/>
                <w:webHidden/>
              </w:rPr>
              <w:fldChar w:fldCharType="begin"/>
            </w:r>
            <w:r>
              <w:rPr>
                <w:noProof/>
                <w:webHidden/>
              </w:rPr>
              <w:instrText xml:space="preserve"> PAGEREF _Toc176718799 \h </w:instrText>
            </w:r>
          </w:ins>
          <w:r>
            <w:rPr>
              <w:noProof/>
              <w:webHidden/>
            </w:rPr>
          </w:r>
          <w:r>
            <w:rPr>
              <w:noProof/>
              <w:webHidden/>
            </w:rPr>
            <w:fldChar w:fldCharType="separate"/>
          </w:r>
          <w:ins w:id="149" w:author="Vachiravel Sabarinathan" w:date="2024-09-08T20:12:00Z">
            <w:r>
              <w:rPr>
                <w:noProof/>
                <w:webHidden/>
              </w:rPr>
              <w:t>27</w:t>
            </w:r>
            <w:r>
              <w:rPr>
                <w:noProof/>
                <w:webHidden/>
              </w:rPr>
              <w:fldChar w:fldCharType="end"/>
            </w:r>
            <w:r w:rsidRPr="00BF3304">
              <w:rPr>
                <w:rStyle w:val="Hyperlink"/>
                <w:noProof/>
              </w:rPr>
              <w:fldChar w:fldCharType="end"/>
            </w:r>
          </w:ins>
        </w:p>
        <w:p w14:paraId="3FD7E19D" w14:textId="494416BB" w:rsidR="00915F89" w:rsidRDefault="00915F89">
          <w:pPr>
            <w:pStyle w:val="TOC3"/>
            <w:rPr>
              <w:ins w:id="150" w:author="Vachiravel Sabarinathan" w:date="2024-09-08T20:12:00Z"/>
              <w:rFonts w:eastAsiaTheme="minorEastAsia"/>
              <w:noProof/>
              <w:kern w:val="2"/>
              <w:sz w:val="24"/>
              <w:szCs w:val="24"/>
              <w:lang w:eastAsia="zh-CN"/>
              <w14:ligatures w14:val="standardContextual"/>
            </w:rPr>
          </w:pPr>
          <w:ins w:id="151"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"_Toc176718800"</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3.8.2 Convergence Requirements</w:t>
            </w:r>
            <w:r>
              <w:rPr>
                <w:noProof/>
                <w:webHidden/>
              </w:rPr>
              <w:tab/>
            </w:r>
            <w:r>
              <w:rPr>
                <w:noProof/>
                <w:webHidden/>
              </w:rPr>
              <w:fldChar w:fldCharType="begin"/>
            </w:r>
            <w:r>
              <w:rPr>
                <w:noProof/>
                <w:webHidden/>
              </w:rPr>
              <w:instrText xml:space="preserve"> PAGEREF _Toc176718800 \h </w:instrText>
            </w:r>
          </w:ins>
          <w:r>
            <w:rPr>
              <w:noProof/>
              <w:webHidden/>
            </w:rPr>
          </w:r>
          <w:r>
            <w:rPr>
              <w:noProof/>
              <w:webHidden/>
            </w:rPr>
            <w:fldChar w:fldCharType="separate"/>
          </w:r>
          <w:ins w:id="152" w:author="Vachiravel Sabarinathan" w:date="2024-09-08T20:12:00Z">
            <w:r>
              <w:rPr>
                <w:noProof/>
                <w:webHidden/>
              </w:rPr>
              <w:t>27</w:t>
            </w:r>
            <w:r>
              <w:rPr>
                <w:noProof/>
                <w:webHidden/>
              </w:rPr>
              <w:fldChar w:fldCharType="end"/>
            </w:r>
            <w:r w:rsidRPr="00BF3304">
              <w:rPr>
                <w:rStyle w:val="Hyperlink"/>
                <w:noProof/>
              </w:rPr>
              <w:fldChar w:fldCharType="end"/>
            </w:r>
          </w:ins>
        </w:p>
        <w:p w14:paraId="57F72823" w14:textId="27C3BF74" w:rsidR="00915F89" w:rsidRDefault="00915F89">
          <w:pPr>
            <w:pStyle w:val="TOC2"/>
            <w:tabs>
              <w:tab w:val="right" w:leader="dot" w:pos="9350"/>
            </w:tabs>
            <w:rPr>
              <w:ins w:id="153" w:author="Vachiravel Sabarinathan" w:date="2024-09-08T20:12:00Z"/>
              <w:rFonts w:eastAsiaTheme="minorEastAsia"/>
              <w:noProof/>
              <w:kern w:val="2"/>
              <w:sz w:val="24"/>
              <w:szCs w:val="24"/>
              <w:lang w:eastAsia="zh-CN"/>
              <w14:ligatures w14:val="standardContextual"/>
            </w:rPr>
          </w:pPr>
          <w:ins w:id="154"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"_Toc176718801"</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3.9 Restriction Requirements</w:t>
            </w:r>
            <w:r>
              <w:rPr>
                <w:noProof/>
                <w:webHidden/>
              </w:rPr>
              <w:tab/>
            </w:r>
            <w:r>
              <w:rPr>
                <w:noProof/>
                <w:webHidden/>
              </w:rPr>
              <w:fldChar w:fldCharType="begin"/>
            </w:r>
            <w:r>
              <w:rPr>
                <w:noProof/>
                <w:webHidden/>
              </w:rPr>
              <w:instrText xml:space="preserve"> PAGEREF _Toc176718801 \h </w:instrText>
            </w:r>
          </w:ins>
          <w:r>
            <w:rPr>
              <w:noProof/>
              <w:webHidden/>
            </w:rPr>
          </w:r>
          <w:r>
            <w:rPr>
              <w:noProof/>
              <w:webHidden/>
            </w:rPr>
            <w:fldChar w:fldCharType="separate"/>
          </w:r>
          <w:ins w:id="155" w:author="Vachiravel Sabarinathan" w:date="2024-09-08T20:12:00Z">
            <w:r>
              <w:rPr>
                <w:noProof/>
                <w:webHidden/>
              </w:rPr>
              <w:t>27</w:t>
            </w:r>
            <w:r>
              <w:rPr>
                <w:noProof/>
                <w:webHidden/>
              </w:rPr>
              <w:fldChar w:fldCharType="end"/>
            </w:r>
            <w:r w:rsidRPr="00BF3304">
              <w:rPr>
                <w:rStyle w:val="Hyperlink"/>
                <w:noProof/>
              </w:rPr>
              <w:fldChar w:fldCharType="end"/>
            </w:r>
          </w:ins>
        </w:p>
        <w:p w14:paraId="3FCBBA54" w14:textId="43229686" w:rsidR="00915F89" w:rsidRDefault="00915F89">
          <w:pPr>
            <w:pStyle w:val="TOC2"/>
            <w:tabs>
              <w:tab w:val="right" w:leader="dot" w:pos="9350"/>
            </w:tabs>
            <w:rPr>
              <w:ins w:id="156" w:author="Vachiravel Sabarinathan" w:date="2024-09-08T20:12:00Z"/>
              <w:rFonts w:eastAsiaTheme="minorEastAsia"/>
              <w:noProof/>
              <w:kern w:val="2"/>
              <w:sz w:val="24"/>
              <w:szCs w:val="24"/>
              <w:lang w:eastAsia="zh-CN"/>
              <w14:ligatures w14:val="standardContextual"/>
            </w:rPr>
          </w:pPr>
          <w:ins w:id="157"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"_Toc176718802"</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3.10 Configuration Limits</w:t>
            </w:r>
            <w:r>
              <w:rPr>
                <w:noProof/>
                <w:webHidden/>
              </w:rPr>
              <w:tab/>
            </w:r>
            <w:r>
              <w:rPr>
                <w:noProof/>
                <w:webHidden/>
              </w:rPr>
              <w:fldChar w:fldCharType="begin"/>
            </w:r>
            <w:r>
              <w:rPr>
                <w:noProof/>
                <w:webHidden/>
              </w:rPr>
              <w:instrText xml:space="preserve"> PAGEREF _Toc176718802 \h </w:instrText>
            </w:r>
          </w:ins>
          <w:r>
            <w:rPr>
              <w:noProof/>
              <w:webHidden/>
            </w:rPr>
          </w:r>
          <w:r>
            <w:rPr>
              <w:noProof/>
              <w:webHidden/>
            </w:rPr>
            <w:fldChar w:fldCharType="separate"/>
          </w:r>
          <w:ins w:id="158" w:author="Vachiravel Sabarinathan" w:date="2024-09-08T20:12:00Z">
            <w:r>
              <w:rPr>
                <w:noProof/>
                <w:webHidden/>
              </w:rPr>
              <w:t>28</w:t>
            </w:r>
            <w:r>
              <w:rPr>
                <w:noProof/>
                <w:webHidden/>
              </w:rPr>
              <w:fldChar w:fldCharType="end"/>
            </w:r>
            <w:r w:rsidRPr="00BF3304">
              <w:rPr>
                <w:rStyle w:val="Hyperlink"/>
                <w:noProof/>
              </w:rPr>
              <w:fldChar w:fldCharType="end"/>
            </w:r>
          </w:ins>
        </w:p>
        <w:p w14:paraId="05B80CC6" w14:textId="67EE2325" w:rsidR="00915F89" w:rsidRDefault="00915F89">
          <w:pPr>
            <w:pStyle w:val="TOC2"/>
            <w:tabs>
              <w:tab w:val="right" w:leader="dot" w:pos="9350"/>
            </w:tabs>
            <w:rPr>
              <w:ins w:id="159" w:author="Vachiravel Sabarinathan" w:date="2024-09-08T20:12:00Z"/>
              <w:rFonts w:eastAsiaTheme="minorEastAsia"/>
              <w:noProof/>
              <w:kern w:val="2"/>
              <w:sz w:val="24"/>
              <w:szCs w:val="24"/>
              <w:lang w:eastAsia="zh-CN"/>
              <w14:ligatures w14:val="standardContextual"/>
            </w:rPr>
          </w:pPr>
          <w:ins w:id="160"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"_Toc176718803"</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3.11 Security Concerns</w:t>
            </w:r>
            <w:r>
              <w:rPr>
                <w:noProof/>
                <w:webHidden/>
              </w:rPr>
              <w:tab/>
            </w:r>
            <w:r>
              <w:rPr>
                <w:noProof/>
                <w:webHidden/>
              </w:rPr>
              <w:fldChar w:fldCharType="begin"/>
            </w:r>
            <w:r>
              <w:rPr>
                <w:noProof/>
                <w:webHidden/>
              </w:rPr>
              <w:instrText xml:space="preserve"> PAGEREF _Toc176718803 \h </w:instrText>
            </w:r>
          </w:ins>
          <w:r>
            <w:rPr>
              <w:noProof/>
              <w:webHidden/>
            </w:rPr>
          </w:r>
          <w:r>
            <w:rPr>
              <w:noProof/>
              <w:webHidden/>
            </w:rPr>
            <w:fldChar w:fldCharType="separate"/>
          </w:r>
          <w:ins w:id="161" w:author="Vachiravel Sabarinathan" w:date="2024-09-08T20:12:00Z">
            <w:r>
              <w:rPr>
                <w:noProof/>
                <w:webHidden/>
              </w:rPr>
              <w:t>28</w:t>
            </w:r>
            <w:r>
              <w:rPr>
                <w:noProof/>
                <w:webHidden/>
              </w:rPr>
              <w:fldChar w:fldCharType="end"/>
            </w:r>
            <w:r w:rsidRPr="00BF3304">
              <w:rPr>
                <w:rStyle w:val="Hyperlink"/>
                <w:noProof/>
              </w:rPr>
              <w:fldChar w:fldCharType="end"/>
            </w:r>
          </w:ins>
        </w:p>
        <w:p w14:paraId="00CEBCC2" w14:textId="7C67C096" w:rsidR="00915F89" w:rsidRDefault="00915F89">
          <w:pPr>
            <w:pStyle w:val="TOC1"/>
            <w:tabs>
              <w:tab w:val="right" w:leader="dot" w:pos="9350"/>
            </w:tabs>
            <w:rPr>
              <w:ins w:id="162" w:author="Vachiravel Sabarinathan" w:date="2024-09-08T20:12:00Z"/>
              <w:rFonts w:eastAsiaTheme="minorEastAsia"/>
              <w:noProof/>
              <w:kern w:val="2"/>
              <w:sz w:val="24"/>
              <w:szCs w:val="24"/>
              <w:lang w:eastAsia="zh-CN"/>
              <w14:ligatures w14:val="standardContextual"/>
            </w:rPr>
          </w:pPr>
          <w:ins w:id="163"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"_Toc176718804"</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 MANAGEMENT INTERFACE</w:t>
            </w:r>
            <w:r>
              <w:rPr>
                <w:noProof/>
                <w:webHidden/>
              </w:rPr>
              <w:tab/>
            </w:r>
            <w:r>
              <w:rPr>
                <w:noProof/>
                <w:webHidden/>
              </w:rPr>
              <w:fldChar w:fldCharType="begin"/>
            </w:r>
            <w:r>
              <w:rPr>
                <w:noProof/>
                <w:webHidden/>
              </w:rPr>
              <w:instrText xml:space="preserve"> PAGEREF _Toc176718804 \h </w:instrText>
            </w:r>
          </w:ins>
          <w:r>
            <w:rPr>
              <w:noProof/>
              <w:webHidden/>
            </w:rPr>
          </w:r>
          <w:r>
            <w:rPr>
              <w:noProof/>
              <w:webHidden/>
            </w:rPr>
            <w:fldChar w:fldCharType="separate"/>
          </w:r>
          <w:ins w:id="164" w:author="Vachiravel Sabarinathan" w:date="2024-09-08T20:12:00Z">
            <w:r>
              <w:rPr>
                <w:noProof/>
                <w:webHidden/>
              </w:rPr>
              <w:t>28</w:t>
            </w:r>
            <w:r>
              <w:rPr>
                <w:noProof/>
                <w:webHidden/>
              </w:rPr>
              <w:fldChar w:fldCharType="end"/>
            </w:r>
            <w:r w:rsidRPr="00BF3304">
              <w:rPr>
                <w:rStyle w:val="Hyperlink"/>
                <w:noProof/>
              </w:rPr>
              <w:fldChar w:fldCharType="end"/>
            </w:r>
          </w:ins>
        </w:p>
        <w:p w14:paraId="162C1421" w14:textId="4637AB51" w:rsidR="00915F89" w:rsidRDefault="00915F89">
          <w:pPr>
            <w:pStyle w:val="TOC2"/>
            <w:tabs>
              <w:tab w:val="right" w:leader="dot" w:pos="9350"/>
            </w:tabs>
            <w:rPr>
              <w:ins w:id="165" w:author="Vachiravel Sabarinathan" w:date="2024-09-08T20:12:00Z"/>
              <w:rFonts w:eastAsiaTheme="minorEastAsia"/>
              <w:noProof/>
              <w:kern w:val="2"/>
              <w:sz w:val="24"/>
              <w:szCs w:val="24"/>
              <w:lang w:eastAsia="zh-CN"/>
              <w14:ligatures w14:val="standardContextual"/>
            </w:rPr>
          </w:pPr>
          <w:ins w:id="166"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"_Toc176718805"</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4.1 Command Line Interface (CLI)</w:t>
            </w:r>
            <w:r>
              <w:rPr>
                <w:noProof/>
                <w:webHidden/>
              </w:rPr>
              <w:tab/>
            </w:r>
            <w:r>
              <w:rPr>
                <w:noProof/>
                <w:webHidden/>
              </w:rPr>
              <w:fldChar w:fldCharType="begin"/>
            </w:r>
            <w:r>
              <w:rPr>
                <w:noProof/>
                <w:webHidden/>
              </w:rPr>
              <w:instrText xml:space="preserve"> PAGEREF _Toc176718805 \h </w:instrText>
            </w:r>
          </w:ins>
          <w:r>
            <w:rPr>
              <w:noProof/>
              <w:webHidden/>
            </w:rPr>
          </w:r>
          <w:r>
            <w:rPr>
              <w:noProof/>
              <w:webHidden/>
            </w:rPr>
            <w:fldChar w:fldCharType="separate"/>
          </w:r>
          <w:ins w:id="167" w:author="Vachiravel Sabarinathan" w:date="2024-09-08T20:12:00Z">
            <w:r>
              <w:rPr>
                <w:noProof/>
                <w:webHidden/>
              </w:rPr>
              <w:t>28</w:t>
            </w:r>
            <w:r>
              <w:rPr>
                <w:noProof/>
                <w:webHidden/>
              </w:rPr>
              <w:fldChar w:fldCharType="end"/>
            </w:r>
            <w:r w:rsidRPr="00BF3304">
              <w:rPr>
                <w:rStyle w:val="Hyperlink"/>
                <w:noProof/>
              </w:rPr>
              <w:fldChar w:fldCharType="end"/>
            </w:r>
          </w:ins>
        </w:p>
        <w:p w14:paraId="340CEB90" w14:textId="1C9BCF4E" w:rsidR="00915F89" w:rsidRDefault="00915F89">
          <w:pPr>
            <w:pStyle w:val="TOC3"/>
            <w:rPr>
              <w:ins w:id="168" w:author="Vachiravel Sabarinathan" w:date="2024-09-08T20:12:00Z"/>
              <w:rFonts w:eastAsiaTheme="minorEastAsia"/>
              <w:noProof/>
              <w:kern w:val="2"/>
              <w:sz w:val="24"/>
              <w:szCs w:val="24"/>
              <w:lang w:eastAsia="zh-CN"/>
              <w14:ligatures w14:val="standardContextual"/>
            </w:rPr>
          </w:pPr>
          <w:ins w:id="169"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"_Toc176718806"</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4.1.1 CLI Syntax Conventions</w:t>
            </w:r>
            <w:r>
              <w:rPr>
                <w:noProof/>
                <w:webHidden/>
              </w:rPr>
              <w:tab/>
            </w:r>
            <w:r>
              <w:rPr>
                <w:noProof/>
                <w:webHidden/>
              </w:rPr>
              <w:fldChar w:fldCharType="begin"/>
            </w:r>
            <w:r>
              <w:rPr>
                <w:noProof/>
                <w:webHidden/>
              </w:rPr>
              <w:instrText xml:space="preserve"> PAGEREF _Toc176718806 \h </w:instrText>
            </w:r>
          </w:ins>
          <w:r>
            <w:rPr>
              <w:noProof/>
              <w:webHidden/>
            </w:rPr>
          </w:r>
          <w:r>
            <w:rPr>
              <w:noProof/>
              <w:webHidden/>
            </w:rPr>
            <w:fldChar w:fldCharType="separate"/>
          </w:r>
          <w:ins w:id="170" w:author="Vachiravel Sabarinathan" w:date="2024-09-08T20:12:00Z">
            <w:r>
              <w:rPr>
                <w:noProof/>
                <w:webHidden/>
              </w:rPr>
              <w:t>28</w:t>
            </w:r>
            <w:r>
              <w:rPr>
                <w:noProof/>
                <w:webHidden/>
              </w:rPr>
              <w:fldChar w:fldCharType="end"/>
            </w:r>
            <w:r w:rsidRPr="00BF3304">
              <w:rPr>
                <w:rStyle w:val="Hyperlink"/>
                <w:noProof/>
              </w:rPr>
              <w:fldChar w:fldCharType="end"/>
            </w:r>
          </w:ins>
        </w:p>
        <w:p w14:paraId="6EB5D3C8" w14:textId="753D5C33" w:rsidR="00915F89" w:rsidRDefault="00915F89">
          <w:pPr>
            <w:pStyle w:val="TOC3"/>
            <w:rPr>
              <w:ins w:id="171" w:author="Vachiravel Sabarinathan" w:date="2024-09-08T20:12:00Z"/>
              <w:rFonts w:eastAsiaTheme="minorEastAsia"/>
              <w:noProof/>
              <w:kern w:val="2"/>
              <w:sz w:val="24"/>
              <w:szCs w:val="24"/>
              <w:lang w:eastAsia="zh-CN"/>
              <w14:ligatures w14:val="standardContextual"/>
            </w:rPr>
          </w:pPr>
          <w:ins w:id="172"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"_Toc176718807"</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lang w:val="fr-FR"/>
              </w:rPr>
              <w:t>4.1.2 Site License Command List</w:t>
            </w:r>
            <w:r>
              <w:rPr>
                <w:noProof/>
                <w:webHidden/>
              </w:rPr>
              <w:tab/>
            </w:r>
            <w:r>
              <w:rPr>
                <w:noProof/>
                <w:webHidden/>
              </w:rPr>
              <w:fldChar w:fldCharType="begin"/>
            </w:r>
            <w:r>
              <w:rPr>
                <w:noProof/>
                <w:webHidden/>
              </w:rPr>
              <w:instrText xml:space="preserve"> PAGEREF _Toc176718807 \h </w:instrText>
            </w:r>
          </w:ins>
          <w:r>
            <w:rPr>
              <w:noProof/>
              <w:webHidden/>
            </w:rPr>
          </w:r>
          <w:r>
            <w:rPr>
              <w:noProof/>
              <w:webHidden/>
            </w:rPr>
            <w:fldChar w:fldCharType="separate"/>
          </w:r>
          <w:ins w:id="173" w:author="Vachiravel Sabarinathan" w:date="2024-09-08T20:12:00Z">
            <w:r>
              <w:rPr>
                <w:noProof/>
                <w:webHidden/>
              </w:rPr>
              <w:t>28</w:t>
            </w:r>
            <w:r>
              <w:rPr>
                <w:noProof/>
                <w:webHidden/>
              </w:rPr>
              <w:fldChar w:fldCharType="end"/>
            </w:r>
            <w:r w:rsidRPr="00BF3304">
              <w:rPr>
                <w:rStyle w:val="Hyperlink"/>
                <w:noProof/>
              </w:rPr>
              <w:fldChar w:fldCharType="end"/>
            </w:r>
          </w:ins>
        </w:p>
        <w:p w14:paraId="508A8765" w14:textId="0B68AFA5" w:rsidR="00915F89" w:rsidRDefault="00915F89">
          <w:pPr>
            <w:pStyle w:val="TOC3"/>
            <w:rPr>
              <w:ins w:id="174" w:author="Vachiravel Sabarinathan" w:date="2024-09-08T20:12:00Z"/>
              <w:rFonts w:eastAsiaTheme="minorEastAsia"/>
              <w:noProof/>
              <w:kern w:val="2"/>
              <w:sz w:val="24"/>
              <w:szCs w:val="24"/>
              <w:lang w:eastAsia="zh-CN"/>
              <w14:ligatures w14:val="standardContextual"/>
            </w:rPr>
          </w:pPr>
          <w:ins w:id="175"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"_Toc176718808"</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4.1.3 Commands to configure Site License Server</w:t>
            </w:r>
            <w:r>
              <w:rPr>
                <w:noProof/>
                <w:webHidden/>
              </w:rPr>
              <w:tab/>
            </w:r>
            <w:r>
              <w:rPr>
                <w:noProof/>
                <w:webHidden/>
              </w:rPr>
              <w:fldChar w:fldCharType="begin"/>
            </w:r>
            <w:r>
              <w:rPr>
                <w:noProof/>
                <w:webHidden/>
              </w:rPr>
              <w:instrText xml:space="preserve"> PAGEREF _Toc176718808 \h </w:instrText>
            </w:r>
          </w:ins>
          <w:r>
            <w:rPr>
              <w:noProof/>
              <w:webHidden/>
            </w:rPr>
          </w:r>
          <w:r>
            <w:rPr>
              <w:noProof/>
              <w:webHidden/>
            </w:rPr>
            <w:fldChar w:fldCharType="separate"/>
          </w:r>
          <w:ins w:id="176" w:author="Vachiravel Sabarinathan" w:date="2024-09-08T20:12:00Z">
            <w:r>
              <w:rPr>
                <w:noProof/>
                <w:webHidden/>
              </w:rPr>
              <w:t>28</w:t>
            </w:r>
            <w:r>
              <w:rPr>
                <w:noProof/>
                <w:webHidden/>
              </w:rPr>
              <w:fldChar w:fldCharType="end"/>
            </w:r>
            <w:r w:rsidRPr="00BF3304">
              <w:rPr>
                <w:rStyle w:val="Hyperlink"/>
                <w:noProof/>
              </w:rPr>
              <w:fldChar w:fldCharType="end"/>
            </w:r>
          </w:ins>
        </w:p>
        <w:p w14:paraId="6D7906EE" w14:textId="77CAA362" w:rsidR="00915F89" w:rsidRDefault="00915F89">
          <w:pPr>
            <w:pStyle w:val="TOC3"/>
            <w:rPr>
              <w:ins w:id="177" w:author="Vachiravel Sabarinathan" w:date="2024-09-08T20:12:00Z"/>
              <w:rFonts w:eastAsiaTheme="minorEastAsia"/>
              <w:noProof/>
              <w:kern w:val="2"/>
              <w:sz w:val="24"/>
              <w:szCs w:val="24"/>
              <w:lang w:eastAsia="zh-CN"/>
              <w14:ligatures w14:val="standardContextual"/>
            </w:rPr>
          </w:pPr>
          <w:ins w:id="178"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"_Toc176718809"</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4.1.4 Commands to configure Switch License Client</w:t>
            </w:r>
            <w:r>
              <w:rPr>
                <w:noProof/>
                <w:webHidden/>
              </w:rPr>
              <w:tab/>
            </w:r>
            <w:r>
              <w:rPr>
                <w:noProof/>
                <w:webHidden/>
              </w:rPr>
              <w:fldChar w:fldCharType="begin"/>
            </w:r>
            <w:r>
              <w:rPr>
                <w:noProof/>
                <w:webHidden/>
              </w:rPr>
              <w:instrText xml:space="preserve"> PAGEREF _Toc176718809 \h </w:instrText>
            </w:r>
          </w:ins>
          <w:r>
            <w:rPr>
              <w:noProof/>
              <w:webHidden/>
            </w:rPr>
          </w:r>
          <w:r>
            <w:rPr>
              <w:noProof/>
              <w:webHidden/>
            </w:rPr>
            <w:fldChar w:fldCharType="separate"/>
          </w:r>
          <w:ins w:id="179" w:author="Vachiravel Sabarinathan" w:date="2024-09-08T20:12:00Z">
            <w:r>
              <w:rPr>
                <w:noProof/>
                <w:webHidden/>
              </w:rPr>
              <w:t>33</w:t>
            </w:r>
            <w:r>
              <w:rPr>
                <w:noProof/>
                <w:webHidden/>
              </w:rPr>
              <w:fldChar w:fldCharType="end"/>
            </w:r>
            <w:r w:rsidRPr="00BF3304">
              <w:rPr>
                <w:rStyle w:val="Hyperlink"/>
                <w:noProof/>
              </w:rPr>
              <w:fldChar w:fldCharType="end"/>
            </w:r>
          </w:ins>
        </w:p>
        <w:p w14:paraId="570BBF1D" w14:textId="0EB78F0F" w:rsidR="00915F89" w:rsidRDefault="00915F89">
          <w:pPr>
            <w:pStyle w:val="TOC2"/>
            <w:tabs>
              <w:tab w:val="right" w:leader="dot" w:pos="9350"/>
            </w:tabs>
            <w:rPr>
              <w:ins w:id="180" w:author="Vachiravel Sabarinathan" w:date="2024-09-08T20:12:00Z"/>
              <w:rFonts w:eastAsiaTheme="minorEastAsia"/>
              <w:noProof/>
              <w:kern w:val="2"/>
              <w:sz w:val="24"/>
              <w:szCs w:val="24"/>
              <w:lang w:eastAsia="zh-CN"/>
              <w14:ligatures w14:val="standardContextual"/>
            </w:rPr>
          </w:pPr>
          <w:ins w:id="181"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"_Toc176718810"</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4.2 SNMP Interface</w:t>
            </w:r>
            <w:r>
              <w:rPr>
                <w:noProof/>
                <w:webHidden/>
              </w:rPr>
              <w:tab/>
            </w:r>
            <w:r>
              <w:rPr>
                <w:noProof/>
                <w:webHidden/>
              </w:rPr>
              <w:fldChar w:fldCharType="begin"/>
            </w:r>
            <w:r>
              <w:rPr>
                <w:noProof/>
                <w:webHidden/>
              </w:rPr>
              <w:instrText xml:space="preserve"> PAGEREF _Toc176718810 \h </w:instrText>
            </w:r>
          </w:ins>
          <w:r>
            <w:rPr>
              <w:noProof/>
              <w:webHidden/>
            </w:rPr>
          </w:r>
          <w:r>
            <w:rPr>
              <w:noProof/>
              <w:webHidden/>
            </w:rPr>
            <w:fldChar w:fldCharType="separate"/>
          </w:r>
          <w:ins w:id="182" w:author="Vachiravel Sabarinathan" w:date="2024-09-08T20:12:00Z">
            <w:r>
              <w:rPr>
                <w:noProof/>
                <w:webHidden/>
              </w:rPr>
              <w:t>35</w:t>
            </w:r>
            <w:r>
              <w:rPr>
                <w:noProof/>
                <w:webHidden/>
              </w:rPr>
              <w:fldChar w:fldCharType="end"/>
            </w:r>
            <w:r w:rsidRPr="00BF3304">
              <w:rPr>
                <w:rStyle w:val="Hyperlink"/>
                <w:noProof/>
              </w:rPr>
              <w:fldChar w:fldCharType="end"/>
            </w:r>
          </w:ins>
        </w:p>
        <w:p w14:paraId="78AF8FAD" w14:textId="07829631" w:rsidR="00915F89" w:rsidRDefault="00915F89">
          <w:pPr>
            <w:pStyle w:val="TOC2"/>
            <w:tabs>
              <w:tab w:val="right" w:leader="dot" w:pos="9350"/>
            </w:tabs>
            <w:rPr>
              <w:ins w:id="183" w:author="Vachiravel Sabarinathan" w:date="2024-09-08T20:12:00Z"/>
              <w:rFonts w:eastAsiaTheme="minorEastAsia"/>
              <w:noProof/>
              <w:kern w:val="2"/>
              <w:sz w:val="24"/>
              <w:szCs w:val="24"/>
              <w:lang w:eastAsia="zh-CN"/>
              <w14:ligatures w14:val="standardContextual"/>
            </w:rPr>
          </w:pPr>
          <w:ins w:id="184"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"_Toc176718811"</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4.2.1 Objects that contains the information of Site License Server(alaSILOS)</w:t>
            </w:r>
            <w:r>
              <w:rPr>
                <w:noProof/>
                <w:webHidden/>
              </w:rPr>
              <w:tab/>
            </w:r>
            <w:r>
              <w:rPr>
                <w:noProof/>
                <w:webHidden/>
              </w:rPr>
              <w:fldChar w:fldCharType="begin"/>
            </w:r>
            <w:r>
              <w:rPr>
                <w:noProof/>
                <w:webHidden/>
              </w:rPr>
              <w:instrText xml:space="preserve"> PAGEREF _Toc176718811 \h </w:instrText>
            </w:r>
          </w:ins>
          <w:r>
            <w:rPr>
              <w:noProof/>
              <w:webHidden/>
            </w:rPr>
          </w:r>
          <w:r>
            <w:rPr>
              <w:noProof/>
              <w:webHidden/>
            </w:rPr>
            <w:fldChar w:fldCharType="separate"/>
          </w:r>
          <w:ins w:id="185" w:author="Vachiravel Sabarinathan" w:date="2024-09-08T20:12:00Z">
            <w:r>
              <w:rPr>
                <w:noProof/>
                <w:webHidden/>
              </w:rPr>
              <w:t>35</w:t>
            </w:r>
            <w:r>
              <w:rPr>
                <w:noProof/>
                <w:webHidden/>
              </w:rPr>
              <w:fldChar w:fldCharType="end"/>
            </w:r>
            <w:r w:rsidRPr="00BF3304">
              <w:rPr>
                <w:rStyle w:val="Hyperlink"/>
                <w:noProof/>
              </w:rPr>
              <w:fldChar w:fldCharType="end"/>
            </w:r>
          </w:ins>
        </w:p>
        <w:p w14:paraId="0227DF61" w14:textId="6B19638D" w:rsidR="00915F89" w:rsidRDefault="00915F89">
          <w:pPr>
            <w:pStyle w:val="TOC2"/>
            <w:tabs>
              <w:tab w:val="right" w:leader="dot" w:pos="9350"/>
            </w:tabs>
            <w:rPr>
              <w:ins w:id="186" w:author="Vachiravel Sabarinathan" w:date="2024-09-08T20:12:00Z"/>
              <w:rFonts w:eastAsiaTheme="minorEastAsia"/>
              <w:noProof/>
              <w:kern w:val="2"/>
              <w:sz w:val="24"/>
              <w:szCs w:val="24"/>
              <w:lang w:eastAsia="zh-CN"/>
              <w14:ligatures w14:val="standardContextual"/>
            </w:rPr>
          </w:pPr>
          <w:ins w:id="187"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"_Toc176718812"</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4.2.2 Table that contains the license information installed on Site License Server (alaSILOSInfo)</w:t>
            </w:r>
            <w:r>
              <w:rPr>
                <w:noProof/>
                <w:webHidden/>
              </w:rPr>
              <w:tab/>
            </w:r>
            <w:r>
              <w:rPr>
                <w:noProof/>
                <w:webHidden/>
              </w:rPr>
              <w:fldChar w:fldCharType="begin"/>
            </w:r>
            <w:r>
              <w:rPr>
                <w:noProof/>
                <w:webHidden/>
              </w:rPr>
              <w:instrText xml:space="preserve"> PAGEREF _Toc176718812 \h </w:instrText>
            </w:r>
          </w:ins>
          <w:r>
            <w:rPr>
              <w:noProof/>
              <w:webHidden/>
            </w:rPr>
          </w:r>
          <w:r>
            <w:rPr>
              <w:noProof/>
              <w:webHidden/>
            </w:rPr>
            <w:fldChar w:fldCharType="separate"/>
          </w:r>
          <w:ins w:id="188" w:author="Vachiravel Sabarinathan" w:date="2024-09-08T20:12:00Z">
            <w:r>
              <w:rPr>
                <w:noProof/>
                <w:webHidden/>
              </w:rPr>
              <w:t>36</w:t>
            </w:r>
            <w:r>
              <w:rPr>
                <w:noProof/>
                <w:webHidden/>
              </w:rPr>
              <w:fldChar w:fldCharType="end"/>
            </w:r>
            <w:r w:rsidRPr="00BF3304">
              <w:rPr>
                <w:rStyle w:val="Hyperlink"/>
                <w:noProof/>
              </w:rPr>
              <w:fldChar w:fldCharType="end"/>
            </w:r>
          </w:ins>
        </w:p>
        <w:p w14:paraId="4EB145B5" w14:textId="54230D17" w:rsidR="00915F89" w:rsidRDefault="00915F89">
          <w:pPr>
            <w:pStyle w:val="TOC2"/>
            <w:tabs>
              <w:tab w:val="right" w:leader="dot" w:pos="9350"/>
            </w:tabs>
            <w:rPr>
              <w:ins w:id="189" w:author="Vachiravel Sabarinathan" w:date="2024-09-08T20:12:00Z"/>
              <w:rFonts w:eastAsiaTheme="minorEastAsia"/>
              <w:noProof/>
              <w:kern w:val="2"/>
              <w:sz w:val="24"/>
              <w:szCs w:val="24"/>
              <w:lang w:eastAsia="zh-CN"/>
              <w14:ligatures w14:val="standardContextual"/>
            </w:rPr>
          </w:pPr>
          <w:ins w:id="190"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"_Toc176718813"</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4.2.3 Table that contains the license usage information on Site License Server (alaSILOSUsage)</w:t>
            </w:r>
            <w:r>
              <w:rPr>
                <w:noProof/>
                <w:webHidden/>
              </w:rPr>
              <w:tab/>
            </w:r>
            <w:r>
              <w:rPr>
                <w:noProof/>
                <w:webHidden/>
              </w:rPr>
              <w:fldChar w:fldCharType="begin"/>
            </w:r>
            <w:r>
              <w:rPr>
                <w:noProof/>
                <w:webHidden/>
              </w:rPr>
              <w:instrText xml:space="preserve"> PAGEREF _Toc176718813 \h </w:instrText>
            </w:r>
          </w:ins>
          <w:r>
            <w:rPr>
              <w:noProof/>
              <w:webHidden/>
            </w:rPr>
          </w:r>
          <w:r>
            <w:rPr>
              <w:noProof/>
              <w:webHidden/>
            </w:rPr>
            <w:fldChar w:fldCharType="separate"/>
          </w:r>
          <w:ins w:id="191" w:author="Vachiravel Sabarinathan" w:date="2024-09-08T20:12:00Z">
            <w:r>
              <w:rPr>
                <w:noProof/>
                <w:webHidden/>
              </w:rPr>
              <w:t>37</w:t>
            </w:r>
            <w:r>
              <w:rPr>
                <w:noProof/>
                <w:webHidden/>
              </w:rPr>
              <w:fldChar w:fldCharType="end"/>
            </w:r>
            <w:r w:rsidRPr="00BF3304">
              <w:rPr>
                <w:rStyle w:val="Hyperlink"/>
                <w:noProof/>
              </w:rPr>
              <w:fldChar w:fldCharType="end"/>
            </w:r>
          </w:ins>
        </w:p>
        <w:p w14:paraId="01CC16D0" w14:textId="05623E4C" w:rsidR="00915F89" w:rsidRDefault="00915F89">
          <w:pPr>
            <w:pStyle w:val="TOC2"/>
            <w:tabs>
              <w:tab w:val="right" w:leader="dot" w:pos="9350"/>
            </w:tabs>
            <w:rPr>
              <w:ins w:id="192" w:author="Vachiravel Sabarinathan" w:date="2024-09-08T20:12:00Z"/>
              <w:rFonts w:eastAsiaTheme="minorEastAsia"/>
              <w:noProof/>
              <w:kern w:val="2"/>
              <w:sz w:val="24"/>
              <w:szCs w:val="24"/>
              <w:lang w:eastAsia="zh-CN"/>
              <w14:ligatures w14:val="standardContextual"/>
            </w:rPr>
          </w:pPr>
          <w:ins w:id="193"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"_Toc176718814"</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4.2.4 Objects that contain the configurations of Site License Server  (alaSILOSBrokerConfig)</w:t>
            </w:r>
            <w:r>
              <w:rPr>
                <w:noProof/>
                <w:webHidden/>
              </w:rPr>
              <w:tab/>
            </w:r>
            <w:r>
              <w:rPr>
                <w:noProof/>
                <w:webHidden/>
              </w:rPr>
              <w:fldChar w:fldCharType="begin"/>
            </w:r>
            <w:r>
              <w:rPr>
                <w:noProof/>
                <w:webHidden/>
              </w:rPr>
              <w:instrText xml:space="preserve"> PAGEREF _Toc176718814 \h </w:instrText>
            </w:r>
          </w:ins>
          <w:r>
            <w:rPr>
              <w:noProof/>
              <w:webHidden/>
            </w:rPr>
          </w:r>
          <w:r>
            <w:rPr>
              <w:noProof/>
              <w:webHidden/>
            </w:rPr>
            <w:fldChar w:fldCharType="separate"/>
          </w:r>
          <w:ins w:id="194" w:author="Vachiravel Sabarinathan" w:date="2024-09-08T20:12:00Z">
            <w:r>
              <w:rPr>
                <w:noProof/>
                <w:webHidden/>
              </w:rPr>
              <w:t>42</w:t>
            </w:r>
            <w:r>
              <w:rPr>
                <w:noProof/>
                <w:webHidden/>
              </w:rPr>
              <w:fldChar w:fldCharType="end"/>
            </w:r>
            <w:r w:rsidRPr="00BF3304">
              <w:rPr>
                <w:rStyle w:val="Hyperlink"/>
                <w:noProof/>
              </w:rPr>
              <w:fldChar w:fldCharType="end"/>
            </w:r>
          </w:ins>
        </w:p>
        <w:p w14:paraId="0D93DCD1" w14:textId="620B1913" w:rsidR="00915F89" w:rsidRDefault="00915F89">
          <w:pPr>
            <w:pStyle w:val="TOC2"/>
            <w:tabs>
              <w:tab w:val="right" w:leader="dot" w:pos="9350"/>
            </w:tabs>
            <w:rPr>
              <w:ins w:id="195" w:author="Vachiravel Sabarinathan" w:date="2024-09-08T20:12:00Z"/>
              <w:rFonts w:eastAsiaTheme="minorEastAsia"/>
              <w:noProof/>
              <w:kern w:val="2"/>
              <w:sz w:val="24"/>
              <w:szCs w:val="24"/>
              <w:lang w:eastAsia="zh-CN"/>
              <w14:ligatures w14:val="standardContextual"/>
            </w:rPr>
          </w:pPr>
          <w:ins w:id="196"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"_Toc176718815"</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4.2.5 Objects that contain the remove configurations on Site License Server (alaSILOSRemoveConfig)</w:t>
            </w:r>
            <w:r>
              <w:rPr>
                <w:noProof/>
                <w:webHidden/>
              </w:rPr>
              <w:tab/>
            </w:r>
            <w:r>
              <w:rPr>
                <w:noProof/>
                <w:webHidden/>
              </w:rPr>
              <w:fldChar w:fldCharType="begin"/>
            </w:r>
            <w:r>
              <w:rPr>
                <w:noProof/>
                <w:webHidden/>
              </w:rPr>
              <w:instrText xml:space="preserve"> PAGEREF _Toc176718815 \h </w:instrText>
            </w:r>
          </w:ins>
          <w:r>
            <w:rPr>
              <w:noProof/>
              <w:webHidden/>
            </w:rPr>
          </w:r>
          <w:r>
            <w:rPr>
              <w:noProof/>
              <w:webHidden/>
            </w:rPr>
            <w:fldChar w:fldCharType="separate"/>
          </w:r>
          <w:ins w:id="197" w:author="Vachiravel Sabarinathan" w:date="2024-09-08T20:12:00Z">
            <w:r>
              <w:rPr>
                <w:noProof/>
                <w:webHidden/>
              </w:rPr>
              <w:t>43</w:t>
            </w:r>
            <w:r>
              <w:rPr>
                <w:noProof/>
                <w:webHidden/>
              </w:rPr>
              <w:fldChar w:fldCharType="end"/>
            </w:r>
            <w:r w:rsidRPr="00BF3304">
              <w:rPr>
                <w:rStyle w:val="Hyperlink"/>
                <w:noProof/>
              </w:rPr>
              <w:fldChar w:fldCharType="end"/>
            </w:r>
          </w:ins>
        </w:p>
        <w:p w14:paraId="7C8AFAB1" w14:textId="19DB9F41" w:rsidR="00915F89" w:rsidRDefault="00915F89">
          <w:pPr>
            <w:pStyle w:val="TOC2"/>
            <w:tabs>
              <w:tab w:val="right" w:leader="dot" w:pos="9350"/>
            </w:tabs>
            <w:rPr>
              <w:ins w:id="198" w:author="Vachiravel Sabarinathan" w:date="2024-09-08T20:12:00Z"/>
              <w:rFonts w:eastAsiaTheme="minorEastAsia"/>
              <w:noProof/>
              <w:kern w:val="2"/>
              <w:sz w:val="24"/>
              <w:szCs w:val="24"/>
              <w:lang w:eastAsia="zh-CN"/>
              <w14:ligatures w14:val="standardContextual"/>
            </w:rPr>
          </w:pPr>
          <w:ins w:id="199" w:author="Vachiravel Sabarinathan" w:date="2024-09-08T20:12:00Z">
            <w:r w:rsidRPr="00BF3304">
              <w:rPr>
                <w:rStyle w:val="Hyperlink"/>
                <w:noProof/>
              </w:rPr>
              <w:lastRenderedPageBreak/>
              <w:fldChar w:fldCharType="begin"/>
            </w:r>
            <w:r w:rsidRPr="00BF3304">
              <w:rPr>
                <w:rStyle w:val="Hyperlink"/>
                <w:noProof/>
              </w:rPr>
              <w:instrText xml:space="preserve"> </w:instrText>
            </w:r>
            <w:r>
              <w:rPr>
                <w:noProof/>
              </w:rPr>
              <w:instrText>HYPERLINK \l "_Toc176718816"</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4.2.6 Objects that contain the apply license configurations on Site License Server (alaSILOSLicensingConfig)</w:t>
            </w:r>
            <w:r>
              <w:rPr>
                <w:noProof/>
                <w:webHidden/>
              </w:rPr>
              <w:tab/>
            </w:r>
            <w:r>
              <w:rPr>
                <w:noProof/>
                <w:webHidden/>
              </w:rPr>
              <w:fldChar w:fldCharType="begin"/>
            </w:r>
            <w:r>
              <w:rPr>
                <w:noProof/>
                <w:webHidden/>
              </w:rPr>
              <w:instrText xml:space="preserve"> PAGEREF _Toc176718816 \h </w:instrText>
            </w:r>
          </w:ins>
          <w:r>
            <w:rPr>
              <w:noProof/>
              <w:webHidden/>
            </w:rPr>
          </w:r>
          <w:r>
            <w:rPr>
              <w:noProof/>
              <w:webHidden/>
            </w:rPr>
            <w:fldChar w:fldCharType="separate"/>
          </w:r>
          <w:ins w:id="200" w:author="Vachiravel Sabarinathan" w:date="2024-09-08T20:12:00Z">
            <w:r>
              <w:rPr>
                <w:noProof/>
                <w:webHidden/>
              </w:rPr>
              <w:t>44</w:t>
            </w:r>
            <w:r>
              <w:rPr>
                <w:noProof/>
                <w:webHidden/>
              </w:rPr>
              <w:fldChar w:fldCharType="end"/>
            </w:r>
            <w:r w:rsidRPr="00BF3304">
              <w:rPr>
                <w:rStyle w:val="Hyperlink"/>
                <w:noProof/>
              </w:rPr>
              <w:fldChar w:fldCharType="end"/>
            </w:r>
          </w:ins>
        </w:p>
        <w:p w14:paraId="7AC0550E" w14:textId="54279D8E" w:rsidR="00915F89" w:rsidRDefault="00915F89">
          <w:pPr>
            <w:pStyle w:val="TOC2"/>
            <w:tabs>
              <w:tab w:val="right" w:leader="dot" w:pos="9350"/>
            </w:tabs>
            <w:rPr>
              <w:ins w:id="201" w:author="Vachiravel Sabarinathan" w:date="2024-09-08T20:12:00Z"/>
              <w:rFonts w:eastAsiaTheme="minorEastAsia"/>
              <w:noProof/>
              <w:kern w:val="2"/>
              <w:sz w:val="24"/>
              <w:szCs w:val="24"/>
              <w:lang w:eastAsia="zh-CN"/>
              <w14:ligatures w14:val="standardContextual"/>
            </w:rPr>
          </w:pPr>
          <w:ins w:id="202"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"_Toc176718817"</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4.2.7 Objects that contain the information of S</w:t>
            </w:r>
            <w:r w:rsidRPr="00BF3304">
              <w:rPr>
                <w:rStyle w:val="Hyperlink"/>
                <w:rFonts w:ascii="Calibri" w:hAnsi="Calibri"/>
                <w:b/>
                <w:noProof/>
                <w:lang w:val="vi-VN"/>
              </w:rPr>
              <w:t>witch</w:t>
            </w:r>
            <w:r w:rsidRPr="00BF3304">
              <w:rPr>
                <w:rStyle w:val="Hyperlink"/>
                <w:rFonts w:ascii="Trebuchet MS" w:hAnsi="Trebuchet MS"/>
                <w:b/>
                <w:noProof/>
              </w:rPr>
              <w:t xml:space="preserve"> License Client (alaSWLICInfo)</w:t>
            </w:r>
            <w:r>
              <w:rPr>
                <w:noProof/>
                <w:webHidden/>
              </w:rPr>
              <w:tab/>
            </w:r>
            <w:r>
              <w:rPr>
                <w:noProof/>
                <w:webHidden/>
              </w:rPr>
              <w:fldChar w:fldCharType="begin"/>
            </w:r>
            <w:r>
              <w:rPr>
                <w:noProof/>
                <w:webHidden/>
              </w:rPr>
              <w:instrText xml:space="preserve"> PAGEREF _Toc176718817 \h </w:instrText>
            </w:r>
          </w:ins>
          <w:r>
            <w:rPr>
              <w:noProof/>
              <w:webHidden/>
            </w:rPr>
          </w:r>
          <w:r>
            <w:rPr>
              <w:noProof/>
              <w:webHidden/>
            </w:rPr>
            <w:fldChar w:fldCharType="separate"/>
          </w:r>
          <w:ins w:id="203" w:author="Vachiravel Sabarinathan" w:date="2024-09-08T20:12:00Z">
            <w:r>
              <w:rPr>
                <w:noProof/>
                <w:webHidden/>
              </w:rPr>
              <w:t>45</w:t>
            </w:r>
            <w:r>
              <w:rPr>
                <w:noProof/>
                <w:webHidden/>
              </w:rPr>
              <w:fldChar w:fldCharType="end"/>
            </w:r>
            <w:r w:rsidRPr="00BF3304">
              <w:rPr>
                <w:rStyle w:val="Hyperlink"/>
                <w:noProof/>
              </w:rPr>
              <w:fldChar w:fldCharType="end"/>
            </w:r>
          </w:ins>
        </w:p>
        <w:p w14:paraId="3F8BE48F" w14:textId="77A9CE75" w:rsidR="00915F89" w:rsidRDefault="00915F89">
          <w:pPr>
            <w:pStyle w:val="TOC2"/>
            <w:tabs>
              <w:tab w:val="right" w:leader="dot" w:pos="9350"/>
            </w:tabs>
            <w:rPr>
              <w:ins w:id="204" w:author="Vachiravel Sabarinathan" w:date="2024-09-08T20:12:00Z"/>
              <w:rFonts w:eastAsiaTheme="minorEastAsia"/>
              <w:noProof/>
              <w:kern w:val="2"/>
              <w:sz w:val="24"/>
              <w:szCs w:val="24"/>
              <w:lang w:eastAsia="zh-CN"/>
              <w14:ligatures w14:val="standardContextual"/>
            </w:rPr>
          </w:pPr>
          <w:ins w:id="205"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"_Toc176718818"</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4.2.8 Objects that contain the configuration of S</w:t>
            </w:r>
            <w:r w:rsidRPr="00BF3304">
              <w:rPr>
                <w:rStyle w:val="Hyperlink"/>
                <w:rFonts w:ascii="Calibri" w:hAnsi="Calibri"/>
                <w:b/>
                <w:noProof/>
                <w:lang w:val="vi-VN"/>
              </w:rPr>
              <w:t>witch</w:t>
            </w:r>
            <w:r w:rsidRPr="00BF3304">
              <w:rPr>
                <w:rStyle w:val="Hyperlink"/>
                <w:rFonts w:ascii="Trebuchet MS" w:hAnsi="Trebuchet MS"/>
                <w:b/>
                <w:noProof/>
              </w:rPr>
              <w:t xml:space="preserve"> License Client (alaSWLICBrokerConfig)</w:t>
            </w:r>
            <w:r>
              <w:rPr>
                <w:noProof/>
                <w:webHidden/>
              </w:rPr>
              <w:tab/>
            </w:r>
            <w:r>
              <w:rPr>
                <w:noProof/>
                <w:webHidden/>
              </w:rPr>
              <w:fldChar w:fldCharType="begin"/>
            </w:r>
            <w:r>
              <w:rPr>
                <w:noProof/>
                <w:webHidden/>
              </w:rPr>
              <w:instrText xml:space="preserve"> PAGEREF _Toc176718818 \h </w:instrText>
            </w:r>
          </w:ins>
          <w:r>
            <w:rPr>
              <w:noProof/>
              <w:webHidden/>
            </w:rPr>
          </w:r>
          <w:r>
            <w:rPr>
              <w:noProof/>
              <w:webHidden/>
            </w:rPr>
            <w:fldChar w:fldCharType="separate"/>
          </w:r>
          <w:ins w:id="206" w:author="Vachiravel Sabarinathan" w:date="2024-09-08T20:12:00Z">
            <w:r>
              <w:rPr>
                <w:noProof/>
                <w:webHidden/>
              </w:rPr>
              <w:t>46</w:t>
            </w:r>
            <w:r>
              <w:rPr>
                <w:noProof/>
                <w:webHidden/>
              </w:rPr>
              <w:fldChar w:fldCharType="end"/>
            </w:r>
            <w:r w:rsidRPr="00BF3304">
              <w:rPr>
                <w:rStyle w:val="Hyperlink"/>
                <w:noProof/>
              </w:rPr>
              <w:fldChar w:fldCharType="end"/>
            </w:r>
          </w:ins>
        </w:p>
        <w:p w14:paraId="74CC2022" w14:textId="71DF4BB0" w:rsidR="00915F89" w:rsidRDefault="00915F89">
          <w:pPr>
            <w:pStyle w:val="TOC2"/>
            <w:tabs>
              <w:tab w:val="right" w:leader="dot" w:pos="9350"/>
            </w:tabs>
            <w:rPr>
              <w:ins w:id="207" w:author="Vachiravel Sabarinathan" w:date="2024-09-08T20:12:00Z"/>
              <w:rFonts w:eastAsiaTheme="minorEastAsia"/>
              <w:noProof/>
              <w:kern w:val="2"/>
              <w:sz w:val="24"/>
              <w:szCs w:val="24"/>
              <w:lang w:eastAsia="zh-CN"/>
              <w14:ligatures w14:val="standardContextual"/>
            </w:rPr>
          </w:pPr>
          <w:ins w:id="208"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"_Toc176718819"</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4.2.9 Objects that contain the license remove configurations on Switch License Client (alaSWLICLicenseRemove)</w:t>
            </w:r>
            <w:r>
              <w:rPr>
                <w:noProof/>
                <w:webHidden/>
              </w:rPr>
              <w:tab/>
            </w:r>
            <w:r>
              <w:rPr>
                <w:noProof/>
                <w:webHidden/>
              </w:rPr>
              <w:fldChar w:fldCharType="begin"/>
            </w:r>
            <w:r>
              <w:rPr>
                <w:noProof/>
                <w:webHidden/>
              </w:rPr>
              <w:instrText xml:space="preserve"> PAGEREF _Toc176718819 \h </w:instrText>
            </w:r>
          </w:ins>
          <w:r>
            <w:rPr>
              <w:noProof/>
              <w:webHidden/>
            </w:rPr>
          </w:r>
          <w:r>
            <w:rPr>
              <w:noProof/>
              <w:webHidden/>
            </w:rPr>
            <w:fldChar w:fldCharType="separate"/>
          </w:r>
          <w:ins w:id="209" w:author="Vachiravel Sabarinathan" w:date="2024-09-08T20:12:00Z">
            <w:r>
              <w:rPr>
                <w:noProof/>
                <w:webHidden/>
              </w:rPr>
              <w:t>47</w:t>
            </w:r>
            <w:r>
              <w:rPr>
                <w:noProof/>
                <w:webHidden/>
              </w:rPr>
              <w:fldChar w:fldCharType="end"/>
            </w:r>
            <w:r w:rsidRPr="00BF3304">
              <w:rPr>
                <w:rStyle w:val="Hyperlink"/>
                <w:noProof/>
              </w:rPr>
              <w:fldChar w:fldCharType="end"/>
            </w:r>
          </w:ins>
        </w:p>
        <w:p w14:paraId="55F99E8E" w14:textId="1E6DD82F" w:rsidR="00915F89" w:rsidRDefault="00915F89">
          <w:pPr>
            <w:pStyle w:val="TOC2"/>
            <w:tabs>
              <w:tab w:val="right" w:leader="dot" w:pos="9350"/>
            </w:tabs>
            <w:rPr>
              <w:ins w:id="210" w:author="Vachiravel Sabarinathan" w:date="2024-09-08T20:12:00Z"/>
              <w:rFonts w:eastAsiaTheme="minorEastAsia"/>
              <w:noProof/>
              <w:kern w:val="2"/>
              <w:sz w:val="24"/>
              <w:szCs w:val="24"/>
              <w:lang w:eastAsia="zh-CN"/>
              <w14:ligatures w14:val="standardContextual"/>
            </w:rPr>
          </w:pPr>
          <w:ins w:id="211"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"_Toc176718820"</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4.2.10 Objects that contain the Site License Server notification</w:t>
            </w:r>
            <w:r>
              <w:rPr>
                <w:noProof/>
                <w:webHidden/>
              </w:rPr>
              <w:tab/>
            </w:r>
            <w:r>
              <w:rPr>
                <w:noProof/>
                <w:webHidden/>
              </w:rPr>
              <w:fldChar w:fldCharType="begin"/>
            </w:r>
            <w:r>
              <w:rPr>
                <w:noProof/>
                <w:webHidden/>
              </w:rPr>
              <w:instrText xml:space="preserve"> PAGEREF _Toc176718820 \h </w:instrText>
            </w:r>
          </w:ins>
          <w:r>
            <w:rPr>
              <w:noProof/>
              <w:webHidden/>
            </w:rPr>
          </w:r>
          <w:r>
            <w:rPr>
              <w:noProof/>
              <w:webHidden/>
            </w:rPr>
            <w:fldChar w:fldCharType="separate"/>
          </w:r>
          <w:ins w:id="212" w:author="Vachiravel Sabarinathan" w:date="2024-09-08T20:12:00Z">
            <w:r>
              <w:rPr>
                <w:noProof/>
                <w:webHidden/>
              </w:rPr>
              <w:t>47</w:t>
            </w:r>
            <w:r>
              <w:rPr>
                <w:noProof/>
                <w:webHidden/>
              </w:rPr>
              <w:fldChar w:fldCharType="end"/>
            </w:r>
            <w:r w:rsidRPr="00BF3304">
              <w:rPr>
                <w:rStyle w:val="Hyperlink"/>
                <w:noProof/>
              </w:rPr>
              <w:fldChar w:fldCharType="end"/>
            </w:r>
          </w:ins>
        </w:p>
        <w:p w14:paraId="64447E22" w14:textId="2FDFFA80" w:rsidR="00915F89" w:rsidRDefault="00915F89">
          <w:pPr>
            <w:pStyle w:val="TOC2"/>
            <w:tabs>
              <w:tab w:val="right" w:leader="dot" w:pos="9350"/>
            </w:tabs>
            <w:rPr>
              <w:ins w:id="213" w:author="Vachiravel Sabarinathan" w:date="2024-09-08T20:12:00Z"/>
              <w:rFonts w:eastAsiaTheme="minorEastAsia"/>
              <w:noProof/>
              <w:kern w:val="2"/>
              <w:sz w:val="24"/>
              <w:szCs w:val="24"/>
              <w:lang w:eastAsia="zh-CN"/>
              <w14:ligatures w14:val="standardContextual"/>
            </w:rPr>
          </w:pPr>
          <w:ins w:id="214"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"_Toc176718821"</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4.2.11 Site License Server trap notification</w:t>
            </w:r>
            <w:r>
              <w:rPr>
                <w:noProof/>
                <w:webHidden/>
              </w:rPr>
              <w:tab/>
            </w:r>
            <w:r>
              <w:rPr>
                <w:noProof/>
                <w:webHidden/>
              </w:rPr>
              <w:fldChar w:fldCharType="begin"/>
            </w:r>
            <w:r>
              <w:rPr>
                <w:noProof/>
                <w:webHidden/>
              </w:rPr>
              <w:instrText xml:space="preserve"> PAGEREF _Toc176718821 \h </w:instrText>
            </w:r>
          </w:ins>
          <w:r>
            <w:rPr>
              <w:noProof/>
              <w:webHidden/>
            </w:rPr>
          </w:r>
          <w:r>
            <w:rPr>
              <w:noProof/>
              <w:webHidden/>
            </w:rPr>
            <w:fldChar w:fldCharType="separate"/>
          </w:r>
          <w:ins w:id="215" w:author="Vachiravel Sabarinathan" w:date="2024-09-08T20:12:00Z">
            <w:r>
              <w:rPr>
                <w:noProof/>
                <w:webHidden/>
              </w:rPr>
              <w:t>47</w:t>
            </w:r>
            <w:r>
              <w:rPr>
                <w:noProof/>
                <w:webHidden/>
              </w:rPr>
              <w:fldChar w:fldCharType="end"/>
            </w:r>
            <w:r w:rsidRPr="00BF3304">
              <w:rPr>
                <w:rStyle w:val="Hyperlink"/>
                <w:noProof/>
              </w:rPr>
              <w:fldChar w:fldCharType="end"/>
            </w:r>
          </w:ins>
        </w:p>
        <w:p w14:paraId="32A7C24F" w14:textId="037540AB" w:rsidR="00915F89" w:rsidRDefault="00915F89">
          <w:pPr>
            <w:pStyle w:val="TOC2"/>
            <w:tabs>
              <w:tab w:val="right" w:leader="dot" w:pos="9350"/>
            </w:tabs>
            <w:rPr>
              <w:ins w:id="216" w:author="Vachiravel Sabarinathan" w:date="2024-09-08T20:12:00Z"/>
              <w:rFonts w:eastAsiaTheme="minorEastAsia"/>
              <w:noProof/>
              <w:kern w:val="2"/>
              <w:sz w:val="24"/>
              <w:szCs w:val="24"/>
              <w:lang w:eastAsia="zh-CN"/>
              <w14:ligatures w14:val="standardContextual"/>
            </w:rPr>
          </w:pPr>
          <w:ins w:id="217"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"_Toc176718822"</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4.2.12 Objects that contain the Site License Client notification</w:t>
            </w:r>
            <w:r>
              <w:rPr>
                <w:noProof/>
                <w:webHidden/>
              </w:rPr>
              <w:tab/>
            </w:r>
            <w:r>
              <w:rPr>
                <w:noProof/>
                <w:webHidden/>
              </w:rPr>
              <w:fldChar w:fldCharType="begin"/>
            </w:r>
            <w:r>
              <w:rPr>
                <w:noProof/>
                <w:webHidden/>
              </w:rPr>
              <w:instrText xml:space="preserve"> PAGEREF _Toc176718822 \h </w:instrText>
            </w:r>
          </w:ins>
          <w:r>
            <w:rPr>
              <w:noProof/>
              <w:webHidden/>
            </w:rPr>
          </w:r>
          <w:r>
            <w:rPr>
              <w:noProof/>
              <w:webHidden/>
            </w:rPr>
            <w:fldChar w:fldCharType="separate"/>
          </w:r>
          <w:ins w:id="218" w:author="Vachiravel Sabarinathan" w:date="2024-09-08T20:12:00Z">
            <w:r>
              <w:rPr>
                <w:noProof/>
                <w:webHidden/>
              </w:rPr>
              <w:t>48</w:t>
            </w:r>
            <w:r>
              <w:rPr>
                <w:noProof/>
                <w:webHidden/>
              </w:rPr>
              <w:fldChar w:fldCharType="end"/>
            </w:r>
            <w:r w:rsidRPr="00BF3304">
              <w:rPr>
                <w:rStyle w:val="Hyperlink"/>
                <w:noProof/>
              </w:rPr>
              <w:fldChar w:fldCharType="end"/>
            </w:r>
          </w:ins>
        </w:p>
        <w:p w14:paraId="68D61003" w14:textId="33E44462" w:rsidR="00915F89" w:rsidRDefault="00915F89">
          <w:pPr>
            <w:pStyle w:val="TOC2"/>
            <w:tabs>
              <w:tab w:val="right" w:leader="dot" w:pos="9350"/>
            </w:tabs>
            <w:rPr>
              <w:ins w:id="219" w:author="Vachiravel Sabarinathan" w:date="2024-09-08T20:12:00Z"/>
              <w:rFonts w:eastAsiaTheme="minorEastAsia"/>
              <w:noProof/>
              <w:kern w:val="2"/>
              <w:sz w:val="24"/>
              <w:szCs w:val="24"/>
              <w:lang w:eastAsia="zh-CN"/>
              <w14:ligatures w14:val="standardContextual"/>
            </w:rPr>
          </w:pPr>
          <w:ins w:id="220"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"_Toc176718823"</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lang w:val="fr-FR"/>
              </w:rPr>
              <w:t>4.2.13 Site License Client trap notification</w:t>
            </w:r>
            <w:r>
              <w:rPr>
                <w:noProof/>
                <w:webHidden/>
              </w:rPr>
              <w:tab/>
            </w:r>
            <w:r>
              <w:rPr>
                <w:noProof/>
                <w:webHidden/>
              </w:rPr>
              <w:fldChar w:fldCharType="begin"/>
            </w:r>
            <w:r>
              <w:rPr>
                <w:noProof/>
                <w:webHidden/>
              </w:rPr>
              <w:instrText xml:space="preserve"> PAGEREF _Toc176718823 \h </w:instrText>
            </w:r>
          </w:ins>
          <w:r>
            <w:rPr>
              <w:noProof/>
              <w:webHidden/>
            </w:rPr>
          </w:r>
          <w:r>
            <w:rPr>
              <w:noProof/>
              <w:webHidden/>
            </w:rPr>
            <w:fldChar w:fldCharType="separate"/>
          </w:r>
          <w:ins w:id="221" w:author="Vachiravel Sabarinathan" w:date="2024-09-08T20:12:00Z">
            <w:r>
              <w:rPr>
                <w:noProof/>
                <w:webHidden/>
              </w:rPr>
              <w:t>48</w:t>
            </w:r>
            <w:r>
              <w:rPr>
                <w:noProof/>
                <w:webHidden/>
              </w:rPr>
              <w:fldChar w:fldCharType="end"/>
            </w:r>
            <w:r w:rsidRPr="00BF3304">
              <w:rPr>
                <w:rStyle w:val="Hyperlink"/>
                <w:noProof/>
              </w:rPr>
              <w:fldChar w:fldCharType="end"/>
            </w:r>
          </w:ins>
        </w:p>
        <w:p w14:paraId="77312F95" w14:textId="2764AF6E" w:rsidR="00915F89" w:rsidRDefault="00915F89">
          <w:pPr>
            <w:pStyle w:val="TOC2"/>
            <w:tabs>
              <w:tab w:val="right" w:leader="dot" w:pos="9350"/>
            </w:tabs>
            <w:rPr>
              <w:ins w:id="222" w:author="Vachiravel Sabarinathan" w:date="2024-09-08T20:12:00Z"/>
              <w:rFonts w:eastAsiaTheme="minorEastAsia"/>
              <w:noProof/>
              <w:kern w:val="2"/>
              <w:sz w:val="24"/>
              <w:szCs w:val="24"/>
              <w:lang w:eastAsia="zh-CN"/>
              <w14:ligatures w14:val="standardContextual"/>
            </w:rPr>
          </w:pPr>
          <w:ins w:id="223"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"_Toc176718824"</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4.3 Web Interface</w:t>
            </w:r>
            <w:r>
              <w:rPr>
                <w:noProof/>
                <w:webHidden/>
              </w:rPr>
              <w:tab/>
            </w:r>
            <w:r>
              <w:rPr>
                <w:noProof/>
                <w:webHidden/>
              </w:rPr>
              <w:fldChar w:fldCharType="begin"/>
            </w:r>
            <w:r>
              <w:rPr>
                <w:noProof/>
                <w:webHidden/>
              </w:rPr>
              <w:instrText xml:space="preserve"> PAGEREF _Toc176718824 \h </w:instrText>
            </w:r>
          </w:ins>
          <w:r>
            <w:rPr>
              <w:noProof/>
              <w:webHidden/>
            </w:rPr>
          </w:r>
          <w:r>
            <w:rPr>
              <w:noProof/>
              <w:webHidden/>
            </w:rPr>
            <w:fldChar w:fldCharType="separate"/>
          </w:r>
          <w:ins w:id="224" w:author="Vachiravel Sabarinathan" w:date="2024-09-08T20:12:00Z">
            <w:r>
              <w:rPr>
                <w:noProof/>
                <w:webHidden/>
              </w:rPr>
              <w:t>49</w:t>
            </w:r>
            <w:r>
              <w:rPr>
                <w:noProof/>
                <w:webHidden/>
              </w:rPr>
              <w:fldChar w:fldCharType="end"/>
            </w:r>
            <w:r w:rsidRPr="00BF3304">
              <w:rPr>
                <w:rStyle w:val="Hyperlink"/>
                <w:noProof/>
              </w:rPr>
              <w:fldChar w:fldCharType="end"/>
            </w:r>
          </w:ins>
        </w:p>
        <w:p w14:paraId="34FB67EF" w14:textId="744820EA" w:rsidR="00915F89" w:rsidRDefault="00915F89">
          <w:pPr>
            <w:pStyle w:val="TOC3"/>
            <w:rPr>
              <w:ins w:id="225" w:author="Vachiravel Sabarinathan" w:date="2024-09-08T20:12:00Z"/>
              <w:rFonts w:eastAsiaTheme="minorEastAsia"/>
              <w:noProof/>
              <w:kern w:val="2"/>
              <w:sz w:val="24"/>
              <w:szCs w:val="24"/>
              <w:lang w:eastAsia="zh-CN"/>
              <w14:ligatures w14:val="standardContextual"/>
            </w:rPr>
          </w:pPr>
          <w:ins w:id="226"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"_Toc176718825"</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4.3.2 Configure broker for Site License Server Page</w:t>
            </w:r>
            <w:r>
              <w:rPr>
                <w:noProof/>
                <w:webHidden/>
              </w:rPr>
              <w:tab/>
            </w:r>
            <w:r>
              <w:rPr>
                <w:noProof/>
                <w:webHidden/>
              </w:rPr>
              <w:fldChar w:fldCharType="begin"/>
            </w:r>
            <w:r>
              <w:rPr>
                <w:noProof/>
                <w:webHidden/>
              </w:rPr>
              <w:instrText xml:space="preserve"> PAGEREF _Toc176718825 \h </w:instrText>
            </w:r>
          </w:ins>
          <w:r>
            <w:rPr>
              <w:noProof/>
              <w:webHidden/>
            </w:rPr>
          </w:r>
          <w:r>
            <w:rPr>
              <w:noProof/>
              <w:webHidden/>
            </w:rPr>
            <w:fldChar w:fldCharType="separate"/>
          </w:r>
          <w:ins w:id="227" w:author="Vachiravel Sabarinathan" w:date="2024-09-08T20:12:00Z">
            <w:r>
              <w:rPr>
                <w:noProof/>
                <w:webHidden/>
              </w:rPr>
              <w:t>50</w:t>
            </w:r>
            <w:r>
              <w:rPr>
                <w:noProof/>
                <w:webHidden/>
              </w:rPr>
              <w:fldChar w:fldCharType="end"/>
            </w:r>
            <w:r w:rsidRPr="00BF3304">
              <w:rPr>
                <w:rStyle w:val="Hyperlink"/>
                <w:noProof/>
              </w:rPr>
              <w:fldChar w:fldCharType="end"/>
            </w:r>
          </w:ins>
        </w:p>
        <w:p w14:paraId="2BCEF898" w14:textId="5236FB6E" w:rsidR="00915F89" w:rsidRDefault="00915F89">
          <w:pPr>
            <w:pStyle w:val="TOC3"/>
            <w:rPr>
              <w:ins w:id="228" w:author="Vachiravel Sabarinathan" w:date="2024-09-08T20:12:00Z"/>
              <w:rFonts w:eastAsiaTheme="minorEastAsia"/>
              <w:noProof/>
              <w:kern w:val="2"/>
              <w:sz w:val="24"/>
              <w:szCs w:val="24"/>
              <w:lang w:eastAsia="zh-CN"/>
              <w14:ligatures w14:val="standardContextual"/>
            </w:rPr>
          </w:pPr>
          <w:ins w:id="229"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"_Toc176718826"</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lang w:val="fr-FR"/>
              </w:rPr>
              <w:t>4.3.3 Install Site/Node license on Site License Server Page</w:t>
            </w:r>
            <w:r>
              <w:rPr>
                <w:noProof/>
                <w:webHidden/>
              </w:rPr>
              <w:tab/>
            </w:r>
            <w:r>
              <w:rPr>
                <w:noProof/>
                <w:webHidden/>
              </w:rPr>
              <w:fldChar w:fldCharType="begin"/>
            </w:r>
            <w:r>
              <w:rPr>
                <w:noProof/>
                <w:webHidden/>
              </w:rPr>
              <w:instrText xml:space="preserve"> PAGEREF _Toc176718826 \h </w:instrText>
            </w:r>
          </w:ins>
          <w:r>
            <w:rPr>
              <w:noProof/>
              <w:webHidden/>
            </w:rPr>
          </w:r>
          <w:r>
            <w:rPr>
              <w:noProof/>
              <w:webHidden/>
            </w:rPr>
            <w:fldChar w:fldCharType="separate"/>
          </w:r>
          <w:ins w:id="230" w:author="Vachiravel Sabarinathan" w:date="2024-09-08T20:12:00Z">
            <w:r>
              <w:rPr>
                <w:noProof/>
                <w:webHidden/>
              </w:rPr>
              <w:t>51</w:t>
            </w:r>
            <w:r>
              <w:rPr>
                <w:noProof/>
                <w:webHidden/>
              </w:rPr>
              <w:fldChar w:fldCharType="end"/>
            </w:r>
            <w:r w:rsidRPr="00BF3304">
              <w:rPr>
                <w:rStyle w:val="Hyperlink"/>
                <w:noProof/>
              </w:rPr>
              <w:fldChar w:fldCharType="end"/>
            </w:r>
          </w:ins>
        </w:p>
        <w:p w14:paraId="3E239E9C" w14:textId="002D80EE" w:rsidR="00915F89" w:rsidRDefault="00915F89">
          <w:pPr>
            <w:pStyle w:val="TOC3"/>
            <w:rPr>
              <w:ins w:id="231" w:author="Vachiravel Sabarinathan" w:date="2024-09-08T20:12:00Z"/>
              <w:rFonts w:eastAsiaTheme="minorEastAsia"/>
              <w:noProof/>
              <w:kern w:val="2"/>
              <w:sz w:val="24"/>
              <w:szCs w:val="24"/>
              <w:lang w:eastAsia="zh-CN"/>
              <w14:ligatures w14:val="standardContextual"/>
            </w:rPr>
          </w:pPr>
          <w:ins w:id="232"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"_Toc176718827"</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4.3.4 Remove license on the site/node from Site License Server Page</w:t>
            </w:r>
            <w:r>
              <w:rPr>
                <w:noProof/>
                <w:webHidden/>
              </w:rPr>
              <w:tab/>
            </w:r>
            <w:r>
              <w:rPr>
                <w:noProof/>
                <w:webHidden/>
              </w:rPr>
              <w:fldChar w:fldCharType="begin"/>
            </w:r>
            <w:r>
              <w:rPr>
                <w:noProof/>
                <w:webHidden/>
              </w:rPr>
              <w:instrText xml:space="preserve"> PAGEREF _Toc176718827 \h </w:instrText>
            </w:r>
          </w:ins>
          <w:r>
            <w:rPr>
              <w:noProof/>
              <w:webHidden/>
            </w:rPr>
          </w:r>
          <w:r>
            <w:rPr>
              <w:noProof/>
              <w:webHidden/>
            </w:rPr>
            <w:fldChar w:fldCharType="separate"/>
          </w:r>
          <w:ins w:id="233" w:author="Vachiravel Sabarinathan" w:date="2024-09-08T20:12:00Z">
            <w:r>
              <w:rPr>
                <w:noProof/>
                <w:webHidden/>
              </w:rPr>
              <w:t>52</w:t>
            </w:r>
            <w:r>
              <w:rPr>
                <w:noProof/>
                <w:webHidden/>
              </w:rPr>
              <w:fldChar w:fldCharType="end"/>
            </w:r>
            <w:r w:rsidRPr="00BF3304">
              <w:rPr>
                <w:rStyle w:val="Hyperlink"/>
                <w:noProof/>
              </w:rPr>
              <w:fldChar w:fldCharType="end"/>
            </w:r>
          </w:ins>
        </w:p>
        <w:p w14:paraId="778893C5" w14:textId="40BD9E33" w:rsidR="00915F89" w:rsidRDefault="00915F89">
          <w:pPr>
            <w:pStyle w:val="TOC3"/>
            <w:rPr>
              <w:ins w:id="234" w:author="Vachiravel Sabarinathan" w:date="2024-09-08T20:12:00Z"/>
              <w:rFonts w:eastAsiaTheme="minorEastAsia"/>
              <w:noProof/>
              <w:kern w:val="2"/>
              <w:sz w:val="24"/>
              <w:szCs w:val="24"/>
              <w:lang w:eastAsia="zh-CN"/>
              <w14:ligatures w14:val="standardContextual"/>
            </w:rPr>
          </w:pPr>
          <w:ins w:id="235"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"_Toc176718828"</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4.3.5 Command to display the status of Site License Server Page</w:t>
            </w:r>
            <w:r>
              <w:rPr>
                <w:noProof/>
                <w:webHidden/>
              </w:rPr>
              <w:tab/>
            </w:r>
            <w:r>
              <w:rPr>
                <w:noProof/>
                <w:webHidden/>
              </w:rPr>
              <w:fldChar w:fldCharType="begin"/>
            </w:r>
            <w:r>
              <w:rPr>
                <w:noProof/>
                <w:webHidden/>
              </w:rPr>
              <w:instrText xml:space="preserve"> PAGEREF _Toc176718828 \h </w:instrText>
            </w:r>
          </w:ins>
          <w:r>
            <w:rPr>
              <w:noProof/>
              <w:webHidden/>
            </w:rPr>
          </w:r>
          <w:r>
            <w:rPr>
              <w:noProof/>
              <w:webHidden/>
            </w:rPr>
            <w:fldChar w:fldCharType="separate"/>
          </w:r>
          <w:ins w:id="236" w:author="Vachiravel Sabarinathan" w:date="2024-09-08T20:12:00Z">
            <w:r>
              <w:rPr>
                <w:noProof/>
                <w:webHidden/>
              </w:rPr>
              <w:t>52</w:t>
            </w:r>
            <w:r>
              <w:rPr>
                <w:noProof/>
                <w:webHidden/>
              </w:rPr>
              <w:fldChar w:fldCharType="end"/>
            </w:r>
            <w:r w:rsidRPr="00BF3304">
              <w:rPr>
                <w:rStyle w:val="Hyperlink"/>
                <w:noProof/>
              </w:rPr>
              <w:fldChar w:fldCharType="end"/>
            </w:r>
          </w:ins>
        </w:p>
        <w:p w14:paraId="4D99E93F" w14:textId="56293191" w:rsidR="00915F89" w:rsidRDefault="00915F89">
          <w:pPr>
            <w:pStyle w:val="TOC3"/>
            <w:rPr>
              <w:ins w:id="237" w:author="Vachiravel Sabarinathan" w:date="2024-09-08T20:12:00Z"/>
              <w:rFonts w:eastAsiaTheme="minorEastAsia"/>
              <w:noProof/>
              <w:kern w:val="2"/>
              <w:sz w:val="24"/>
              <w:szCs w:val="24"/>
              <w:lang w:eastAsia="zh-CN"/>
              <w14:ligatures w14:val="standardContextual"/>
            </w:rPr>
          </w:pPr>
          <w:ins w:id="238"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"_Toc176718829"</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4.3.6 Display the licenses installed in the Site License Server Page</w:t>
            </w:r>
            <w:r>
              <w:rPr>
                <w:noProof/>
                <w:webHidden/>
              </w:rPr>
              <w:tab/>
            </w:r>
            <w:r>
              <w:rPr>
                <w:noProof/>
                <w:webHidden/>
              </w:rPr>
              <w:fldChar w:fldCharType="begin"/>
            </w:r>
            <w:r>
              <w:rPr>
                <w:noProof/>
                <w:webHidden/>
              </w:rPr>
              <w:instrText xml:space="preserve"> PAGEREF _Toc176718829 \h </w:instrText>
            </w:r>
          </w:ins>
          <w:r>
            <w:rPr>
              <w:noProof/>
              <w:webHidden/>
            </w:rPr>
          </w:r>
          <w:r>
            <w:rPr>
              <w:noProof/>
              <w:webHidden/>
            </w:rPr>
            <w:fldChar w:fldCharType="separate"/>
          </w:r>
          <w:ins w:id="239" w:author="Vachiravel Sabarinathan" w:date="2024-09-08T20:12:00Z">
            <w:r>
              <w:rPr>
                <w:noProof/>
                <w:webHidden/>
              </w:rPr>
              <w:t>53</w:t>
            </w:r>
            <w:r>
              <w:rPr>
                <w:noProof/>
                <w:webHidden/>
              </w:rPr>
              <w:fldChar w:fldCharType="end"/>
            </w:r>
            <w:r w:rsidRPr="00BF3304">
              <w:rPr>
                <w:rStyle w:val="Hyperlink"/>
                <w:noProof/>
              </w:rPr>
              <w:fldChar w:fldCharType="end"/>
            </w:r>
          </w:ins>
        </w:p>
        <w:p w14:paraId="2495F952" w14:textId="65BFF0EC" w:rsidR="00915F89" w:rsidRDefault="00915F89">
          <w:pPr>
            <w:pStyle w:val="TOC3"/>
            <w:rPr>
              <w:ins w:id="240" w:author="Vachiravel Sabarinathan" w:date="2024-09-08T20:12:00Z"/>
              <w:rFonts w:eastAsiaTheme="minorEastAsia"/>
              <w:noProof/>
              <w:kern w:val="2"/>
              <w:sz w:val="24"/>
              <w:szCs w:val="24"/>
              <w:lang w:eastAsia="zh-CN"/>
              <w14:ligatures w14:val="standardContextual"/>
            </w:rPr>
          </w:pPr>
          <w:ins w:id="241"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"_Toc176718830"</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4.3.7 Display the sites/nodes connected to Site License Server Page</w:t>
            </w:r>
            <w:r>
              <w:rPr>
                <w:noProof/>
                <w:webHidden/>
              </w:rPr>
              <w:tab/>
            </w:r>
            <w:r>
              <w:rPr>
                <w:noProof/>
                <w:webHidden/>
              </w:rPr>
              <w:fldChar w:fldCharType="begin"/>
            </w:r>
            <w:r>
              <w:rPr>
                <w:noProof/>
                <w:webHidden/>
              </w:rPr>
              <w:instrText xml:space="preserve"> PAGEREF _Toc176718830 \h </w:instrText>
            </w:r>
          </w:ins>
          <w:r>
            <w:rPr>
              <w:noProof/>
              <w:webHidden/>
            </w:rPr>
          </w:r>
          <w:r>
            <w:rPr>
              <w:noProof/>
              <w:webHidden/>
            </w:rPr>
            <w:fldChar w:fldCharType="separate"/>
          </w:r>
          <w:ins w:id="242" w:author="Vachiravel Sabarinathan" w:date="2024-09-08T20:12:00Z">
            <w:r>
              <w:rPr>
                <w:noProof/>
                <w:webHidden/>
              </w:rPr>
              <w:t>53</w:t>
            </w:r>
            <w:r>
              <w:rPr>
                <w:noProof/>
                <w:webHidden/>
              </w:rPr>
              <w:fldChar w:fldCharType="end"/>
            </w:r>
            <w:r w:rsidRPr="00BF3304">
              <w:rPr>
                <w:rStyle w:val="Hyperlink"/>
                <w:noProof/>
              </w:rPr>
              <w:fldChar w:fldCharType="end"/>
            </w:r>
          </w:ins>
        </w:p>
        <w:p w14:paraId="288A73B1" w14:textId="0EC52648" w:rsidR="00915F89" w:rsidRDefault="00915F89">
          <w:pPr>
            <w:pStyle w:val="TOC3"/>
            <w:rPr>
              <w:ins w:id="243" w:author="Vachiravel Sabarinathan" w:date="2024-09-08T20:12:00Z"/>
              <w:rFonts w:eastAsiaTheme="minorEastAsia"/>
              <w:noProof/>
              <w:kern w:val="2"/>
              <w:sz w:val="24"/>
              <w:szCs w:val="24"/>
              <w:lang w:eastAsia="zh-CN"/>
              <w14:ligatures w14:val="standardContextual"/>
            </w:rPr>
          </w:pPr>
          <w:ins w:id="244"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"_Toc176718831"</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lang w:val="fr-FR"/>
              </w:rPr>
              <w:t>4.3.8 Configure Switch License Client Page</w:t>
            </w:r>
            <w:r>
              <w:rPr>
                <w:noProof/>
                <w:webHidden/>
              </w:rPr>
              <w:tab/>
            </w:r>
            <w:r>
              <w:rPr>
                <w:noProof/>
                <w:webHidden/>
              </w:rPr>
              <w:fldChar w:fldCharType="begin"/>
            </w:r>
            <w:r>
              <w:rPr>
                <w:noProof/>
                <w:webHidden/>
              </w:rPr>
              <w:instrText xml:space="preserve"> PAGEREF _Toc176718831 \h </w:instrText>
            </w:r>
          </w:ins>
          <w:r>
            <w:rPr>
              <w:noProof/>
              <w:webHidden/>
            </w:rPr>
          </w:r>
          <w:r>
            <w:rPr>
              <w:noProof/>
              <w:webHidden/>
            </w:rPr>
            <w:fldChar w:fldCharType="separate"/>
          </w:r>
          <w:ins w:id="245" w:author="Vachiravel Sabarinathan" w:date="2024-09-08T20:12:00Z">
            <w:r>
              <w:rPr>
                <w:noProof/>
                <w:webHidden/>
              </w:rPr>
              <w:t>53</w:t>
            </w:r>
            <w:r>
              <w:rPr>
                <w:noProof/>
                <w:webHidden/>
              </w:rPr>
              <w:fldChar w:fldCharType="end"/>
            </w:r>
            <w:r w:rsidRPr="00BF3304">
              <w:rPr>
                <w:rStyle w:val="Hyperlink"/>
                <w:noProof/>
              </w:rPr>
              <w:fldChar w:fldCharType="end"/>
            </w:r>
          </w:ins>
        </w:p>
        <w:p w14:paraId="628509EA" w14:textId="2B702BF3" w:rsidR="00915F89" w:rsidRDefault="00915F89">
          <w:pPr>
            <w:pStyle w:val="TOC1"/>
            <w:tabs>
              <w:tab w:val="right" w:leader="dot" w:pos="9350"/>
            </w:tabs>
            <w:rPr>
              <w:ins w:id="246" w:author="Vachiravel Sabarinathan" w:date="2024-09-08T20:12:00Z"/>
              <w:rFonts w:eastAsiaTheme="minorEastAsia"/>
              <w:noProof/>
              <w:kern w:val="2"/>
              <w:sz w:val="24"/>
              <w:szCs w:val="24"/>
              <w:lang w:eastAsia="zh-CN"/>
              <w14:ligatures w14:val="standardContextual"/>
            </w:rPr>
          </w:pPr>
          <w:ins w:id="247"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"_Toc176718832"</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5 SAMPLE CONFIGURATION / USE CASE</w:t>
            </w:r>
            <w:r>
              <w:rPr>
                <w:noProof/>
                <w:webHidden/>
              </w:rPr>
              <w:tab/>
            </w:r>
            <w:r>
              <w:rPr>
                <w:noProof/>
                <w:webHidden/>
              </w:rPr>
              <w:fldChar w:fldCharType="begin"/>
            </w:r>
            <w:r>
              <w:rPr>
                <w:noProof/>
                <w:webHidden/>
              </w:rPr>
              <w:instrText xml:space="preserve"> PAGEREF _Toc176718832 \h </w:instrText>
            </w:r>
          </w:ins>
          <w:r>
            <w:rPr>
              <w:noProof/>
              <w:webHidden/>
            </w:rPr>
          </w:r>
          <w:r>
            <w:rPr>
              <w:noProof/>
              <w:webHidden/>
            </w:rPr>
            <w:fldChar w:fldCharType="separate"/>
          </w:r>
          <w:ins w:id="248" w:author="Vachiravel Sabarinathan" w:date="2024-09-08T20:12:00Z">
            <w:r>
              <w:rPr>
                <w:noProof/>
                <w:webHidden/>
              </w:rPr>
              <w:t>56</w:t>
            </w:r>
            <w:r>
              <w:rPr>
                <w:noProof/>
                <w:webHidden/>
              </w:rPr>
              <w:fldChar w:fldCharType="end"/>
            </w:r>
            <w:r w:rsidRPr="00BF3304">
              <w:rPr>
                <w:rStyle w:val="Hyperlink"/>
                <w:noProof/>
              </w:rPr>
              <w:fldChar w:fldCharType="end"/>
            </w:r>
          </w:ins>
        </w:p>
        <w:p w14:paraId="24DA5430" w14:textId="74D0B8A4" w:rsidR="00915F89" w:rsidRDefault="00915F89">
          <w:pPr>
            <w:pStyle w:val="TOC2"/>
            <w:tabs>
              <w:tab w:val="right" w:leader="dot" w:pos="9350"/>
            </w:tabs>
            <w:rPr>
              <w:ins w:id="249" w:author="Vachiravel Sabarinathan" w:date="2024-09-08T20:12:00Z"/>
              <w:rFonts w:eastAsiaTheme="minorEastAsia"/>
              <w:noProof/>
              <w:kern w:val="2"/>
              <w:sz w:val="24"/>
              <w:szCs w:val="24"/>
              <w:lang w:eastAsia="zh-CN"/>
              <w14:ligatures w14:val="standardContextual"/>
            </w:rPr>
          </w:pPr>
          <w:ins w:id="250"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"_Toc176718833"</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5.1 Configuration Example</w:t>
            </w:r>
            <w:r>
              <w:rPr>
                <w:noProof/>
                <w:webHidden/>
              </w:rPr>
              <w:tab/>
            </w:r>
            <w:r>
              <w:rPr>
                <w:noProof/>
                <w:webHidden/>
              </w:rPr>
              <w:fldChar w:fldCharType="begin"/>
            </w:r>
            <w:r>
              <w:rPr>
                <w:noProof/>
                <w:webHidden/>
              </w:rPr>
              <w:instrText xml:space="preserve"> PAGEREF _Toc176718833 \h </w:instrText>
            </w:r>
          </w:ins>
          <w:r>
            <w:rPr>
              <w:noProof/>
              <w:webHidden/>
            </w:rPr>
          </w:r>
          <w:r>
            <w:rPr>
              <w:noProof/>
              <w:webHidden/>
            </w:rPr>
            <w:fldChar w:fldCharType="separate"/>
          </w:r>
          <w:ins w:id="251" w:author="Vachiravel Sabarinathan" w:date="2024-09-08T20:12:00Z">
            <w:r>
              <w:rPr>
                <w:noProof/>
                <w:webHidden/>
              </w:rPr>
              <w:t>56</w:t>
            </w:r>
            <w:r>
              <w:rPr>
                <w:noProof/>
                <w:webHidden/>
              </w:rPr>
              <w:fldChar w:fldCharType="end"/>
            </w:r>
            <w:r w:rsidRPr="00BF3304">
              <w:rPr>
                <w:rStyle w:val="Hyperlink"/>
                <w:noProof/>
              </w:rPr>
              <w:fldChar w:fldCharType="end"/>
            </w:r>
          </w:ins>
        </w:p>
        <w:p w14:paraId="66DC8AC7" w14:textId="2FEEBFB2" w:rsidR="00915F89" w:rsidRDefault="00915F89">
          <w:pPr>
            <w:pStyle w:val="TOC1"/>
            <w:tabs>
              <w:tab w:val="right" w:leader="dot" w:pos="9350"/>
            </w:tabs>
            <w:rPr>
              <w:ins w:id="252" w:author="Vachiravel Sabarinathan" w:date="2024-09-08T20:12:00Z"/>
              <w:rFonts w:eastAsiaTheme="minorEastAsia"/>
              <w:noProof/>
              <w:kern w:val="2"/>
              <w:sz w:val="24"/>
              <w:szCs w:val="24"/>
              <w:lang w:eastAsia="zh-CN"/>
              <w14:ligatures w14:val="standardContextual"/>
            </w:rPr>
          </w:pPr>
          <w:ins w:id="253"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"_Toc176718834"</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lang w:val="pt-BR"/>
              </w:rPr>
              <w:t>6 SOFTWARE SUBSYSTEM DESIGN</w:t>
            </w:r>
            <w:r>
              <w:rPr>
                <w:noProof/>
                <w:webHidden/>
              </w:rPr>
              <w:tab/>
            </w:r>
            <w:r>
              <w:rPr>
                <w:noProof/>
                <w:webHidden/>
              </w:rPr>
              <w:fldChar w:fldCharType="begin"/>
            </w:r>
            <w:r>
              <w:rPr>
                <w:noProof/>
                <w:webHidden/>
              </w:rPr>
              <w:instrText xml:space="preserve"> PAGEREF _Toc176718834 \h </w:instrText>
            </w:r>
          </w:ins>
          <w:r>
            <w:rPr>
              <w:noProof/>
              <w:webHidden/>
            </w:rPr>
          </w:r>
          <w:r>
            <w:rPr>
              <w:noProof/>
              <w:webHidden/>
            </w:rPr>
            <w:fldChar w:fldCharType="separate"/>
          </w:r>
          <w:ins w:id="254" w:author="Vachiravel Sabarinathan" w:date="2024-09-08T20:12:00Z">
            <w:r>
              <w:rPr>
                <w:noProof/>
                <w:webHidden/>
              </w:rPr>
              <w:t>62</w:t>
            </w:r>
            <w:r>
              <w:rPr>
                <w:noProof/>
                <w:webHidden/>
              </w:rPr>
              <w:fldChar w:fldCharType="end"/>
            </w:r>
            <w:r w:rsidRPr="00BF3304">
              <w:rPr>
                <w:rStyle w:val="Hyperlink"/>
                <w:noProof/>
              </w:rPr>
              <w:fldChar w:fldCharType="end"/>
            </w:r>
          </w:ins>
        </w:p>
        <w:p w14:paraId="35C4F03A" w14:textId="17895A60" w:rsidR="00915F89" w:rsidRDefault="00915F89">
          <w:pPr>
            <w:pStyle w:val="TOC2"/>
            <w:tabs>
              <w:tab w:val="right" w:leader="dot" w:pos="9350"/>
            </w:tabs>
            <w:rPr>
              <w:ins w:id="255" w:author="Vachiravel Sabarinathan" w:date="2024-09-08T20:12:00Z"/>
              <w:rFonts w:eastAsiaTheme="minorEastAsia"/>
              <w:noProof/>
              <w:kern w:val="2"/>
              <w:sz w:val="24"/>
              <w:szCs w:val="24"/>
              <w:lang w:eastAsia="zh-CN"/>
              <w14:ligatures w14:val="standardContextual"/>
            </w:rPr>
          </w:pPr>
          <w:ins w:id="256"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"_Toc176718835"</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6.1 Software Subsystem Design Overview</w:t>
            </w:r>
            <w:r>
              <w:rPr>
                <w:noProof/>
                <w:webHidden/>
              </w:rPr>
              <w:tab/>
            </w:r>
            <w:r>
              <w:rPr>
                <w:noProof/>
                <w:webHidden/>
              </w:rPr>
              <w:fldChar w:fldCharType="begin"/>
            </w:r>
            <w:r>
              <w:rPr>
                <w:noProof/>
                <w:webHidden/>
              </w:rPr>
              <w:instrText xml:space="preserve"> PAGEREF _Toc176718835 \h </w:instrText>
            </w:r>
          </w:ins>
          <w:r>
            <w:rPr>
              <w:noProof/>
              <w:webHidden/>
            </w:rPr>
          </w:r>
          <w:r>
            <w:rPr>
              <w:noProof/>
              <w:webHidden/>
            </w:rPr>
            <w:fldChar w:fldCharType="separate"/>
          </w:r>
          <w:ins w:id="257" w:author="Vachiravel Sabarinathan" w:date="2024-09-08T20:12:00Z">
            <w:r>
              <w:rPr>
                <w:noProof/>
                <w:webHidden/>
              </w:rPr>
              <w:t>62</w:t>
            </w:r>
            <w:r>
              <w:rPr>
                <w:noProof/>
                <w:webHidden/>
              </w:rPr>
              <w:fldChar w:fldCharType="end"/>
            </w:r>
            <w:r w:rsidRPr="00BF3304">
              <w:rPr>
                <w:rStyle w:val="Hyperlink"/>
                <w:noProof/>
              </w:rPr>
              <w:fldChar w:fldCharType="end"/>
            </w:r>
          </w:ins>
        </w:p>
        <w:p w14:paraId="5F40A52E" w14:textId="54FAE398" w:rsidR="00915F89" w:rsidRDefault="00915F89">
          <w:pPr>
            <w:pStyle w:val="TOC3"/>
            <w:rPr>
              <w:ins w:id="258" w:author="Vachiravel Sabarinathan" w:date="2024-09-08T20:12:00Z"/>
              <w:rFonts w:eastAsiaTheme="minorEastAsia"/>
              <w:noProof/>
              <w:kern w:val="2"/>
              <w:sz w:val="24"/>
              <w:szCs w:val="24"/>
              <w:lang w:eastAsia="zh-CN"/>
              <w14:ligatures w14:val="standardContextual"/>
            </w:rPr>
          </w:pPr>
          <w:ins w:id="259"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"_Toc176718836"</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6.1.1 Task Model</w:t>
            </w:r>
            <w:r>
              <w:rPr>
                <w:noProof/>
                <w:webHidden/>
              </w:rPr>
              <w:tab/>
            </w:r>
            <w:r>
              <w:rPr>
                <w:noProof/>
                <w:webHidden/>
              </w:rPr>
              <w:fldChar w:fldCharType="begin"/>
            </w:r>
            <w:r>
              <w:rPr>
                <w:noProof/>
                <w:webHidden/>
              </w:rPr>
              <w:instrText xml:space="preserve"> PAGEREF _Toc176718836 \h </w:instrText>
            </w:r>
          </w:ins>
          <w:r>
            <w:rPr>
              <w:noProof/>
              <w:webHidden/>
            </w:rPr>
          </w:r>
          <w:r>
            <w:rPr>
              <w:noProof/>
              <w:webHidden/>
            </w:rPr>
            <w:fldChar w:fldCharType="separate"/>
          </w:r>
          <w:ins w:id="260" w:author="Vachiravel Sabarinathan" w:date="2024-09-08T20:12:00Z">
            <w:r>
              <w:rPr>
                <w:noProof/>
                <w:webHidden/>
              </w:rPr>
              <w:t>62</w:t>
            </w:r>
            <w:r>
              <w:rPr>
                <w:noProof/>
                <w:webHidden/>
              </w:rPr>
              <w:fldChar w:fldCharType="end"/>
            </w:r>
            <w:r w:rsidRPr="00BF3304">
              <w:rPr>
                <w:rStyle w:val="Hyperlink"/>
                <w:noProof/>
              </w:rPr>
              <w:fldChar w:fldCharType="end"/>
            </w:r>
          </w:ins>
        </w:p>
        <w:p w14:paraId="4E0DB3D2" w14:textId="7C0AC4D5" w:rsidR="00915F89" w:rsidRDefault="00915F89">
          <w:pPr>
            <w:pStyle w:val="TOC3"/>
            <w:rPr>
              <w:ins w:id="261" w:author="Vachiravel Sabarinathan" w:date="2024-09-08T20:12:00Z"/>
              <w:rFonts w:eastAsiaTheme="minorEastAsia"/>
              <w:noProof/>
              <w:kern w:val="2"/>
              <w:sz w:val="24"/>
              <w:szCs w:val="24"/>
              <w:lang w:eastAsia="zh-CN"/>
              <w14:ligatures w14:val="standardContextual"/>
            </w:rPr>
          </w:pPr>
          <w:ins w:id="262"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"_Toc176718837"</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6.1.2 Module Placement</w:t>
            </w:r>
            <w:r>
              <w:rPr>
                <w:noProof/>
                <w:webHidden/>
              </w:rPr>
              <w:tab/>
            </w:r>
            <w:r>
              <w:rPr>
                <w:noProof/>
                <w:webHidden/>
              </w:rPr>
              <w:fldChar w:fldCharType="begin"/>
            </w:r>
            <w:r>
              <w:rPr>
                <w:noProof/>
                <w:webHidden/>
              </w:rPr>
              <w:instrText xml:space="preserve"> PAGEREF _Toc176718837 \h </w:instrText>
            </w:r>
          </w:ins>
          <w:r>
            <w:rPr>
              <w:noProof/>
              <w:webHidden/>
            </w:rPr>
          </w:r>
          <w:r>
            <w:rPr>
              <w:noProof/>
              <w:webHidden/>
            </w:rPr>
            <w:fldChar w:fldCharType="separate"/>
          </w:r>
          <w:ins w:id="263" w:author="Vachiravel Sabarinathan" w:date="2024-09-08T20:12:00Z">
            <w:r>
              <w:rPr>
                <w:noProof/>
                <w:webHidden/>
              </w:rPr>
              <w:t>62</w:t>
            </w:r>
            <w:r>
              <w:rPr>
                <w:noProof/>
                <w:webHidden/>
              </w:rPr>
              <w:fldChar w:fldCharType="end"/>
            </w:r>
            <w:r w:rsidRPr="00BF3304">
              <w:rPr>
                <w:rStyle w:val="Hyperlink"/>
                <w:noProof/>
              </w:rPr>
              <w:fldChar w:fldCharType="end"/>
            </w:r>
          </w:ins>
        </w:p>
        <w:p w14:paraId="7EB85E85" w14:textId="41334AC0" w:rsidR="00915F89" w:rsidRDefault="00915F89">
          <w:pPr>
            <w:pStyle w:val="TOC2"/>
            <w:tabs>
              <w:tab w:val="right" w:leader="dot" w:pos="9350"/>
            </w:tabs>
            <w:rPr>
              <w:ins w:id="264" w:author="Vachiravel Sabarinathan" w:date="2024-09-08T20:12:00Z"/>
              <w:rFonts w:eastAsiaTheme="minorEastAsia"/>
              <w:noProof/>
              <w:kern w:val="2"/>
              <w:sz w:val="24"/>
              <w:szCs w:val="24"/>
              <w:lang w:eastAsia="zh-CN"/>
              <w14:ligatures w14:val="standardContextual"/>
            </w:rPr>
          </w:pPr>
          <w:ins w:id="265"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"_Toc176718838"</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6.2 Site License Software Support</w:t>
            </w:r>
            <w:r>
              <w:rPr>
                <w:noProof/>
                <w:webHidden/>
              </w:rPr>
              <w:tab/>
            </w:r>
            <w:r>
              <w:rPr>
                <w:noProof/>
                <w:webHidden/>
              </w:rPr>
              <w:fldChar w:fldCharType="begin"/>
            </w:r>
            <w:r>
              <w:rPr>
                <w:noProof/>
                <w:webHidden/>
              </w:rPr>
              <w:instrText xml:space="preserve"> PAGEREF _Toc176718838 \h </w:instrText>
            </w:r>
          </w:ins>
          <w:r>
            <w:rPr>
              <w:noProof/>
              <w:webHidden/>
            </w:rPr>
          </w:r>
          <w:r>
            <w:rPr>
              <w:noProof/>
              <w:webHidden/>
            </w:rPr>
            <w:fldChar w:fldCharType="separate"/>
          </w:r>
          <w:ins w:id="266" w:author="Vachiravel Sabarinathan" w:date="2024-09-08T20:12:00Z">
            <w:r>
              <w:rPr>
                <w:noProof/>
                <w:webHidden/>
              </w:rPr>
              <w:t>63</w:t>
            </w:r>
            <w:r>
              <w:rPr>
                <w:noProof/>
                <w:webHidden/>
              </w:rPr>
              <w:fldChar w:fldCharType="end"/>
            </w:r>
            <w:r w:rsidRPr="00BF3304">
              <w:rPr>
                <w:rStyle w:val="Hyperlink"/>
                <w:noProof/>
              </w:rPr>
              <w:fldChar w:fldCharType="end"/>
            </w:r>
          </w:ins>
        </w:p>
        <w:p w14:paraId="020F0F5A" w14:textId="565C26D7" w:rsidR="00915F89" w:rsidRDefault="00915F89">
          <w:pPr>
            <w:pStyle w:val="TOC3"/>
            <w:rPr>
              <w:ins w:id="267" w:author="Vachiravel Sabarinathan" w:date="2024-09-08T20:12:00Z"/>
              <w:rFonts w:eastAsiaTheme="minorEastAsia"/>
              <w:noProof/>
              <w:kern w:val="2"/>
              <w:sz w:val="24"/>
              <w:szCs w:val="24"/>
              <w:lang w:eastAsia="zh-CN"/>
              <w14:ligatures w14:val="standardContextual"/>
            </w:rPr>
          </w:pPr>
          <w:ins w:id="268"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"_Toc176718839"</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6.2.1 Capability Manager API</w:t>
            </w:r>
            <w:r>
              <w:rPr>
                <w:noProof/>
                <w:webHidden/>
              </w:rPr>
              <w:tab/>
            </w:r>
            <w:r>
              <w:rPr>
                <w:noProof/>
                <w:webHidden/>
              </w:rPr>
              <w:fldChar w:fldCharType="begin"/>
            </w:r>
            <w:r>
              <w:rPr>
                <w:noProof/>
                <w:webHidden/>
              </w:rPr>
              <w:instrText xml:space="preserve"> PAGEREF _Toc176718839 \h </w:instrText>
            </w:r>
          </w:ins>
          <w:r>
            <w:rPr>
              <w:noProof/>
              <w:webHidden/>
            </w:rPr>
          </w:r>
          <w:r>
            <w:rPr>
              <w:noProof/>
              <w:webHidden/>
            </w:rPr>
            <w:fldChar w:fldCharType="separate"/>
          </w:r>
          <w:ins w:id="269" w:author="Vachiravel Sabarinathan" w:date="2024-09-08T20:12:00Z">
            <w:r>
              <w:rPr>
                <w:noProof/>
                <w:webHidden/>
              </w:rPr>
              <w:t>63</w:t>
            </w:r>
            <w:r>
              <w:rPr>
                <w:noProof/>
                <w:webHidden/>
              </w:rPr>
              <w:fldChar w:fldCharType="end"/>
            </w:r>
            <w:r w:rsidRPr="00BF3304">
              <w:rPr>
                <w:rStyle w:val="Hyperlink"/>
                <w:noProof/>
              </w:rPr>
              <w:fldChar w:fldCharType="end"/>
            </w:r>
          </w:ins>
        </w:p>
        <w:p w14:paraId="16CCAD10" w14:textId="2EE935C3" w:rsidR="00915F89" w:rsidRDefault="00915F89">
          <w:pPr>
            <w:pStyle w:val="TOC3"/>
            <w:rPr>
              <w:ins w:id="270" w:author="Vachiravel Sabarinathan" w:date="2024-09-08T20:12:00Z"/>
              <w:rFonts w:eastAsiaTheme="minorEastAsia"/>
              <w:noProof/>
              <w:kern w:val="2"/>
              <w:sz w:val="24"/>
              <w:szCs w:val="24"/>
              <w:lang w:eastAsia="zh-CN"/>
              <w14:ligatures w14:val="standardContextual"/>
            </w:rPr>
          </w:pPr>
          <w:ins w:id="271"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"_Toc176718840"</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6.2.2 Capability Manager and Site-base License Lookup Service</w:t>
            </w:r>
            <w:r>
              <w:rPr>
                <w:noProof/>
                <w:webHidden/>
              </w:rPr>
              <w:tab/>
            </w:r>
            <w:r>
              <w:rPr>
                <w:noProof/>
                <w:webHidden/>
              </w:rPr>
              <w:fldChar w:fldCharType="begin"/>
            </w:r>
            <w:r>
              <w:rPr>
                <w:noProof/>
                <w:webHidden/>
              </w:rPr>
              <w:instrText xml:space="preserve"> PAGEREF _Toc176718840 \h </w:instrText>
            </w:r>
          </w:ins>
          <w:r>
            <w:rPr>
              <w:noProof/>
              <w:webHidden/>
            </w:rPr>
          </w:r>
          <w:r>
            <w:rPr>
              <w:noProof/>
              <w:webHidden/>
            </w:rPr>
            <w:fldChar w:fldCharType="separate"/>
          </w:r>
          <w:ins w:id="272" w:author="Vachiravel Sabarinathan" w:date="2024-09-08T20:12:00Z">
            <w:r>
              <w:rPr>
                <w:noProof/>
                <w:webHidden/>
              </w:rPr>
              <w:t>63</w:t>
            </w:r>
            <w:r>
              <w:rPr>
                <w:noProof/>
                <w:webHidden/>
              </w:rPr>
              <w:fldChar w:fldCharType="end"/>
            </w:r>
            <w:r w:rsidRPr="00BF3304">
              <w:rPr>
                <w:rStyle w:val="Hyperlink"/>
                <w:noProof/>
              </w:rPr>
              <w:fldChar w:fldCharType="end"/>
            </w:r>
          </w:ins>
        </w:p>
        <w:p w14:paraId="45180F96" w14:textId="25FDA2CE" w:rsidR="00915F89" w:rsidRDefault="00915F89">
          <w:pPr>
            <w:pStyle w:val="TOC3"/>
            <w:rPr>
              <w:ins w:id="273" w:author="Vachiravel Sabarinathan" w:date="2024-09-08T20:12:00Z"/>
              <w:rFonts w:eastAsiaTheme="minorEastAsia"/>
              <w:noProof/>
              <w:kern w:val="2"/>
              <w:sz w:val="24"/>
              <w:szCs w:val="24"/>
              <w:lang w:eastAsia="zh-CN"/>
              <w14:ligatures w14:val="standardContextual"/>
            </w:rPr>
          </w:pPr>
          <w:ins w:id="274"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"_Toc176718841"</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6.2.3 Chassis Supervision Dependencies</w:t>
            </w:r>
            <w:r>
              <w:rPr>
                <w:noProof/>
                <w:webHidden/>
              </w:rPr>
              <w:tab/>
            </w:r>
            <w:r>
              <w:rPr>
                <w:noProof/>
                <w:webHidden/>
              </w:rPr>
              <w:fldChar w:fldCharType="begin"/>
            </w:r>
            <w:r>
              <w:rPr>
                <w:noProof/>
                <w:webHidden/>
              </w:rPr>
              <w:instrText xml:space="preserve"> PAGEREF _Toc176718841 \h </w:instrText>
            </w:r>
          </w:ins>
          <w:r>
            <w:rPr>
              <w:noProof/>
              <w:webHidden/>
            </w:rPr>
          </w:r>
          <w:r>
            <w:rPr>
              <w:noProof/>
              <w:webHidden/>
            </w:rPr>
            <w:fldChar w:fldCharType="separate"/>
          </w:r>
          <w:ins w:id="275" w:author="Vachiravel Sabarinathan" w:date="2024-09-08T20:12:00Z">
            <w:r>
              <w:rPr>
                <w:noProof/>
                <w:webHidden/>
              </w:rPr>
              <w:t>63</w:t>
            </w:r>
            <w:r>
              <w:rPr>
                <w:noProof/>
                <w:webHidden/>
              </w:rPr>
              <w:fldChar w:fldCharType="end"/>
            </w:r>
            <w:r w:rsidRPr="00BF3304">
              <w:rPr>
                <w:rStyle w:val="Hyperlink"/>
                <w:noProof/>
              </w:rPr>
              <w:fldChar w:fldCharType="end"/>
            </w:r>
          </w:ins>
        </w:p>
        <w:p w14:paraId="471AD6FE" w14:textId="6F8A104C" w:rsidR="00915F89" w:rsidRDefault="00915F89">
          <w:pPr>
            <w:pStyle w:val="TOC2"/>
            <w:tabs>
              <w:tab w:val="right" w:leader="dot" w:pos="9350"/>
            </w:tabs>
            <w:rPr>
              <w:ins w:id="276" w:author="Vachiravel Sabarinathan" w:date="2024-09-08T20:12:00Z"/>
              <w:rFonts w:eastAsiaTheme="minorEastAsia"/>
              <w:noProof/>
              <w:kern w:val="2"/>
              <w:sz w:val="24"/>
              <w:szCs w:val="24"/>
              <w:lang w:eastAsia="zh-CN"/>
              <w14:ligatures w14:val="standardContextual"/>
            </w:rPr>
          </w:pPr>
          <w:ins w:id="277"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"_Toc176718842"</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6.3 Software Subsystem Interfaces</w:t>
            </w:r>
            <w:r>
              <w:rPr>
                <w:noProof/>
                <w:webHidden/>
              </w:rPr>
              <w:tab/>
            </w:r>
            <w:r>
              <w:rPr>
                <w:noProof/>
                <w:webHidden/>
              </w:rPr>
              <w:fldChar w:fldCharType="begin"/>
            </w:r>
            <w:r>
              <w:rPr>
                <w:noProof/>
                <w:webHidden/>
              </w:rPr>
              <w:instrText xml:space="preserve"> PAGEREF _Toc176718842 \h </w:instrText>
            </w:r>
          </w:ins>
          <w:r>
            <w:rPr>
              <w:noProof/>
              <w:webHidden/>
            </w:rPr>
          </w:r>
          <w:r>
            <w:rPr>
              <w:noProof/>
              <w:webHidden/>
            </w:rPr>
            <w:fldChar w:fldCharType="separate"/>
          </w:r>
          <w:ins w:id="278" w:author="Vachiravel Sabarinathan" w:date="2024-09-08T20:12:00Z">
            <w:r>
              <w:rPr>
                <w:noProof/>
                <w:webHidden/>
              </w:rPr>
              <w:t>64</w:t>
            </w:r>
            <w:r>
              <w:rPr>
                <w:noProof/>
                <w:webHidden/>
              </w:rPr>
              <w:fldChar w:fldCharType="end"/>
            </w:r>
            <w:r w:rsidRPr="00BF3304">
              <w:rPr>
                <w:rStyle w:val="Hyperlink"/>
                <w:noProof/>
              </w:rPr>
              <w:fldChar w:fldCharType="end"/>
            </w:r>
          </w:ins>
        </w:p>
        <w:p w14:paraId="6BB69E85" w14:textId="25AE90D6" w:rsidR="00915F89" w:rsidRDefault="00915F89">
          <w:pPr>
            <w:pStyle w:val="TOC3"/>
            <w:rPr>
              <w:ins w:id="279" w:author="Vachiravel Sabarinathan" w:date="2024-09-08T20:12:00Z"/>
              <w:rFonts w:eastAsiaTheme="minorEastAsia"/>
              <w:noProof/>
              <w:kern w:val="2"/>
              <w:sz w:val="24"/>
              <w:szCs w:val="24"/>
              <w:lang w:eastAsia="zh-CN"/>
              <w14:ligatures w14:val="standardContextual"/>
            </w:rPr>
          </w:pPr>
          <w:ins w:id="280"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"_Toc176718843"</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6.3.1 System Interfaces</w:t>
            </w:r>
            <w:r>
              <w:rPr>
                <w:noProof/>
                <w:webHidden/>
              </w:rPr>
              <w:tab/>
            </w:r>
            <w:r>
              <w:rPr>
                <w:noProof/>
                <w:webHidden/>
              </w:rPr>
              <w:fldChar w:fldCharType="begin"/>
            </w:r>
            <w:r>
              <w:rPr>
                <w:noProof/>
                <w:webHidden/>
              </w:rPr>
              <w:instrText xml:space="preserve"> PAGEREF _Toc176718843 \h </w:instrText>
            </w:r>
          </w:ins>
          <w:r>
            <w:rPr>
              <w:noProof/>
              <w:webHidden/>
            </w:rPr>
          </w:r>
          <w:r>
            <w:rPr>
              <w:noProof/>
              <w:webHidden/>
            </w:rPr>
            <w:fldChar w:fldCharType="separate"/>
          </w:r>
          <w:ins w:id="281" w:author="Vachiravel Sabarinathan" w:date="2024-09-08T20:12:00Z">
            <w:r>
              <w:rPr>
                <w:noProof/>
                <w:webHidden/>
              </w:rPr>
              <w:t>64</w:t>
            </w:r>
            <w:r>
              <w:rPr>
                <w:noProof/>
                <w:webHidden/>
              </w:rPr>
              <w:fldChar w:fldCharType="end"/>
            </w:r>
            <w:r w:rsidRPr="00BF3304">
              <w:rPr>
                <w:rStyle w:val="Hyperlink"/>
                <w:noProof/>
              </w:rPr>
              <w:fldChar w:fldCharType="end"/>
            </w:r>
          </w:ins>
        </w:p>
        <w:p w14:paraId="57EC42C2" w14:textId="1519CA3D" w:rsidR="00915F89" w:rsidRDefault="00915F89">
          <w:pPr>
            <w:pStyle w:val="TOC2"/>
            <w:tabs>
              <w:tab w:val="right" w:leader="dot" w:pos="9350"/>
            </w:tabs>
            <w:rPr>
              <w:ins w:id="282" w:author="Vachiravel Sabarinathan" w:date="2024-09-08T20:12:00Z"/>
              <w:rFonts w:eastAsiaTheme="minorEastAsia"/>
              <w:noProof/>
              <w:kern w:val="2"/>
              <w:sz w:val="24"/>
              <w:szCs w:val="24"/>
              <w:lang w:eastAsia="zh-CN"/>
              <w14:ligatures w14:val="standardContextual"/>
            </w:rPr>
          </w:pPr>
          <w:ins w:id="283" w:author="Vachiravel Sabarinathan" w:date="2024-09-08T20:12:00Z">
            <w:r w:rsidRPr="00BF3304">
              <w:rPr>
                <w:rStyle w:val="Hyperlink"/>
                <w:noProof/>
              </w:rPr>
              <w:lastRenderedPageBreak/>
              <w:fldChar w:fldCharType="begin"/>
            </w:r>
            <w:r w:rsidRPr="00BF3304">
              <w:rPr>
                <w:rStyle w:val="Hyperlink"/>
                <w:noProof/>
              </w:rPr>
              <w:instrText xml:space="preserve"> </w:instrText>
            </w:r>
            <w:r>
              <w:rPr>
                <w:noProof/>
              </w:rPr>
              <w:instrText>HYPERLINK \l "_Toc176718844"</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6.4 Software System Flows</w:t>
            </w:r>
            <w:r>
              <w:rPr>
                <w:noProof/>
                <w:webHidden/>
              </w:rPr>
              <w:tab/>
            </w:r>
            <w:r>
              <w:rPr>
                <w:noProof/>
                <w:webHidden/>
              </w:rPr>
              <w:fldChar w:fldCharType="begin"/>
            </w:r>
            <w:r>
              <w:rPr>
                <w:noProof/>
                <w:webHidden/>
              </w:rPr>
              <w:instrText xml:space="preserve"> PAGEREF _Toc176718844 \h </w:instrText>
            </w:r>
          </w:ins>
          <w:r>
            <w:rPr>
              <w:noProof/>
              <w:webHidden/>
            </w:rPr>
          </w:r>
          <w:r>
            <w:rPr>
              <w:noProof/>
              <w:webHidden/>
            </w:rPr>
            <w:fldChar w:fldCharType="separate"/>
          </w:r>
          <w:ins w:id="284" w:author="Vachiravel Sabarinathan" w:date="2024-09-08T20:12:00Z">
            <w:r>
              <w:rPr>
                <w:noProof/>
                <w:webHidden/>
              </w:rPr>
              <w:t>64</w:t>
            </w:r>
            <w:r>
              <w:rPr>
                <w:noProof/>
                <w:webHidden/>
              </w:rPr>
              <w:fldChar w:fldCharType="end"/>
            </w:r>
            <w:r w:rsidRPr="00BF3304">
              <w:rPr>
                <w:rStyle w:val="Hyperlink"/>
                <w:noProof/>
              </w:rPr>
              <w:fldChar w:fldCharType="end"/>
            </w:r>
          </w:ins>
        </w:p>
        <w:p w14:paraId="1DCA02CA" w14:textId="7A4B15AF" w:rsidR="00915F89" w:rsidRDefault="00915F89">
          <w:pPr>
            <w:pStyle w:val="TOC3"/>
            <w:rPr>
              <w:ins w:id="285" w:author="Vachiravel Sabarinathan" w:date="2024-09-08T20:12:00Z"/>
              <w:rFonts w:eastAsiaTheme="minorEastAsia"/>
              <w:noProof/>
              <w:kern w:val="2"/>
              <w:sz w:val="24"/>
              <w:szCs w:val="24"/>
              <w:lang w:eastAsia="zh-CN"/>
              <w14:ligatures w14:val="standardContextual"/>
            </w:rPr>
          </w:pPr>
          <w:ins w:id="286"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"_Toc176718845"</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6.4.1 Summary of Flows</w:t>
            </w:r>
            <w:r>
              <w:rPr>
                <w:noProof/>
                <w:webHidden/>
              </w:rPr>
              <w:tab/>
            </w:r>
            <w:r>
              <w:rPr>
                <w:noProof/>
                <w:webHidden/>
              </w:rPr>
              <w:fldChar w:fldCharType="begin"/>
            </w:r>
            <w:r>
              <w:rPr>
                <w:noProof/>
                <w:webHidden/>
              </w:rPr>
              <w:instrText xml:space="preserve"> PAGEREF _Toc176718845 \h </w:instrText>
            </w:r>
          </w:ins>
          <w:r>
            <w:rPr>
              <w:noProof/>
              <w:webHidden/>
            </w:rPr>
          </w:r>
          <w:r>
            <w:rPr>
              <w:noProof/>
              <w:webHidden/>
            </w:rPr>
            <w:fldChar w:fldCharType="separate"/>
          </w:r>
          <w:ins w:id="287" w:author="Vachiravel Sabarinathan" w:date="2024-09-08T20:12:00Z">
            <w:r>
              <w:rPr>
                <w:noProof/>
                <w:webHidden/>
              </w:rPr>
              <w:t>64</w:t>
            </w:r>
            <w:r>
              <w:rPr>
                <w:noProof/>
                <w:webHidden/>
              </w:rPr>
              <w:fldChar w:fldCharType="end"/>
            </w:r>
            <w:r w:rsidRPr="00BF3304">
              <w:rPr>
                <w:rStyle w:val="Hyperlink"/>
                <w:noProof/>
              </w:rPr>
              <w:fldChar w:fldCharType="end"/>
            </w:r>
          </w:ins>
        </w:p>
        <w:p w14:paraId="69D9D1F4" w14:textId="4E888584" w:rsidR="00915F89" w:rsidRDefault="00915F89">
          <w:pPr>
            <w:pStyle w:val="TOC1"/>
            <w:tabs>
              <w:tab w:val="right" w:leader="dot" w:pos="9350"/>
            </w:tabs>
            <w:rPr>
              <w:ins w:id="288" w:author="Vachiravel Sabarinathan" w:date="2024-09-08T20:12:00Z"/>
              <w:rFonts w:eastAsiaTheme="minorEastAsia"/>
              <w:noProof/>
              <w:kern w:val="2"/>
              <w:sz w:val="24"/>
              <w:szCs w:val="24"/>
              <w:lang w:eastAsia="zh-CN"/>
              <w14:ligatures w14:val="standardContextual"/>
            </w:rPr>
          </w:pPr>
          <w:ins w:id="289"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"_Toc176718846"</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7 DEBUG AND TRACING MECHANISM</w:t>
            </w:r>
            <w:r>
              <w:rPr>
                <w:noProof/>
                <w:webHidden/>
              </w:rPr>
              <w:tab/>
            </w:r>
            <w:r>
              <w:rPr>
                <w:noProof/>
                <w:webHidden/>
              </w:rPr>
              <w:fldChar w:fldCharType="begin"/>
            </w:r>
            <w:r>
              <w:rPr>
                <w:noProof/>
                <w:webHidden/>
              </w:rPr>
              <w:instrText xml:space="preserve"> PAGEREF _Toc176718846 \h </w:instrText>
            </w:r>
          </w:ins>
          <w:r>
            <w:rPr>
              <w:noProof/>
              <w:webHidden/>
            </w:rPr>
          </w:r>
          <w:r>
            <w:rPr>
              <w:noProof/>
              <w:webHidden/>
            </w:rPr>
            <w:fldChar w:fldCharType="separate"/>
          </w:r>
          <w:ins w:id="290" w:author="Vachiravel Sabarinathan" w:date="2024-09-08T20:12:00Z">
            <w:r>
              <w:rPr>
                <w:noProof/>
                <w:webHidden/>
              </w:rPr>
              <w:t>67</w:t>
            </w:r>
            <w:r>
              <w:rPr>
                <w:noProof/>
                <w:webHidden/>
              </w:rPr>
              <w:fldChar w:fldCharType="end"/>
            </w:r>
            <w:r w:rsidRPr="00BF3304">
              <w:rPr>
                <w:rStyle w:val="Hyperlink"/>
                <w:noProof/>
              </w:rPr>
              <w:fldChar w:fldCharType="end"/>
            </w:r>
          </w:ins>
        </w:p>
        <w:p w14:paraId="64585DEC" w14:textId="48C6C07A" w:rsidR="00915F89" w:rsidRDefault="00915F89">
          <w:pPr>
            <w:pStyle w:val="TOC1"/>
            <w:tabs>
              <w:tab w:val="right" w:leader="dot" w:pos="9350"/>
            </w:tabs>
            <w:rPr>
              <w:ins w:id="291" w:author="Vachiravel Sabarinathan" w:date="2024-09-08T20:12:00Z"/>
              <w:rFonts w:eastAsiaTheme="minorEastAsia"/>
              <w:noProof/>
              <w:kern w:val="2"/>
              <w:sz w:val="24"/>
              <w:szCs w:val="24"/>
              <w:lang w:eastAsia="zh-CN"/>
              <w14:ligatures w14:val="standardContextual"/>
            </w:rPr>
          </w:pPr>
          <w:ins w:id="292"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"_Toc176718847"</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8 TEST AND VERIFICATION</w:t>
            </w:r>
            <w:r>
              <w:rPr>
                <w:noProof/>
                <w:webHidden/>
              </w:rPr>
              <w:tab/>
            </w:r>
            <w:r>
              <w:rPr>
                <w:noProof/>
                <w:webHidden/>
              </w:rPr>
              <w:fldChar w:fldCharType="begin"/>
            </w:r>
            <w:r>
              <w:rPr>
                <w:noProof/>
                <w:webHidden/>
              </w:rPr>
              <w:instrText xml:space="preserve"> PAGEREF _Toc176718847 \h </w:instrText>
            </w:r>
          </w:ins>
          <w:r>
            <w:rPr>
              <w:noProof/>
              <w:webHidden/>
            </w:rPr>
          </w:r>
          <w:r>
            <w:rPr>
              <w:noProof/>
              <w:webHidden/>
            </w:rPr>
            <w:fldChar w:fldCharType="separate"/>
          </w:r>
          <w:ins w:id="293" w:author="Vachiravel Sabarinathan" w:date="2024-09-08T20:12:00Z">
            <w:r>
              <w:rPr>
                <w:noProof/>
                <w:webHidden/>
              </w:rPr>
              <w:t>68</w:t>
            </w:r>
            <w:r>
              <w:rPr>
                <w:noProof/>
                <w:webHidden/>
              </w:rPr>
              <w:fldChar w:fldCharType="end"/>
            </w:r>
            <w:r w:rsidRPr="00BF3304">
              <w:rPr>
                <w:rStyle w:val="Hyperlink"/>
                <w:noProof/>
              </w:rPr>
              <w:fldChar w:fldCharType="end"/>
            </w:r>
          </w:ins>
        </w:p>
        <w:p w14:paraId="2D18103C" w14:textId="68AAF900" w:rsidR="00915F89" w:rsidRDefault="00915F89">
          <w:pPr>
            <w:pStyle w:val="TOC2"/>
            <w:tabs>
              <w:tab w:val="right" w:leader="dot" w:pos="9350"/>
            </w:tabs>
            <w:rPr>
              <w:ins w:id="294" w:author="Vachiravel Sabarinathan" w:date="2024-09-08T20:12:00Z"/>
              <w:rFonts w:eastAsiaTheme="minorEastAsia"/>
              <w:noProof/>
              <w:kern w:val="2"/>
              <w:sz w:val="24"/>
              <w:szCs w:val="24"/>
              <w:lang w:eastAsia="zh-CN"/>
              <w14:ligatures w14:val="standardContextual"/>
            </w:rPr>
          </w:pPr>
          <w:ins w:id="295"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"_Toc176718848"</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8.1 Test Methodology</w:t>
            </w:r>
            <w:r>
              <w:rPr>
                <w:noProof/>
                <w:webHidden/>
              </w:rPr>
              <w:tab/>
            </w:r>
            <w:r>
              <w:rPr>
                <w:noProof/>
                <w:webHidden/>
              </w:rPr>
              <w:fldChar w:fldCharType="begin"/>
            </w:r>
            <w:r>
              <w:rPr>
                <w:noProof/>
                <w:webHidden/>
              </w:rPr>
              <w:instrText xml:space="preserve"> PAGEREF _Toc176718848 \h </w:instrText>
            </w:r>
          </w:ins>
          <w:r>
            <w:rPr>
              <w:noProof/>
              <w:webHidden/>
            </w:rPr>
          </w:r>
          <w:r>
            <w:rPr>
              <w:noProof/>
              <w:webHidden/>
            </w:rPr>
            <w:fldChar w:fldCharType="separate"/>
          </w:r>
          <w:ins w:id="296" w:author="Vachiravel Sabarinathan" w:date="2024-09-08T20:12:00Z">
            <w:r>
              <w:rPr>
                <w:noProof/>
                <w:webHidden/>
              </w:rPr>
              <w:t>68</w:t>
            </w:r>
            <w:r>
              <w:rPr>
                <w:noProof/>
                <w:webHidden/>
              </w:rPr>
              <w:fldChar w:fldCharType="end"/>
            </w:r>
            <w:r w:rsidRPr="00BF3304">
              <w:rPr>
                <w:rStyle w:val="Hyperlink"/>
                <w:noProof/>
              </w:rPr>
              <w:fldChar w:fldCharType="end"/>
            </w:r>
          </w:ins>
        </w:p>
        <w:p w14:paraId="0F339E0C" w14:textId="39BAC258" w:rsidR="00915F89" w:rsidRDefault="00915F89">
          <w:pPr>
            <w:pStyle w:val="TOC3"/>
            <w:rPr>
              <w:ins w:id="297" w:author="Vachiravel Sabarinathan" w:date="2024-09-08T20:12:00Z"/>
              <w:rFonts w:eastAsiaTheme="minorEastAsia"/>
              <w:noProof/>
              <w:kern w:val="2"/>
              <w:sz w:val="24"/>
              <w:szCs w:val="24"/>
              <w:lang w:eastAsia="zh-CN"/>
              <w14:ligatures w14:val="standardContextual"/>
            </w:rPr>
          </w:pPr>
          <w:ins w:id="298"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"_Toc176718849"</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bCs/>
                <w:noProof/>
              </w:rPr>
              <w:t>8.1.1 Test Components</w:t>
            </w:r>
            <w:r>
              <w:rPr>
                <w:noProof/>
                <w:webHidden/>
              </w:rPr>
              <w:tab/>
            </w:r>
            <w:r>
              <w:rPr>
                <w:noProof/>
                <w:webHidden/>
              </w:rPr>
              <w:fldChar w:fldCharType="begin"/>
            </w:r>
            <w:r>
              <w:rPr>
                <w:noProof/>
                <w:webHidden/>
              </w:rPr>
              <w:instrText xml:space="preserve"> PAGEREF _Toc176718849 \h </w:instrText>
            </w:r>
          </w:ins>
          <w:r>
            <w:rPr>
              <w:noProof/>
              <w:webHidden/>
            </w:rPr>
          </w:r>
          <w:r>
            <w:rPr>
              <w:noProof/>
              <w:webHidden/>
            </w:rPr>
            <w:fldChar w:fldCharType="separate"/>
          </w:r>
          <w:ins w:id="299" w:author="Vachiravel Sabarinathan" w:date="2024-09-08T20:12:00Z">
            <w:r>
              <w:rPr>
                <w:noProof/>
                <w:webHidden/>
              </w:rPr>
              <w:t>68</w:t>
            </w:r>
            <w:r>
              <w:rPr>
                <w:noProof/>
                <w:webHidden/>
              </w:rPr>
              <w:fldChar w:fldCharType="end"/>
            </w:r>
            <w:r w:rsidRPr="00BF3304">
              <w:rPr>
                <w:rStyle w:val="Hyperlink"/>
                <w:noProof/>
              </w:rPr>
              <w:fldChar w:fldCharType="end"/>
            </w:r>
          </w:ins>
        </w:p>
        <w:p w14:paraId="4A42FA71" w14:textId="3E8ED5CB" w:rsidR="00915F89" w:rsidRDefault="00915F89">
          <w:pPr>
            <w:pStyle w:val="TOC3"/>
            <w:rPr>
              <w:ins w:id="300" w:author="Vachiravel Sabarinathan" w:date="2024-09-08T20:12:00Z"/>
              <w:rFonts w:eastAsiaTheme="minorEastAsia"/>
              <w:noProof/>
              <w:kern w:val="2"/>
              <w:sz w:val="24"/>
              <w:szCs w:val="24"/>
              <w:lang w:eastAsia="zh-CN"/>
              <w14:ligatures w14:val="standardContextual"/>
            </w:rPr>
          </w:pPr>
          <w:ins w:id="301"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"_Toc176718850"</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bCs/>
                <w:noProof/>
              </w:rPr>
              <w:t>8.1.2 Test cases</w:t>
            </w:r>
            <w:r>
              <w:rPr>
                <w:noProof/>
                <w:webHidden/>
              </w:rPr>
              <w:tab/>
            </w:r>
            <w:r>
              <w:rPr>
                <w:noProof/>
                <w:webHidden/>
              </w:rPr>
              <w:fldChar w:fldCharType="begin"/>
            </w:r>
            <w:r>
              <w:rPr>
                <w:noProof/>
                <w:webHidden/>
              </w:rPr>
              <w:instrText xml:space="preserve"> PAGEREF _Toc176718850 \h </w:instrText>
            </w:r>
          </w:ins>
          <w:r>
            <w:rPr>
              <w:noProof/>
              <w:webHidden/>
            </w:rPr>
          </w:r>
          <w:r>
            <w:rPr>
              <w:noProof/>
              <w:webHidden/>
            </w:rPr>
            <w:fldChar w:fldCharType="separate"/>
          </w:r>
          <w:ins w:id="302" w:author="Vachiravel Sabarinathan" w:date="2024-09-08T20:12:00Z">
            <w:r>
              <w:rPr>
                <w:noProof/>
                <w:webHidden/>
              </w:rPr>
              <w:t>68</w:t>
            </w:r>
            <w:r>
              <w:rPr>
                <w:noProof/>
                <w:webHidden/>
              </w:rPr>
              <w:fldChar w:fldCharType="end"/>
            </w:r>
            <w:r w:rsidRPr="00BF3304">
              <w:rPr>
                <w:rStyle w:val="Hyperlink"/>
                <w:noProof/>
              </w:rPr>
              <w:fldChar w:fldCharType="end"/>
            </w:r>
          </w:ins>
        </w:p>
        <w:p w14:paraId="068E90DA" w14:textId="7373064F" w:rsidR="00915F89" w:rsidRDefault="00915F89">
          <w:pPr>
            <w:pStyle w:val="TOC1"/>
            <w:tabs>
              <w:tab w:val="right" w:leader="dot" w:pos="9350"/>
            </w:tabs>
            <w:rPr>
              <w:ins w:id="303" w:author="Vachiravel Sabarinathan" w:date="2024-09-08T20:12:00Z"/>
              <w:rFonts w:eastAsiaTheme="minorEastAsia"/>
              <w:noProof/>
              <w:kern w:val="2"/>
              <w:sz w:val="24"/>
              <w:szCs w:val="24"/>
              <w:lang w:eastAsia="zh-CN"/>
              <w14:ligatures w14:val="standardContextual"/>
            </w:rPr>
          </w:pPr>
          <w:ins w:id="304"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"_Toc176718851"</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9 FUTURE ENHANCEMENTS</w:t>
            </w:r>
            <w:r>
              <w:rPr>
                <w:noProof/>
                <w:webHidden/>
              </w:rPr>
              <w:tab/>
            </w:r>
            <w:r>
              <w:rPr>
                <w:noProof/>
                <w:webHidden/>
              </w:rPr>
              <w:fldChar w:fldCharType="begin"/>
            </w:r>
            <w:r>
              <w:rPr>
                <w:noProof/>
                <w:webHidden/>
              </w:rPr>
              <w:instrText xml:space="preserve"> PAGEREF _Toc176718851 \h </w:instrText>
            </w:r>
          </w:ins>
          <w:r>
            <w:rPr>
              <w:noProof/>
              <w:webHidden/>
            </w:rPr>
          </w:r>
          <w:r>
            <w:rPr>
              <w:noProof/>
              <w:webHidden/>
            </w:rPr>
            <w:fldChar w:fldCharType="separate"/>
          </w:r>
          <w:ins w:id="305" w:author="Vachiravel Sabarinathan" w:date="2024-09-08T20:12:00Z">
            <w:r>
              <w:rPr>
                <w:noProof/>
                <w:webHidden/>
              </w:rPr>
              <w:t>76</w:t>
            </w:r>
            <w:r>
              <w:rPr>
                <w:noProof/>
                <w:webHidden/>
              </w:rPr>
              <w:fldChar w:fldCharType="end"/>
            </w:r>
            <w:r w:rsidRPr="00BF3304">
              <w:rPr>
                <w:rStyle w:val="Hyperlink"/>
                <w:noProof/>
              </w:rPr>
              <w:fldChar w:fldCharType="end"/>
            </w:r>
          </w:ins>
        </w:p>
        <w:p w14:paraId="2657BFD5" w14:textId="19CEB237" w:rsidR="00915F89" w:rsidRDefault="00915F89">
          <w:pPr>
            <w:pStyle w:val="TOC2"/>
            <w:tabs>
              <w:tab w:val="right" w:leader="dot" w:pos="9350"/>
            </w:tabs>
            <w:rPr>
              <w:ins w:id="306" w:author="Vachiravel Sabarinathan" w:date="2024-09-08T20:12:00Z"/>
              <w:rFonts w:eastAsiaTheme="minorEastAsia"/>
              <w:noProof/>
              <w:kern w:val="2"/>
              <w:sz w:val="24"/>
              <w:szCs w:val="24"/>
              <w:lang w:eastAsia="zh-CN"/>
              <w14:ligatures w14:val="standardContextual"/>
            </w:rPr>
          </w:pPr>
          <w:ins w:id="307" w:author="Vachiravel Sabarinathan" w:date="2024-09-08T20:12:00Z">
            <w:r w:rsidRPr="00BF3304">
              <w:rPr>
                <w:rStyle w:val="Hyperlink"/>
                <w:noProof/>
              </w:rPr>
              <w:fldChar w:fldCharType="begin"/>
            </w:r>
            <w:r w:rsidRPr="00BF3304">
              <w:rPr>
                <w:rStyle w:val="Hyperlink"/>
                <w:noProof/>
              </w:rPr>
              <w:instrText xml:space="preserve"> </w:instrText>
            </w:r>
            <w:r>
              <w:rPr>
                <w:noProof/>
              </w:rPr>
              <w:instrText>HYPERLINK \l "_Toc176718852"</w:instrText>
            </w:r>
            <w:r w:rsidRPr="00BF3304">
              <w:rPr>
                <w:rStyle w:val="Hyperlink"/>
                <w:noProof/>
              </w:rPr>
              <w:instrText xml:space="preserve"> </w:instrText>
            </w:r>
            <w:r w:rsidRPr="00BF3304">
              <w:rPr>
                <w:rStyle w:val="Hyperlink"/>
                <w:noProof/>
              </w:rPr>
            </w:r>
            <w:r w:rsidRPr="00BF3304">
              <w:rPr>
                <w:rStyle w:val="Hyperlink"/>
                <w:noProof/>
              </w:rPr>
              <w:fldChar w:fldCharType="separate"/>
            </w:r>
            <w:r w:rsidRPr="00BF3304">
              <w:rPr>
                <w:rStyle w:val="Hyperlink"/>
                <w:rFonts w:ascii="Trebuchet MS" w:hAnsi="Trebuchet MS"/>
                <w:b/>
                <w:noProof/>
              </w:rPr>
              <w:t>10.1 Introduction</w:t>
            </w:r>
            <w:r>
              <w:rPr>
                <w:noProof/>
                <w:webHidden/>
              </w:rPr>
              <w:tab/>
            </w:r>
            <w:r>
              <w:rPr>
                <w:noProof/>
                <w:webHidden/>
              </w:rPr>
              <w:fldChar w:fldCharType="begin"/>
            </w:r>
            <w:r>
              <w:rPr>
                <w:noProof/>
                <w:webHidden/>
              </w:rPr>
              <w:instrText xml:space="preserve"> PAGEREF _Toc176718852 \h </w:instrText>
            </w:r>
          </w:ins>
          <w:r>
            <w:rPr>
              <w:noProof/>
              <w:webHidden/>
            </w:rPr>
          </w:r>
          <w:r>
            <w:rPr>
              <w:noProof/>
              <w:webHidden/>
            </w:rPr>
            <w:fldChar w:fldCharType="separate"/>
          </w:r>
          <w:ins w:id="308" w:author="Vachiravel Sabarinathan" w:date="2024-09-08T20:12:00Z">
            <w:r>
              <w:rPr>
                <w:noProof/>
                <w:webHidden/>
              </w:rPr>
              <w:t>77</w:t>
            </w:r>
            <w:r>
              <w:rPr>
                <w:noProof/>
                <w:webHidden/>
              </w:rPr>
              <w:fldChar w:fldCharType="end"/>
            </w:r>
            <w:r w:rsidRPr="00BF3304">
              <w:rPr>
                <w:rStyle w:val="Hyperlink"/>
                <w:noProof/>
              </w:rPr>
              <w:fldChar w:fldCharType="end"/>
            </w:r>
          </w:ins>
        </w:p>
        <w:p w14:paraId="316313A4" w14:textId="0F67108B" w:rsidR="002C72FF" w:rsidDel="00915F89" w:rsidRDefault="002C72FF">
          <w:pPr>
            <w:pStyle w:val="TOC1"/>
            <w:tabs>
              <w:tab w:val="right" w:leader="dot" w:pos="9350"/>
            </w:tabs>
            <w:rPr>
              <w:del w:id="309" w:author="Vachiravel Sabarinathan" w:date="2024-09-08T20:12:00Z"/>
              <w:rFonts w:eastAsiaTheme="minorEastAsia"/>
              <w:noProof/>
              <w:kern w:val="2"/>
              <w:lang w:eastAsia="zh-CN"/>
              <w14:ligatures w14:val="standardContextual"/>
            </w:rPr>
          </w:pPr>
          <w:del w:id="310" w:author="Vachiravel Sabarinathan" w:date="2024-09-08T20:12:00Z">
            <w:r w:rsidRPr="00915F89" w:rsidDel="00915F89">
              <w:rPr>
                <w:rPrChange w:id="311" w:author="Vachiravel Sabarinathan" w:date="2024-09-08T20:12:00Z">
                  <w:rPr>
                    <w:rStyle w:val="Hyperlink"/>
                    <w:rFonts w:ascii="Trebuchet MS" w:hAnsi="Trebuchet MS"/>
                    <w:noProof/>
                  </w:rPr>
                </w:rPrChange>
              </w:rPr>
              <w:delText>TABLE OF CONTENTS</w:delText>
            </w:r>
            <w:r w:rsidDel="00915F89">
              <w:rPr>
                <w:noProof/>
                <w:webHidden/>
              </w:rPr>
              <w:tab/>
              <w:delText>2</w:delText>
            </w:r>
          </w:del>
        </w:p>
        <w:p w14:paraId="40F53B8B" w14:textId="442FE6AE" w:rsidR="002C72FF" w:rsidDel="00915F89" w:rsidRDefault="002C72FF">
          <w:pPr>
            <w:pStyle w:val="TOC1"/>
            <w:tabs>
              <w:tab w:val="right" w:leader="dot" w:pos="9350"/>
            </w:tabs>
            <w:rPr>
              <w:del w:id="312" w:author="Vachiravel Sabarinathan" w:date="2024-09-08T20:12:00Z"/>
              <w:rFonts w:eastAsiaTheme="minorEastAsia"/>
              <w:noProof/>
              <w:kern w:val="2"/>
              <w:lang w:eastAsia="zh-CN"/>
              <w14:ligatures w14:val="standardContextual"/>
            </w:rPr>
          </w:pPr>
          <w:del w:id="313" w:author="Vachiravel Sabarinathan" w:date="2024-09-08T20:12:00Z">
            <w:r w:rsidRPr="00915F89" w:rsidDel="00915F89">
              <w:rPr>
                <w:rPrChange w:id="314" w:author="Vachiravel Sabarinathan" w:date="2024-09-08T20:12:00Z">
                  <w:rPr>
                    <w:rStyle w:val="Hyperlink"/>
                    <w:rFonts w:ascii="Trebuchet MS" w:hAnsi="Trebuchet MS"/>
                    <w:noProof/>
                  </w:rPr>
                </w:rPrChange>
              </w:rPr>
              <w:delText>LIST OF FIGURES</w:delText>
            </w:r>
            <w:r w:rsidDel="00915F89">
              <w:rPr>
                <w:noProof/>
                <w:webHidden/>
              </w:rPr>
              <w:tab/>
              <w:delText>7</w:delText>
            </w:r>
          </w:del>
        </w:p>
        <w:p w14:paraId="1AFA097B" w14:textId="4F981E3D" w:rsidR="002C72FF" w:rsidDel="00915F89" w:rsidRDefault="002C72FF">
          <w:pPr>
            <w:pStyle w:val="TOC1"/>
            <w:tabs>
              <w:tab w:val="right" w:leader="dot" w:pos="9350"/>
            </w:tabs>
            <w:rPr>
              <w:del w:id="315" w:author="Vachiravel Sabarinathan" w:date="2024-09-08T20:12:00Z"/>
              <w:rFonts w:eastAsiaTheme="minorEastAsia"/>
              <w:noProof/>
              <w:kern w:val="2"/>
              <w:lang w:eastAsia="zh-CN"/>
              <w14:ligatures w14:val="standardContextual"/>
            </w:rPr>
          </w:pPr>
          <w:del w:id="316" w:author="Vachiravel Sabarinathan" w:date="2024-09-08T20:12:00Z">
            <w:r w:rsidRPr="00915F89" w:rsidDel="00915F89">
              <w:rPr>
                <w:rPrChange w:id="317" w:author="Vachiravel Sabarinathan" w:date="2024-09-08T20:12:00Z">
                  <w:rPr>
                    <w:rStyle w:val="Hyperlink"/>
                    <w:rFonts w:ascii="Trebuchet MS" w:hAnsi="Trebuchet MS"/>
                    <w:noProof/>
                  </w:rPr>
                </w:rPrChange>
              </w:rPr>
              <w:delText>LIST OF TABLES</w:delText>
            </w:r>
            <w:r w:rsidDel="00915F89">
              <w:rPr>
                <w:noProof/>
                <w:webHidden/>
              </w:rPr>
              <w:tab/>
              <w:delText>8</w:delText>
            </w:r>
          </w:del>
        </w:p>
        <w:p w14:paraId="054A8030" w14:textId="4F8A4B9D" w:rsidR="002C72FF" w:rsidDel="00915F89" w:rsidRDefault="002C72FF">
          <w:pPr>
            <w:pStyle w:val="TOC1"/>
            <w:tabs>
              <w:tab w:val="right" w:leader="dot" w:pos="9350"/>
            </w:tabs>
            <w:rPr>
              <w:del w:id="318" w:author="Vachiravel Sabarinathan" w:date="2024-09-08T20:12:00Z"/>
              <w:rFonts w:eastAsiaTheme="minorEastAsia"/>
              <w:noProof/>
              <w:kern w:val="2"/>
              <w:lang w:eastAsia="zh-CN"/>
              <w14:ligatures w14:val="standardContextual"/>
            </w:rPr>
          </w:pPr>
          <w:del w:id="319" w:author="Vachiravel Sabarinathan" w:date="2024-09-08T20:12:00Z">
            <w:r w:rsidRPr="00915F89" w:rsidDel="00915F89">
              <w:rPr>
                <w:rPrChange w:id="320" w:author="Vachiravel Sabarinathan" w:date="2024-09-08T20:12:00Z">
                  <w:rPr>
                    <w:rStyle w:val="Hyperlink"/>
                    <w:rFonts w:ascii="Trebuchet MS" w:hAnsi="Trebuchet MS"/>
                    <w:noProof/>
                  </w:rPr>
                </w:rPrChange>
              </w:rPr>
              <w:delText>REVISION HISTORY</w:delText>
            </w:r>
            <w:r w:rsidDel="00915F89">
              <w:rPr>
                <w:noProof/>
                <w:webHidden/>
              </w:rPr>
              <w:tab/>
              <w:delText>9</w:delText>
            </w:r>
          </w:del>
        </w:p>
        <w:p w14:paraId="16247660" w14:textId="2BA74331" w:rsidR="002C72FF" w:rsidDel="00915F89" w:rsidRDefault="002C72FF">
          <w:pPr>
            <w:pStyle w:val="TOC1"/>
            <w:tabs>
              <w:tab w:val="right" w:leader="dot" w:pos="9350"/>
            </w:tabs>
            <w:rPr>
              <w:del w:id="321" w:author="Vachiravel Sabarinathan" w:date="2024-09-08T20:12:00Z"/>
              <w:rFonts w:eastAsiaTheme="minorEastAsia"/>
              <w:noProof/>
              <w:kern w:val="2"/>
              <w:lang w:eastAsia="zh-CN"/>
              <w14:ligatures w14:val="standardContextual"/>
            </w:rPr>
          </w:pPr>
          <w:del w:id="322" w:author="Vachiravel Sabarinathan" w:date="2024-09-08T20:12:00Z">
            <w:r w:rsidRPr="00915F89" w:rsidDel="00915F89">
              <w:rPr>
                <w:rPrChange w:id="323" w:author="Vachiravel Sabarinathan" w:date="2024-09-08T20:12:00Z">
                  <w:rPr>
                    <w:rStyle w:val="Hyperlink"/>
                    <w:rFonts w:ascii="Trebuchet MS" w:hAnsi="Trebuchet MS"/>
                    <w:b/>
                    <w:noProof/>
                  </w:rPr>
                </w:rPrChange>
              </w:rPr>
              <w:delText>1 INTRODUCTION</w:delText>
            </w:r>
            <w:r w:rsidDel="00915F89">
              <w:rPr>
                <w:noProof/>
                <w:webHidden/>
              </w:rPr>
              <w:tab/>
              <w:delText>10</w:delText>
            </w:r>
          </w:del>
        </w:p>
        <w:p w14:paraId="0FDDF88D" w14:textId="287A929A" w:rsidR="002C72FF" w:rsidDel="00915F89" w:rsidRDefault="002C72FF">
          <w:pPr>
            <w:pStyle w:val="TOC2"/>
            <w:tabs>
              <w:tab w:val="right" w:leader="dot" w:pos="9350"/>
            </w:tabs>
            <w:rPr>
              <w:del w:id="324" w:author="Vachiravel Sabarinathan" w:date="2024-09-08T20:12:00Z"/>
              <w:rFonts w:eastAsiaTheme="minorEastAsia"/>
              <w:noProof/>
              <w:kern w:val="2"/>
              <w:lang w:eastAsia="zh-CN"/>
              <w14:ligatures w14:val="standardContextual"/>
            </w:rPr>
          </w:pPr>
          <w:del w:id="325" w:author="Vachiravel Sabarinathan" w:date="2024-09-08T20:12:00Z">
            <w:r w:rsidRPr="00915F89" w:rsidDel="00915F89">
              <w:rPr>
                <w:rPrChange w:id="326" w:author="Vachiravel Sabarinathan" w:date="2024-09-08T20:12:00Z">
                  <w:rPr>
                    <w:rStyle w:val="Hyperlink"/>
                    <w:rFonts w:ascii="Trebuchet MS" w:hAnsi="Trebuchet MS"/>
                    <w:b/>
                    <w:noProof/>
                  </w:rPr>
                </w:rPrChange>
              </w:rPr>
              <w:delText>1.1 Purpose</w:delText>
            </w:r>
            <w:r w:rsidDel="00915F89">
              <w:rPr>
                <w:noProof/>
                <w:webHidden/>
              </w:rPr>
              <w:tab/>
              <w:delText>10</w:delText>
            </w:r>
          </w:del>
        </w:p>
        <w:p w14:paraId="5194EB20" w14:textId="04EA1E03" w:rsidR="002C72FF" w:rsidDel="00915F89" w:rsidRDefault="002C72FF">
          <w:pPr>
            <w:pStyle w:val="TOC2"/>
            <w:tabs>
              <w:tab w:val="right" w:leader="dot" w:pos="9350"/>
            </w:tabs>
            <w:rPr>
              <w:del w:id="327" w:author="Vachiravel Sabarinathan" w:date="2024-09-08T20:12:00Z"/>
              <w:rFonts w:eastAsiaTheme="minorEastAsia"/>
              <w:noProof/>
              <w:kern w:val="2"/>
              <w:lang w:eastAsia="zh-CN"/>
              <w14:ligatures w14:val="standardContextual"/>
            </w:rPr>
          </w:pPr>
          <w:del w:id="328" w:author="Vachiravel Sabarinathan" w:date="2024-09-08T20:12:00Z">
            <w:r w:rsidRPr="00915F89" w:rsidDel="00915F89">
              <w:rPr>
                <w:rPrChange w:id="329" w:author="Vachiravel Sabarinathan" w:date="2024-09-08T20:12:00Z">
                  <w:rPr>
                    <w:rStyle w:val="Hyperlink"/>
                    <w:rFonts w:ascii="Trebuchet MS" w:hAnsi="Trebuchet MS"/>
                    <w:b/>
                    <w:noProof/>
                  </w:rPr>
                </w:rPrChange>
              </w:rPr>
              <w:delText>1.2 Scope</w:delText>
            </w:r>
            <w:r w:rsidDel="00915F89">
              <w:rPr>
                <w:noProof/>
                <w:webHidden/>
              </w:rPr>
              <w:tab/>
              <w:delText>10</w:delText>
            </w:r>
          </w:del>
        </w:p>
        <w:p w14:paraId="590D036A" w14:textId="2BEE2D37" w:rsidR="002C72FF" w:rsidDel="00915F89" w:rsidRDefault="002C72FF">
          <w:pPr>
            <w:pStyle w:val="TOC2"/>
            <w:tabs>
              <w:tab w:val="right" w:leader="dot" w:pos="9350"/>
            </w:tabs>
            <w:rPr>
              <w:del w:id="330" w:author="Vachiravel Sabarinathan" w:date="2024-09-08T20:12:00Z"/>
              <w:rFonts w:eastAsiaTheme="minorEastAsia"/>
              <w:noProof/>
              <w:kern w:val="2"/>
              <w:lang w:eastAsia="zh-CN"/>
              <w14:ligatures w14:val="standardContextual"/>
            </w:rPr>
          </w:pPr>
          <w:del w:id="331" w:author="Vachiravel Sabarinathan" w:date="2024-09-08T20:12:00Z">
            <w:r w:rsidRPr="00915F89" w:rsidDel="00915F89">
              <w:rPr>
                <w:rPrChange w:id="332" w:author="Vachiravel Sabarinathan" w:date="2024-09-08T20:12:00Z">
                  <w:rPr>
                    <w:rStyle w:val="Hyperlink"/>
                    <w:rFonts w:ascii="Trebuchet MS" w:hAnsi="Trebuchet MS"/>
                    <w:b/>
                    <w:noProof/>
                  </w:rPr>
                </w:rPrChange>
              </w:rPr>
              <w:delText>1.3 Intended Audience</w:delText>
            </w:r>
            <w:r w:rsidDel="00915F89">
              <w:rPr>
                <w:noProof/>
                <w:webHidden/>
              </w:rPr>
              <w:tab/>
              <w:delText>10</w:delText>
            </w:r>
          </w:del>
        </w:p>
        <w:p w14:paraId="6348DCB6" w14:textId="6D6F0CDF" w:rsidR="002C72FF" w:rsidDel="00915F89" w:rsidRDefault="002C72FF">
          <w:pPr>
            <w:pStyle w:val="TOC2"/>
            <w:tabs>
              <w:tab w:val="right" w:leader="dot" w:pos="9350"/>
            </w:tabs>
            <w:rPr>
              <w:del w:id="333" w:author="Vachiravel Sabarinathan" w:date="2024-09-08T20:12:00Z"/>
              <w:rFonts w:eastAsiaTheme="minorEastAsia"/>
              <w:noProof/>
              <w:kern w:val="2"/>
              <w:lang w:eastAsia="zh-CN"/>
              <w14:ligatures w14:val="standardContextual"/>
            </w:rPr>
          </w:pPr>
          <w:del w:id="334" w:author="Vachiravel Sabarinathan" w:date="2024-09-08T20:12:00Z">
            <w:r w:rsidRPr="00915F89" w:rsidDel="00915F89">
              <w:rPr>
                <w:rPrChange w:id="335" w:author="Vachiravel Sabarinathan" w:date="2024-09-08T20:12:00Z">
                  <w:rPr>
                    <w:rStyle w:val="Hyperlink"/>
                    <w:rFonts w:ascii="Trebuchet MS" w:hAnsi="Trebuchet MS"/>
                    <w:b/>
                    <w:noProof/>
                  </w:rPr>
                </w:rPrChange>
              </w:rPr>
              <w:delText>1.4 Document Organization</w:delText>
            </w:r>
            <w:r w:rsidDel="00915F89">
              <w:rPr>
                <w:noProof/>
                <w:webHidden/>
              </w:rPr>
              <w:tab/>
              <w:delText>10</w:delText>
            </w:r>
          </w:del>
        </w:p>
        <w:p w14:paraId="7D481ED6" w14:textId="380B5A95" w:rsidR="002C72FF" w:rsidDel="00915F89" w:rsidRDefault="002C72FF">
          <w:pPr>
            <w:pStyle w:val="TOC2"/>
            <w:tabs>
              <w:tab w:val="right" w:leader="dot" w:pos="9350"/>
            </w:tabs>
            <w:rPr>
              <w:del w:id="336" w:author="Vachiravel Sabarinathan" w:date="2024-09-08T20:12:00Z"/>
              <w:rFonts w:eastAsiaTheme="minorEastAsia"/>
              <w:noProof/>
              <w:kern w:val="2"/>
              <w:lang w:eastAsia="zh-CN"/>
              <w14:ligatures w14:val="standardContextual"/>
            </w:rPr>
          </w:pPr>
          <w:del w:id="337" w:author="Vachiravel Sabarinathan" w:date="2024-09-08T20:12:00Z">
            <w:r w:rsidRPr="00915F89" w:rsidDel="00915F89">
              <w:rPr>
                <w:rPrChange w:id="338" w:author="Vachiravel Sabarinathan" w:date="2024-09-08T20:12:00Z">
                  <w:rPr>
                    <w:rStyle w:val="Hyperlink"/>
                    <w:rFonts w:ascii="Trebuchet MS" w:hAnsi="Trebuchet MS"/>
                    <w:b/>
                    <w:noProof/>
                  </w:rPr>
                </w:rPrChange>
              </w:rPr>
              <w:delText>1.5 Referenced Documents</w:delText>
            </w:r>
            <w:r w:rsidDel="00915F89">
              <w:rPr>
                <w:noProof/>
                <w:webHidden/>
              </w:rPr>
              <w:tab/>
              <w:delText>11</w:delText>
            </w:r>
          </w:del>
        </w:p>
        <w:p w14:paraId="52D3E716" w14:textId="4A0339ED" w:rsidR="002C72FF" w:rsidDel="00915F89" w:rsidRDefault="002C72FF">
          <w:pPr>
            <w:pStyle w:val="TOC3"/>
            <w:rPr>
              <w:del w:id="339" w:author="Vachiravel Sabarinathan" w:date="2024-09-08T20:12:00Z"/>
              <w:rFonts w:eastAsiaTheme="minorEastAsia"/>
              <w:noProof/>
              <w:kern w:val="2"/>
              <w:lang w:eastAsia="zh-CN"/>
              <w14:ligatures w14:val="standardContextual"/>
            </w:rPr>
          </w:pPr>
          <w:del w:id="340" w:author="Vachiravel Sabarinathan" w:date="2024-09-08T20:12:00Z">
            <w:r w:rsidRPr="00915F89" w:rsidDel="00915F89">
              <w:rPr>
                <w:rPrChange w:id="341" w:author="Vachiravel Sabarinathan" w:date="2024-09-08T20:12:00Z">
                  <w:rPr>
                    <w:rStyle w:val="Hyperlink"/>
                    <w:rFonts w:ascii="Trebuchet MS" w:hAnsi="Trebuchet MS"/>
                    <w:b/>
                    <w:noProof/>
                  </w:rPr>
                </w:rPrChange>
              </w:rPr>
              <w:delText>1.5.1 Internal Documents</w:delText>
            </w:r>
            <w:r w:rsidDel="00915F89">
              <w:rPr>
                <w:noProof/>
                <w:webHidden/>
              </w:rPr>
              <w:tab/>
              <w:delText>11</w:delText>
            </w:r>
          </w:del>
        </w:p>
        <w:p w14:paraId="26550DD6" w14:textId="0E2EF867" w:rsidR="002C72FF" w:rsidDel="00915F89" w:rsidRDefault="002C72FF">
          <w:pPr>
            <w:pStyle w:val="TOC2"/>
            <w:tabs>
              <w:tab w:val="right" w:leader="dot" w:pos="9350"/>
            </w:tabs>
            <w:rPr>
              <w:del w:id="342" w:author="Vachiravel Sabarinathan" w:date="2024-09-08T20:12:00Z"/>
              <w:rFonts w:eastAsiaTheme="minorEastAsia"/>
              <w:noProof/>
              <w:kern w:val="2"/>
              <w:lang w:eastAsia="zh-CN"/>
              <w14:ligatures w14:val="standardContextual"/>
            </w:rPr>
          </w:pPr>
          <w:del w:id="343" w:author="Vachiravel Sabarinathan" w:date="2024-09-08T20:12:00Z">
            <w:r w:rsidRPr="00915F89" w:rsidDel="00915F89">
              <w:rPr>
                <w:rPrChange w:id="344" w:author="Vachiravel Sabarinathan" w:date="2024-09-08T20:12:00Z">
                  <w:rPr>
                    <w:rStyle w:val="Hyperlink"/>
                    <w:rFonts w:ascii="Trebuchet MS" w:hAnsi="Trebuchet MS"/>
                    <w:b/>
                    <w:noProof/>
                  </w:rPr>
                </w:rPrChange>
              </w:rPr>
              <w:delText>1.6 Acronyms</w:delText>
            </w:r>
            <w:r w:rsidDel="00915F89">
              <w:rPr>
                <w:noProof/>
                <w:webHidden/>
              </w:rPr>
              <w:tab/>
              <w:delText>11</w:delText>
            </w:r>
          </w:del>
        </w:p>
        <w:p w14:paraId="2800923A" w14:textId="4EF6BEF3" w:rsidR="002C72FF" w:rsidDel="00915F89" w:rsidRDefault="002C72FF">
          <w:pPr>
            <w:pStyle w:val="TOC1"/>
            <w:tabs>
              <w:tab w:val="right" w:leader="dot" w:pos="9350"/>
            </w:tabs>
            <w:rPr>
              <w:del w:id="345" w:author="Vachiravel Sabarinathan" w:date="2024-09-08T20:12:00Z"/>
              <w:rFonts w:eastAsiaTheme="minorEastAsia"/>
              <w:noProof/>
              <w:kern w:val="2"/>
              <w:lang w:eastAsia="zh-CN"/>
              <w14:ligatures w14:val="standardContextual"/>
            </w:rPr>
          </w:pPr>
          <w:del w:id="346" w:author="Vachiravel Sabarinathan" w:date="2024-09-08T20:12:00Z">
            <w:r w:rsidRPr="00915F89" w:rsidDel="00915F89">
              <w:rPr>
                <w:rPrChange w:id="347" w:author="Vachiravel Sabarinathan" w:date="2024-09-08T20:12:00Z">
                  <w:rPr>
                    <w:rStyle w:val="Hyperlink"/>
                    <w:noProof/>
                  </w:rPr>
                </w:rPrChange>
              </w:rPr>
              <w:delText>Table 2: System glossary</w:delText>
            </w:r>
            <w:r w:rsidDel="00915F89">
              <w:rPr>
                <w:noProof/>
                <w:webHidden/>
              </w:rPr>
              <w:tab/>
              <w:delText>11</w:delText>
            </w:r>
          </w:del>
        </w:p>
        <w:p w14:paraId="38F6797D" w14:textId="6DF701E7" w:rsidR="002C72FF" w:rsidDel="00915F89" w:rsidRDefault="002C72FF">
          <w:pPr>
            <w:pStyle w:val="TOC1"/>
            <w:tabs>
              <w:tab w:val="right" w:leader="dot" w:pos="9350"/>
            </w:tabs>
            <w:rPr>
              <w:del w:id="348" w:author="Vachiravel Sabarinathan" w:date="2024-09-08T20:12:00Z"/>
              <w:rFonts w:eastAsiaTheme="minorEastAsia"/>
              <w:noProof/>
              <w:kern w:val="2"/>
              <w:lang w:eastAsia="zh-CN"/>
              <w14:ligatures w14:val="standardContextual"/>
            </w:rPr>
          </w:pPr>
          <w:del w:id="349" w:author="Vachiravel Sabarinathan" w:date="2024-09-08T20:12:00Z">
            <w:r w:rsidRPr="00915F89" w:rsidDel="00915F89">
              <w:rPr>
                <w:rPrChange w:id="350" w:author="Vachiravel Sabarinathan" w:date="2024-09-08T20:12:00Z">
                  <w:rPr>
                    <w:rStyle w:val="Hyperlink"/>
                    <w:rFonts w:ascii="Trebuchet MS" w:hAnsi="Trebuchet MS"/>
                    <w:b/>
                    <w:noProof/>
                  </w:rPr>
                </w:rPrChange>
              </w:rPr>
              <w:delText>2 REQUIREMENTS OVERVIEW</w:delText>
            </w:r>
            <w:r w:rsidDel="00915F89">
              <w:rPr>
                <w:noProof/>
                <w:webHidden/>
              </w:rPr>
              <w:tab/>
              <w:delText>12</w:delText>
            </w:r>
          </w:del>
        </w:p>
        <w:p w14:paraId="629F6FA6" w14:textId="3C65D9C1" w:rsidR="002C72FF" w:rsidDel="00915F89" w:rsidRDefault="002C72FF">
          <w:pPr>
            <w:pStyle w:val="TOC2"/>
            <w:tabs>
              <w:tab w:val="right" w:leader="dot" w:pos="9350"/>
            </w:tabs>
            <w:rPr>
              <w:del w:id="351" w:author="Vachiravel Sabarinathan" w:date="2024-09-08T20:12:00Z"/>
              <w:rFonts w:eastAsiaTheme="minorEastAsia"/>
              <w:noProof/>
              <w:kern w:val="2"/>
              <w:lang w:eastAsia="zh-CN"/>
              <w14:ligatures w14:val="standardContextual"/>
            </w:rPr>
          </w:pPr>
          <w:del w:id="352" w:author="Vachiravel Sabarinathan" w:date="2024-09-08T20:12:00Z">
            <w:r w:rsidRPr="00915F89" w:rsidDel="00915F89">
              <w:rPr>
                <w:rPrChange w:id="353" w:author="Vachiravel Sabarinathan" w:date="2024-09-08T20:12:00Z">
                  <w:rPr>
                    <w:rStyle w:val="Hyperlink"/>
                    <w:rFonts w:ascii="Trebuchet MS" w:hAnsi="Trebuchet MS"/>
                    <w:b/>
                    <w:noProof/>
                  </w:rPr>
                </w:rPrChange>
              </w:rPr>
              <w:delText>2.1 Overview</w:delText>
            </w:r>
            <w:r w:rsidDel="00915F89">
              <w:rPr>
                <w:noProof/>
                <w:webHidden/>
              </w:rPr>
              <w:tab/>
              <w:delText>12</w:delText>
            </w:r>
          </w:del>
        </w:p>
        <w:p w14:paraId="198B18D6" w14:textId="3869B21E" w:rsidR="002C72FF" w:rsidDel="00915F89" w:rsidRDefault="002C72FF">
          <w:pPr>
            <w:pStyle w:val="TOC2"/>
            <w:tabs>
              <w:tab w:val="right" w:leader="dot" w:pos="9350"/>
            </w:tabs>
            <w:rPr>
              <w:del w:id="354" w:author="Vachiravel Sabarinathan" w:date="2024-09-08T20:12:00Z"/>
              <w:rFonts w:eastAsiaTheme="minorEastAsia"/>
              <w:noProof/>
              <w:kern w:val="2"/>
              <w:lang w:eastAsia="zh-CN"/>
              <w14:ligatures w14:val="standardContextual"/>
            </w:rPr>
          </w:pPr>
          <w:del w:id="355" w:author="Vachiravel Sabarinathan" w:date="2024-09-08T20:12:00Z">
            <w:r w:rsidRPr="00915F89" w:rsidDel="00915F89">
              <w:rPr>
                <w:rPrChange w:id="356" w:author="Vachiravel Sabarinathan" w:date="2024-09-08T20:12:00Z">
                  <w:rPr>
                    <w:rStyle w:val="Hyperlink"/>
                    <w:rFonts w:ascii="Trebuchet MS" w:hAnsi="Trebuchet MS"/>
                    <w:b/>
                    <w:noProof/>
                  </w:rPr>
                </w:rPrChange>
              </w:rPr>
              <w:delText>2.2 Deployment Use Case</w:delText>
            </w:r>
            <w:r w:rsidDel="00915F89">
              <w:rPr>
                <w:noProof/>
                <w:webHidden/>
              </w:rPr>
              <w:tab/>
              <w:delText>14</w:delText>
            </w:r>
          </w:del>
        </w:p>
        <w:p w14:paraId="084481F1" w14:textId="7274F006" w:rsidR="002C72FF" w:rsidDel="00915F89" w:rsidRDefault="002C72FF">
          <w:pPr>
            <w:pStyle w:val="TOC3"/>
            <w:rPr>
              <w:del w:id="357" w:author="Vachiravel Sabarinathan" w:date="2024-09-08T20:12:00Z"/>
              <w:rFonts w:eastAsiaTheme="minorEastAsia"/>
              <w:noProof/>
              <w:kern w:val="2"/>
              <w:lang w:eastAsia="zh-CN"/>
              <w14:ligatures w14:val="standardContextual"/>
            </w:rPr>
          </w:pPr>
          <w:del w:id="358" w:author="Vachiravel Sabarinathan" w:date="2024-09-08T20:12:00Z">
            <w:r w:rsidRPr="00915F89" w:rsidDel="00915F89">
              <w:rPr>
                <w:rPrChange w:id="359" w:author="Vachiravel Sabarinathan" w:date="2024-09-08T20:12:00Z">
                  <w:rPr>
                    <w:rStyle w:val="Hyperlink"/>
                    <w:rFonts w:ascii="Trebuchet MS" w:hAnsi="Trebuchet MS"/>
                    <w:b/>
                    <w:noProof/>
                  </w:rPr>
                </w:rPrChange>
              </w:rPr>
              <w:delText>Site-Local Licensing Server (SILOS)</w:delText>
            </w:r>
            <w:r w:rsidDel="00915F89">
              <w:rPr>
                <w:noProof/>
                <w:webHidden/>
              </w:rPr>
              <w:tab/>
              <w:delText>16</w:delText>
            </w:r>
          </w:del>
        </w:p>
        <w:p w14:paraId="4739B6DE" w14:textId="7C594B2B" w:rsidR="002C72FF" w:rsidDel="00915F89" w:rsidRDefault="002C72FF">
          <w:pPr>
            <w:pStyle w:val="TOC3"/>
            <w:rPr>
              <w:del w:id="360" w:author="Vachiravel Sabarinathan" w:date="2024-09-08T20:12:00Z"/>
              <w:rFonts w:eastAsiaTheme="minorEastAsia"/>
              <w:noProof/>
              <w:kern w:val="2"/>
              <w:lang w:eastAsia="zh-CN"/>
              <w14:ligatures w14:val="standardContextual"/>
            </w:rPr>
          </w:pPr>
          <w:del w:id="361" w:author="Vachiravel Sabarinathan" w:date="2024-09-08T20:12:00Z">
            <w:r w:rsidRPr="00915F89" w:rsidDel="00915F89">
              <w:rPr>
                <w:rPrChange w:id="362" w:author="Vachiravel Sabarinathan" w:date="2024-09-08T20:12:00Z">
                  <w:rPr>
                    <w:rStyle w:val="Hyperlink"/>
                    <w:rFonts w:ascii="Trebuchet MS" w:hAnsi="Trebuchet MS"/>
                    <w:b/>
                    <w:noProof/>
                  </w:rPr>
                </w:rPrChange>
              </w:rPr>
              <w:delText>Switch-Local Client (SWLIC)</w:delText>
            </w:r>
            <w:r w:rsidDel="00915F89">
              <w:rPr>
                <w:noProof/>
                <w:webHidden/>
              </w:rPr>
              <w:tab/>
              <w:delText>16</w:delText>
            </w:r>
          </w:del>
        </w:p>
        <w:p w14:paraId="0C2944F5" w14:textId="1B6B47C9" w:rsidR="002C72FF" w:rsidDel="00915F89" w:rsidRDefault="002C72FF">
          <w:pPr>
            <w:pStyle w:val="TOC2"/>
            <w:tabs>
              <w:tab w:val="right" w:leader="dot" w:pos="9350"/>
            </w:tabs>
            <w:rPr>
              <w:del w:id="363" w:author="Vachiravel Sabarinathan" w:date="2024-09-08T20:12:00Z"/>
              <w:rFonts w:eastAsiaTheme="minorEastAsia"/>
              <w:noProof/>
              <w:kern w:val="2"/>
              <w:lang w:eastAsia="zh-CN"/>
              <w14:ligatures w14:val="standardContextual"/>
            </w:rPr>
          </w:pPr>
          <w:del w:id="364" w:author="Vachiravel Sabarinathan" w:date="2024-09-08T20:12:00Z">
            <w:r w:rsidRPr="00915F89" w:rsidDel="00915F89">
              <w:rPr>
                <w:rPrChange w:id="365" w:author="Vachiravel Sabarinathan" w:date="2024-09-08T20:12:00Z">
                  <w:rPr>
                    <w:rStyle w:val="Hyperlink"/>
                    <w:rFonts w:ascii="Trebuchet MS" w:hAnsi="Trebuchet MS"/>
                    <w:b/>
                    <w:noProof/>
                  </w:rPr>
                </w:rPrChange>
              </w:rPr>
              <w:delText>2.3 Platforms Supported</w:delText>
            </w:r>
            <w:r w:rsidDel="00915F89">
              <w:rPr>
                <w:noProof/>
                <w:webHidden/>
              </w:rPr>
              <w:tab/>
              <w:delText>16</w:delText>
            </w:r>
          </w:del>
        </w:p>
        <w:p w14:paraId="26472A78" w14:textId="16489EA0" w:rsidR="002C72FF" w:rsidDel="00915F89" w:rsidRDefault="002C72FF">
          <w:pPr>
            <w:pStyle w:val="TOC2"/>
            <w:tabs>
              <w:tab w:val="right" w:leader="dot" w:pos="9350"/>
            </w:tabs>
            <w:rPr>
              <w:del w:id="366" w:author="Vachiravel Sabarinathan" w:date="2024-09-08T20:12:00Z"/>
              <w:rFonts w:eastAsiaTheme="minorEastAsia"/>
              <w:noProof/>
              <w:kern w:val="2"/>
              <w:lang w:eastAsia="zh-CN"/>
              <w14:ligatures w14:val="standardContextual"/>
            </w:rPr>
          </w:pPr>
          <w:del w:id="367" w:author="Vachiravel Sabarinathan" w:date="2024-09-08T20:12:00Z">
            <w:r w:rsidRPr="00915F89" w:rsidDel="00915F89">
              <w:rPr>
                <w:rPrChange w:id="368" w:author="Vachiravel Sabarinathan" w:date="2024-09-08T20:12:00Z">
                  <w:rPr>
                    <w:rStyle w:val="Hyperlink"/>
                    <w:rFonts w:ascii="Trebuchet MS" w:hAnsi="Trebuchet MS"/>
                    <w:b/>
                    <w:noProof/>
                  </w:rPr>
                </w:rPrChange>
              </w:rPr>
              <w:delText>2.5 License Requirements</w:delText>
            </w:r>
            <w:r w:rsidDel="00915F89">
              <w:rPr>
                <w:noProof/>
                <w:webHidden/>
              </w:rPr>
              <w:tab/>
              <w:delText>16</w:delText>
            </w:r>
          </w:del>
        </w:p>
        <w:p w14:paraId="133511AB" w14:textId="4BF8798A" w:rsidR="002C72FF" w:rsidDel="00915F89" w:rsidRDefault="002C72FF">
          <w:pPr>
            <w:pStyle w:val="TOC2"/>
            <w:tabs>
              <w:tab w:val="right" w:leader="dot" w:pos="9350"/>
            </w:tabs>
            <w:rPr>
              <w:del w:id="369" w:author="Vachiravel Sabarinathan" w:date="2024-09-08T20:12:00Z"/>
              <w:rFonts w:eastAsiaTheme="minorEastAsia"/>
              <w:noProof/>
              <w:kern w:val="2"/>
              <w:lang w:eastAsia="zh-CN"/>
              <w14:ligatures w14:val="standardContextual"/>
            </w:rPr>
          </w:pPr>
          <w:del w:id="370" w:author="Vachiravel Sabarinathan" w:date="2024-09-08T20:12:00Z">
            <w:r w:rsidRPr="00915F89" w:rsidDel="00915F89">
              <w:rPr>
                <w:rPrChange w:id="371" w:author="Vachiravel Sabarinathan" w:date="2024-09-08T20:12:00Z">
                  <w:rPr>
                    <w:rStyle w:val="Hyperlink"/>
                    <w:rFonts w:ascii="Trebuchet MS" w:hAnsi="Trebuchet MS"/>
                    <w:b/>
                    <w:noProof/>
                  </w:rPr>
                </w:rPrChange>
              </w:rPr>
              <w:delText>2.6 Hardware Limitations</w:delText>
            </w:r>
            <w:r w:rsidDel="00915F89">
              <w:rPr>
                <w:noProof/>
                <w:webHidden/>
              </w:rPr>
              <w:tab/>
              <w:delText>16</w:delText>
            </w:r>
          </w:del>
        </w:p>
        <w:p w14:paraId="75F378F4" w14:textId="72CA6113" w:rsidR="002C72FF" w:rsidDel="00915F89" w:rsidRDefault="002C72FF">
          <w:pPr>
            <w:pStyle w:val="TOC2"/>
            <w:tabs>
              <w:tab w:val="right" w:leader="dot" w:pos="9350"/>
            </w:tabs>
            <w:rPr>
              <w:del w:id="372" w:author="Vachiravel Sabarinathan" w:date="2024-09-08T20:12:00Z"/>
              <w:rFonts w:eastAsiaTheme="minorEastAsia"/>
              <w:noProof/>
              <w:kern w:val="2"/>
              <w:lang w:eastAsia="zh-CN"/>
              <w14:ligatures w14:val="standardContextual"/>
            </w:rPr>
          </w:pPr>
          <w:del w:id="373" w:author="Vachiravel Sabarinathan" w:date="2024-09-08T20:12:00Z">
            <w:r w:rsidRPr="00915F89" w:rsidDel="00915F89">
              <w:rPr>
                <w:rPrChange w:id="374" w:author="Vachiravel Sabarinathan" w:date="2024-09-08T20:12:00Z">
                  <w:rPr>
                    <w:rStyle w:val="Hyperlink"/>
                    <w:rFonts w:ascii="Trebuchet MS" w:hAnsi="Trebuchet MS"/>
                    <w:b/>
                    <w:noProof/>
                  </w:rPr>
                </w:rPrChange>
              </w:rPr>
              <w:delText>2.7 Software Limitations</w:delText>
            </w:r>
            <w:r w:rsidDel="00915F89">
              <w:rPr>
                <w:noProof/>
                <w:webHidden/>
              </w:rPr>
              <w:tab/>
              <w:delText>16</w:delText>
            </w:r>
          </w:del>
        </w:p>
        <w:p w14:paraId="18740C73" w14:textId="0021EA8E" w:rsidR="002C72FF" w:rsidDel="00915F89" w:rsidRDefault="002C72FF">
          <w:pPr>
            <w:pStyle w:val="TOC2"/>
            <w:tabs>
              <w:tab w:val="right" w:leader="dot" w:pos="9350"/>
            </w:tabs>
            <w:rPr>
              <w:del w:id="375" w:author="Vachiravel Sabarinathan" w:date="2024-09-08T20:12:00Z"/>
              <w:rFonts w:eastAsiaTheme="minorEastAsia"/>
              <w:noProof/>
              <w:kern w:val="2"/>
              <w:lang w:eastAsia="zh-CN"/>
              <w14:ligatures w14:val="standardContextual"/>
            </w:rPr>
          </w:pPr>
          <w:del w:id="376" w:author="Vachiravel Sabarinathan" w:date="2024-09-08T20:12:00Z">
            <w:r w:rsidRPr="00915F89" w:rsidDel="00915F89">
              <w:rPr>
                <w:rPrChange w:id="377" w:author="Vachiravel Sabarinathan" w:date="2024-09-08T20:12:00Z">
                  <w:rPr>
                    <w:rStyle w:val="Hyperlink"/>
                    <w:rFonts w:ascii="Trebuchet MS" w:hAnsi="Trebuchet MS"/>
                    <w:b/>
                    <w:noProof/>
                  </w:rPr>
                </w:rPrChange>
              </w:rPr>
              <w:delText>2.8 Assumptions and Dependencies</w:delText>
            </w:r>
            <w:r w:rsidDel="00915F89">
              <w:rPr>
                <w:noProof/>
                <w:webHidden/>
              </w:rPr>
              <w:tab/>
              <w:delText>17</w:delText>
            </w:r>
          </w:del>
        </w:p>
        <w:p w14:paraId="370E4928" w14:textId="77D8BC09" w:rsidR="002C72FF" w:rsidDel="00915F89" w:rsidRDefault="002C72FF">
          <w:pPr>
            <w:pStyle w:val="TOC2"/>
            <w:tabs>
              <w:tab w:val="right" w:leader="dot" w:pos="9350"/>
            </w:tabs>
            <w:rPr>
              <w:del w:id="378" w:author="Vachiravel Sabarinathan" w:date="2024-09-08T20:12:00Z"/>
              <w:rFonts w:eastAsiaTheme="minorEastAsia"/>
              <w:noProof/>
              <w:kern w:val="2"/>
              <w:lang w:eastAsia="zh-CN"/>
              <w14:ligatures w14:val="standardContextual"/>
            </w:rPr>
          </w:pPr>
          <w:del w:id="379" w:author="Vachiravel Sabarinathan" w:date="2024-09-08T20:12:00Z">
            <w:r w:rsidRPr="00915F89" w:rsidDel="00915F89">
              <w:rPr>
                <w:rPrChange w:id="380" w:author="Vachiravel Sabarinathan" w:date="2024-09-08T20:12:00Z">
                  <w:rPr>
                    <w:rStyle w:val="Hyperlink"/>
                    <w:rFonts w:ascii="Trebuchet MS" w:hAnsi="Trebuchet MS"/>
                    <w:b/>
                    <w:noProof/>
                  </w:rPr>
                </w:rPrChange>
              </w:rPr>
              <w:delText>2.9 Resiliency Requirements</w:delText>
            </w:r>
            <w:r w:rsidDel="00915F89">
              <w:rPr>
                <w:noProof/>
                <w:webHidden/>
              </w:rPr>
              <w:tab/>
              <w:delText>17</w:delText>
            </w:r>
          </w:del>
        </w:p>
        <w:p w14:paraId="3A1951E8" w14:textId="243828A6" w:rsidR="002C72FF" w:rsidDel="00915F89" w:rsidRDefault="002C72FF">
          <w:pPr>
            <w:pStyle w:val="TOC1"/>
            <w:tabs>
              <w:tab w:val="right" w:leader="dot" w:pos="9350"/>
            </w:tabs>
            <w:rPr>
              <w:del w:id="381" w:author="Vachiravel Sabarinathan" w:date="2024-09-08T20:12:00Z"/>
              <w:rFonts w:eastAsiaTheme="minorEastAsia"/>
              <w:noProof/>
              <w:kern w:val="2"/>
              <w:lang w:eastAsia="zh-CN"/>
              <w14:ligatures w14:val="standardContextual"/>
            </w:rPr>
          </w:pPr>
          <w:del w:id="382" w:author="Vachiravel Sabarinathan" w:date="2024-09-08T20:12:00Z">
            <w:r w:rsidRPr="00915F89" w:rsidDel="00915F89">
              <w:rPr>
                <w:rPrChange w:id="383" w:author="Vachiravel Sabarinathan" w:date="2024-09-08T20:12:00Z">
                  <w:rPr>
                    <w:rStyle w:val="Hyperlink"/>
                    <w:rFonts w:ascii="Trebuchet MS" w:hAnsi="Trebuchet MS"/>
                    <w:b/>
                    <w:noProof/>
                  </w:rPr>
                </w:rPrChange>
              </w:rPr>
              <w:delText>3 FUNCTIONAL DESCRIPTIONS</w:delText>
            </w:r>
            <w:r w:rsidDel="00915F89">
              <w:rPr>
                <w:noProof/>
                <w:webHidden/>
              </w:rPr>
              <w:tab/>
              <w:delText>18</w:delText>
            </w:r>
          </w:del>
        </w:p>
        <w:p w14:paraId="78680AF8" w14:textId="23CBB206" w:rsidR="002C72FF" w:rsidDel="00915F89" w:rsidRDefault="002C72FF">
          <w:pPr>
            <w:pStyle w:val="TOC2"/>
            <w:tabs>
              <w:tab w:val="right" w:leader="dot" w:pos="9350"/>
            </w:tabs>
            <w:rPr>
              <w:del w:id="384" w:author="Vachiravel Sabarinathan" w:date="2024-09-08T20:12:00Z"/>
              <w:rFonts w:eastAsiaTheme="minorEastAsia"/>
              <w:noProof/>
              <w:kern w:val="2"/>
              <w:lang w:eastAsia="zh-CN"/>
              <w14:ligatures w14:val="standardContextual"/>
            </w:rPr>
          </w:pPr>
          <w:del w:id="385" w:author="Vachiravel Sabarinathan" w:date="2024-09-08T20:12:00Z">
            <w:r w:rsidRPr="00915F89" w:rsidDel="00915F89">
              <w:rPr>
                <w:rPrChange w:id="386" w:author="Vachiravel Sabarinathan" w:date="2024-09-08T20:12:00Z">
                  <w:rPr>
                    <w:rStyle w:val="Hyperlink"/>
                    <w:rFonts w:ascii="Trebuchet MS" w:hAnsi="Trebuchet MS"/>
                    <w:b/>
                    <w:noProof/>
                  </w:rPr>
                </w:rPrChange>
              </w:rPr>
              <w:delText>3.1 Site License Basic Operation</w:delText>
            </w:r>
            <w:r w:rsidDel="00915F89">
              <w:rPr>
                <w:noProof/>
                <w:webHidden/>
              </w:rPr>
              <w:tab/>
              <w:delText>18</w:delText>
            </w:r>
          </w:del>
        </w:p>
        <w:p w14:paraId="4A79B631" w14:textId="475D8277" w:rsidR="002C72FF" w:rsidDel="00915F89" w:rsidRDefault="002C72FF">
          <w:pPr>
            <w:pStyle w:val="TOC2"/>
            <w:tabs>
              <w:tab w:val="right" w:leader="dot" w:pos="9350"/>
            </w:tabs>
            <w:rPr>
              <w:del w:id="387" w:author="Vachiravel Sabarinathan" w:date="2024-09-08T20:12:00Z"/>
              <w:rFonts w:eastAsiaTheme="minorEastAsia"/>
              <w:noProof/>
              <w:kern w:val="2"/>
              <w:lang w:eastAsia="zh-CN"/>
              <w14:ligatures w14:val="standardContextual"/>
            </w:rPr>
          </w:pPr>
          <w:del w:id="388" w:author="Vachiravel Sabarinathan" w:date="2024-09-08T20:12:00Z">
            <w:r w:rsidRPr="00915F89" w:rsidDel="00915F89">
              <w:rPr>
                <w:rPrChange w:id="389" w:author="Vachiravel Sabarinathan" w:date="2024-09-08T20:12:00Z">
                  <w:rPr>
                    <w:rStyle w:val="Hyperlink"/>
                    <w:rFonts w:ascii="Trebuchet MS" w:hAnsi="Trebuchet MS"/>
                    <w:b/>
                    <w:noProof/>
                  </w:rPr>
                </w:rPrChange>
              </w:rPr>
              <w:delText>3.2 Site-Local Licensing Server (SILOS)</w:delText>
            </w:r>
            <w:r w:rsidDel="00915F89">
              <w:rPr>
                <w:noProof/>
                <w:webHidden/>
              </w:rPr>
              <w:tab/>
              <w:delText>18</w:delText>
            </w:r>
          </w:del>
        </w:p>
        <w:p w14:paraId="3A4F576F" w14:textId="49EC60E8" w:rsidR="002C72FF" w:rsidDel="00915F89" w:rsidRDefault="002C72FF">
          <w:pPr>
            <w:pStyle w:val="TOC2"/>
            <w:tabs>
              <w:tab w:val="right" w:leader="dot" w:pos="9350"/>
            </w:tabs>
            <w:rPr>
              <w:del w:id="390" w:author="Vachiravel Sabarinathan" w:date="2024-09-08T20:12:00Z"/>
              <w:rFonts w:eastAsiaTheme="minorEastAsia"/>
              <w:noProof/>
              <w:kern w:val="2"/>
              <w:lang w:eastAsia="zh-CN"/>
              <w14:ligatures w14:val="standardContextual"/>
            </w:rPr>
          </w:pPr>
          <w:del w:id="391" w:author="Vachiravel Sabarinathan" w:date="2024-09-08T20:12:00Z">
            <w:r w:rsidRPr="00915F89" w:rsidDel="00915F89">
              <w:rPr>
                <w:rPrChange w:id="392" w:author="Vachiravel Sabarinathan" w:date="2024-09-08T20:12:00Z">
                  <w:rPr>
                    <w:rStyle w:val="Hyperlink"/>
                    <w:rFonts w:ascii="Trebuchet MS" w:hAnsi="Trebuchet MS"/>
                    <w:b/>
                    <w:noProof/>
                  </w:rPr>
                </w:rPrChange>
              </w:rPr>
              <w:delText>3.3 Switch License Client (SWLIC)</w:delText>
            </w:r>
            <w:r w:rsidDel="00915F89">
              <w:rPr>
                <w:noProof/>
                <w:webHidden/>
              </w:rPr>
              <w:tab/>
              <w:delText>19</w:delText>
            </w:r>
          </w:del>
        </w:p>
        <w:p w14:paraId="10DA0ACE" w14:textId="69772D3D" w:rsidR="002C72FF" w:rsidDel="00915F89" w:rsidRDefault="002C72FF">
          <w:pPr>
            <w:pStyle w:val="TOC2"/>
            <w:tabs>
              <w:tab w:val="right" w:leader="dot" w:pos="9350"/>
            </w:tabs>
            <w:rPr>
              <w:del w:id="393" w:author="Vachiravel Sabarinathan" w:date="2024-09-08T20:12:00Z"/>
              <w:rFonts w:eastAsiaTheme="minorEastAsia"/>
              <w:noProof/>
              <w:kern w:val="2"/>
              <w:lang w:eastAsia="zh-CN"/>
              <w14:ligatures w14:val="standardContextual"/>
            </w:rPr>
          </w:pPr>
          <w:del w:id="394" w:author="Vachiravel Sabarinathan" w:date="2024-09-08T20:12:00Z">
            <w:r w:rsidRPr="00915F89" w:rsidDel="00915F89">
              <w:rPr>
                <w:rPrChange w:id="395" w:author="Vachiravel Sabarinathan" w:date="2024-09-08T20:12:00Z">
                  <w:rPr>
                    <w:rStyle w:val="Hyperlink"/>
                    <w:rFonts w:ascii="Trebuchet MS" w:hAnsi="Trebuchet MS"/>
                    <w:b/>
                    <w:noProof/>
                  </w:rPr>
                </w:rPrChange>
              </w:rPr>
              <w:delText>3.4 MPLS</w:delText>
            </w:r>
            <w:r w:rsidDel="00915F89">
              <w:rPr>
                <w:noProof/>
                <w:webHidden/>
              </w:rPr>
              <w:tab/>
              <w:delText>21</w:delText>
            </w:r>
          </w:del>
        </w:p>
        <w:p w14:paraId="17DD2D45" w14:textId="2EB7939B" w:rsidR="002C72FF" w:rsidDel="00915F89" w:rsidRDefault="002C72FF">
          <w:pPr>
            <w:pStyle w:val="TOC2"/>
            <w:tabs>
              <w:tab w:val="right" w:leader="dot" w:pos="9350"/>
            </w:tabs>
            <w:rPr>
              <w:del w:id="396" w:author="Vachiravel Sabarinathan" w:date="2024-09-08T20:12:00Z"/>
              <w:rFonts w:eastAsiaTheme="minorEastAsia"/>
              <w:noProof/>
              <w:kern w:val="2"/>
              <w:lang w:eastAsia="zh-CN"/>
              <w14:ligatures w14:val="standardContextual"/>
            </w:rPr>
          </w:pPr>
          <w:del w:id="397" w:author="Vachiravel Sabarinathan" w:date="2024-09-08T20:12:00Z">
            <w:r w:rsidRPr="00915F89" w:rsidDel="00915F89">
              <w:rPr>
                <w:rPrChange w:id="398" w:author="Vachiravel Sabarinathan" w:date="2024-09-08T20:12:00Z">
                  <w:rPr>
                    <w:rStyle w:val="Hyperlink"/>
                    <w:rFonts w:ascii="Trebuchet MS" w:hAnsi="Trebuchet MS"/>
                    <w:b/>
                    <w:noProof/>
                  </w:rPr>
                </w:rPrChange>
              </w:rPr>
              <w:delText>3.5 Functional Requirements</w:delText>
            </w:r>
            <w:r w:rsidDel="00915F89">
              <w:rPr>
                <w:noProof/>
                <w:webHidden/>
              </w:rPr>
              <w:tab/>
              <w:delText>21</w:delText>
            </w:r>
          </w:del>
        </w:p>
        <w:p w14:paraId="1B1E7EE5" w14:textId="1ACFD4B1" w:rsidR="002C72FF" w:rsidDel="00915F89" w:rsidRDefault="002C72FF">
          <w:pPr>
            <w:pStyle w:val="TOC2"/>
            <w:tabs>
              <w:tab w:val="right" w:leader="dot" w:pos="9350"/>
            </w:tabs>
            <w:rPr>
              <w:del w:id="399" w:author="Vachiravel Sabarinathan" w:date="2024-09-08T20:12:00Z"/>
              <w:rFonts w:eastAsiaTheme="minorEastAsia"/>
              <w:noProof/>
              <w:kern w:val="2"/>
              <w:lang w:eastAsia="zh-CN"/>
              <w14:ligatures w14:val="standardContextual"/>
            </w:rPr>
          </w:pPr>
          <w:del w:id="400" w:author="Vachiravel Sabarinathan" w:date="2024-09-08T20:12:00Z">
            <w:r w:rsidRPr="00915F89" w:rsidDel="00915F89">
              <w:rPr>
                <w:rPrChange w:id="401" w:author="Vachiravel Sabarinathan" w:date="2024-09-08T20:12:00Z">
                  <w:rPr>
                    <w:rStyle w:val="Hyperlink"/>
                    <w:rFonts w:ascii="Trebuchet MS" w:hAnsi="Trebuchet MS"/>
                    <w:b/>
                    <w:noProof/>
                  </w:rPr>
                </w:rPrChange>
              </w:rPr>
              <w:delText>3.5 Configuration Requirements</w:delText>
            </w:r>
            <w:r w:rsidDel="00915F89">
              <w:rPr>
                <w:noProof/>
                <w:webHidden/>
              </w:rPr>
              <w:tab/>
              <w:delText>23</w:delText>
            </w:r>
          </w:del>
        </w:p>
        <w:p w14:paraId="7BF6CDF6" w14:textId="5DA1C1DA" w:rsidR="002C72FF" w:rsidDel="00915F89" w:rsidRDefault="002C72FF">
          <w:pPr>
            <w:pStyle w:val="TOC3"/>
            <w:rPr>
              <w:del w:id="402" w:author="Vachiravel Sabarinathan" w:date="2024-09-08T20:12:00Z"/>
              <w:rFonts w:eastAsiaTheme="minorEastAsia"/>
              <w:noProof/>
              <w:kern w:val="2"/>
              <w:lang w:eastAsia="zh-CN"/>
              <w14:ligatures w14:val="standardContextual"/>
            </w:rPr>
          </w:pPr>
          <w:del w:id="403" w:author="Vachiravel Sabarinathan" w:date="2024-09-08T20:12:00Z">
            <w:r w:rsidRPr="00915F89" w:rsidDel="00915F89">
              <w:rPr>
                <w:rPrChange w:id="404" w:author="Vachiravel Sabarinathan" w:date="2024-09-08T20:12:00Z">
                  <w:rPr>
                    <w:rStyle w:val="Hyperlink"/>
                    <w:rFonts w:ascii="Trebuchet MS" w:hAnsi="Trebuchet MS"/>
                    <w:b/>
                    <w:noProof/>
                  </w:rPr>
                </w:rPrChange>
              </w:rPr>
              <w:delText>3.5.1 SNMP Configuration</w:delText>
            </w:r>
            <w:r w:rsidDel="00915F89">
              <w:rPr>
                <w:noProof/>
                <w:webHidden/>
              </w:rPr>
              <w:tab/>
              <w:delText>24</w:delText>
            </w:r>
          </w:del>
        </w:p>
        <w:p w14:paraId="46484E1A" w14:textId="0D602ED7" w:rsidR="002C72FF" w:rsidDel="00915F89" w:rsidRDefault="002C72FF">
          <w:pPr>
            <w:pStyle w:val="TOC3"/>
            <w:rPr>
              <w:del w:id="405" w:author="Vachiravel Sabarinathan" w:date="2024-09-08T20:12:00Z"/>
              <w:rFonts w:eastAsiaTheme="minorEastAsia"/>
              <w:noProof/>
              <w:kern w:val="2"/>
              <w:lang w:eastAsia="zh-CN"/>
              <w14:ligatures w14:val="standardContextual"/>
            </w:rPr>
          </w:pPr>
          <w:del w:id="406" w:author="Vachiravel Sabarinathan" w:date="2024-09-08T20:12:00Z">
            <w:r w:rsidRPr="00915F89" w:rsidDel="00915F89">
              <w:rPr>
                <w:rPrChange w:id="407" w:author="Vachiravel Sabarinathan" w:date="2024-09-08T20:12:00Z">
                  <w:rPr>
                    <w:rStyle w:val="Hyperlink"/>
                    <w:rFonts w:ascii="Trebuchet MS" w:hAnsi="Trebuchet MS"/>
                    <w:b/>
                    <w:noProof/>
                  </w:rPr>
                </w:rPrChange>
              </w:rPr>
              <w:delText>3.5.2 Web Configuration</w:delText>
            </w:r>
            <w:r w:rsidDel="00915F89">
              <w:rPr>
                <w:noProof/>
                <w:webHidden/>
              </w:rPr>
              <w:tab/>
              <w:delText>24</w:delText>
            </w:r>
          </w:del>
        </w:p>
        <w:p w14:paraId="5EE91F79" w14:textId="0D029980" w:rsidR="002C72FF" w:rsidDel="00915F89" w:rsidRDefault="002C72FF">
          <w:pPr>
            <w:pStyle w:val="TOC3"/>
            <w:rPr>
              <w:del w:id="408" w:author="Vachiravel Sabarinathan" w:date="2024-09-08T20:12:00Z"/>
              <w:rFonts w:eastAsiaTheme="minorEastAsia"/>
              <w:noProof/>
              <w:kern w:val="2"/>
              <w:lang w:eastAsia="zh-CN"/>
              <w14:ligatures w14:val="standardContextual"/>
            </w:rPr>
          </w:pPr>
          <w:del w:id="409" w:author="Vachiravel Sabarinathan" w:date="2024-09-08T20:12:00Z">
            <w:r w:rsidRPr="00915F89" w:rsidDel="00915F89">
              <w:rPr>
                <w:rPrChange w:id="410" w:author="Vachiravel Sabarinathan" w:date="2024-09-08T20:12:00Z">
                  <w:rPr>
                    <w:rStyle w:val="Hyperlink"/>
                    <w:rFonts w:ascii="Trebuchet MS" w:hAnsi="Trebuchet MS"/>
                    <w:b/>
                    <w:noProof/>
                  </w:rPr>
                </w:rPrChange>
              </w:rPr>
              <w:delText>3.5.3 SNMP Traps</w:delText>
            </w:r>
            <w:r w:rsidDel="00915F89">
              <w:rPr>
                <w:noProof/>
                <w:webHidden/>
              </w:rPr>
              <w:tab/>
              <w:delText>24</w:delText>
            </w:r>
          </w:del>
        </w:p>
        <w:p w14:paraId="3069519B" w14:textId="74C9118A" w:rsidR="002C72FF" w:rsidDel="00915F89" w:rsidRDefault="002C72FF">
          <w:pPr>
            <w:pStyle w:val="TOC2"/>
            <w:tabs>
              <w:tab w:val="right" w:leader="dot" w:pos="9350"/>
            </w:tabs>
            <w:rPr>
              <w:del w:id="411" w:author="Vachiravel Sabarinathan" w:date="2024-09-08T20:12:00Z"/>
              <w:rFonts w:eastAsiaTheme="minorEastAsia"/>
              <w:noProof/>
              <w:kern w:val="2"/>
              <w:lang w:eastAsia="zh-CN"/>
              <w14:ligatures w14:val="standardContextual"/>
            </w:rPr>
          </w:pPr>
          <w:del w:id="412" w:author="Vachiravel Sabarinathan" w:date="2024-09-08T20:12:00Z">
            <w:r w:rsidRPr="00915F89" w:rsidDel="00915F89">
              <w:rPr>
                <w:rPrChange w:id="413" w:author="Vachiravel Sabarinathan" w:date="2024-09-08T20:12:00Z">
                  <w:rPr>
                    <w:rStyle w:val="Hyperlink"/>
                    <w:rFonts w:ascii="Trebuchet MS" w:hAnsi="Trebuchet MS"/>
                    <w:b/>
                    <w:noProof/>
                  </w:rPr>
                </w:rPrChange>
              </w:rPr>
              <w:delText>3.6 Virtual Chassis Support</w:delText>
            </w:r>
            <w:r w:rsidDel="00915F89">
              <w:rPr>
                <w:noProof/>
                <w:webHidden/>
              </w:rPr>
              <w:tab/>
              <w:delText>24</w:delText>
            </w:r>
          </w:del>
        </w:p>
        <w:p w14:paraId="536C6952" w14:textId="398C5756" w:rsidR="002C72FF" w:rsidDel="00915F89" w:rsidRDefault="002C72FF">
          <w:pPr>
            <w:pStyle w:val="TOC3"/>
            <w:rPr>
              <w:del w:id="414" w:author="Vachiravel Sabarinathan" w:date="2024-09-08T20:12:00Z"/>
              <w:rFonts w:eastAsiaTheme="minorEastAsia"/>
              <w:noProof/>
              <w:kern w:val="2"/>
              <w:lang w:eastAsia="zh-CN"/>
              <w14:ligatures w14:val="standardContextual"/>
            </w:rPr>
          </w:pPr>
          <w:del w:id="415" w:author="Vachiravel Sabarinathan" w:date="2024-09-08T20:12:00Z">
            <w:r w:rsidRPr="00915F89" w:rsidDel="00915F89">
              <w:rPr>
                <w:rPrChange w:id="416" w:author="Vachiravel Sabarinathan" w:date="2024-09-08T20:12:00Z">
                  <w:rPr>
                    <w:rStyle w:val="Hyperlink"/>
                    <w:rFonts w:ascii="Trebuchet MS" w:hAnsi="Trebuchet MS"/>
                    <w:b/>
                    <w:noProof/>
                  </w:rPr>
                </w:rPrChange>
              </w:rPr>
              <w:delText>3.6.1 Redundancy and VC-Takeover</w:delText>
            </w:r>
            <w:r w:rsidDel="00915F89">
              <w:rPr>
                <w:noProof/>
                <w:webHidden/>
              </w:rPr>
              <w:tab/>
              <w:delText>26</w:delText>
            </w:r>
          </w:del>
        </w:p>
        <w:p w14:paraId="0111499B" w14:textId="2A2196CA" w:rsidR="002C72FF" w:rsidDel="00915F89" w:rsidRDefault="002C72FF">
          <w:pPr>
            <w:pStyle w:val="TOC3"/>
            <w:rPr>
              <w:del w:id="417" w:author="Vachiravel Sabarinathan" w:date="2024-09-08T20:12:00Z"/>
              <w:rFonts w:eastAsiaTheme="minorEastAsia"/>
              <w:noProof/>
              <w:kern w:val="2"/>
              <w:lang w:eastAsia="zh-CN"/>
              <w14:ligatures w14:val="standardContextual"/>
            </w:rPr>
          </w:pPr>
          <w:del w:id="418" w:author="Vachiravel Sabarinathan" w:date="2024-09-08T20:12:00Z">
            <w:r w:rsidRPr="00915F89" w:rsidDel="00915F89">
              <w:rPr>
                <w:rPrChange w:id="419" w:author="Vachiravel Sabarinathan" w:date="2024-09-08T20:12:00Z">
                  <w:rPr>
                    <w:rStyle w:val="Hyperlink"/>
                    <w:rFonts w:ascii="Trebuchet MS" w:hAnsi="Trebuchet MS"/>
                    <w:b/>
                    <w:noProof/>
                  </w:rPr>
                </w:rPrChange>
              </w:rPr>
              <w:delText>3.6.2 VC-ISSU</w:delText>
            </w:r>
            <w:r w:rsidDel="00915F89">
              <w:rPr>
                <w:noProof/>
                <w:webHidden/>
              </w:rPr>
              <w:tab/>
              <w:delText>26</w:delText>
            </w:r>
          </w:del>
        </w:p>
        <w:p w14:paraId="0F41787B" w14:textId="373FD031" w:rsidR="002C72FF" w:rsidDel="00915F89" w:rsidRDefault="002C72FF">
          <w:pPr>
            <w:pStyle w:val="TOC2"/>
            <w:tabs>
              <w:tab w:val="right" w:leader="dot" w:pos="9350"/>
            </w:tabs>
            <w:rPr>
              <w:del w:id="420" w:author="Vachiravel Sabarinathan" w:date="2024-09-08T20:12:00Z"/>
              <w:rFonts w:eastAsiaTheme="minorEastAsia"/>
              <w:noProof/>
              <w:kern w:val="2"/>
              <w:lang w:eastAsia="zh-CN"/>
              <w14:ligatures w14:val="standardContextual"/>
            </w:rPr>
          </w:pPr>
          <w:del w:id="421" w:author="Vachiravel Sabarinathan" w:date="2024-09-08T20:12:00Z">
            <w:r w:rsidRPr="00915F89" w:rsidDel="00915F89">
              <w:rPr>
                <w:rPrChange w:id="422" w:author="Vachiravel Sabarinathan" w:date="2024-09-08T20:12:00Z">
                  <w:rPr>
                    <w:rStyle w:val="Hyperlink"/>
                    <w:rFonts w:ascii="Trebuchet MS" w:hAnsi="Trebuchet MS"/>
                    <w:b/>
                    <w:noProof/>
                  </w:rPr>
                </w:rPrChange>
              </w:rPr>
              <w:delText>3.7 Hardware Requirements</w:delText>
            </w:r>
            <w:r w:rsidDel="00915F89">
              <w:rPr>
                <w:noProof/>
                <w:webHidden/>
              </w:rPr>
              <w:tab/>
              <w:delText>26</w:delText>
            </w:r>
          </w:del>
        </w:p>
        <w:p w14:paraId="5DB7D0DD" w14:textId="0A2CCED4" w:rsidR="002C72FF" w:rsidDel="00915F89" w:rsidRDefault="002C72FF">
          <w:pPr>
            <w:pStyle w:val="TOC2"/>
            <w:tabs>
              <w:tab w:val="right" w:leader="dot" w:pos="9350"/>
            </w:tabs>
            <w:rPr>
              <w:del w:id="423" w:author="Vachiravel Sabarinathan" w:date="2024-09-08T20:12:00Z"/>
              <w:rFonts w:eastAsiaTheme="minorEastAsia"/>
              <w:noProof/>
              <w:kern w:val="2"/>
              <w:lang w:eastAsia="zh-CN"/>
              <w14:ligatures w14:val="standardContextual"/>
            </w:rPr>
          </w:pPr>
          <w:del w:id="424" w:author="Vachiravel Sabarinathan" w:date="2024-09-08T20:12:00Z">
            <w:r w:rsidRPr="00915F89" w:rsidDel="00915F89">
              <w:rPr>
                <w:rPrChange w:id="425" w:author="Vachiravel Sabarinathan" w:date="2024-09-08T20:12:00Z">
                  <w:rPr>
                    <w:rStyle w:val="Hyperlink"/>
                    <w:rFonts w:ascii="Trebuchet MS" w:hAnsi="Trebuchet MS"/>
                    <w:b/>
                    <w:noProof/>
                  </w:rPr>
                </w:rPrChange>
              </w:rPr>
              <w:delText>3.8 Performance Requirements</w:delText>
            </w:r>
            <w:r w:rsidDel="00915F89">
              <w:rPr>
                <w:noProof/>
                <w:webHidden/>
              </w:rPr>
              <w:tab/>
              <w:delText>26</w:delText>
            </w:r>
          </w:del>
        </w:p>
        <w:p w14:paraId="6FD48CE1" w14:textId="227F412A" w:rsidR="002C72FF" w:rsidDel="00915F89" w:rsidRDefault="002C72FF">
          <w:pPr>
            <w:pStyle w:val="TOC3"/>
            <w:rPr>
              <w:del w:id="426" w:author="Vachiravel Sabarinathan" w:date="2024-09-08T20:12:00Z"/>
              <w:rFonts w:eastAsiaTheme="minorEastAsia"/>
              <w:noProof/>
              <w:kern w:val="2"/>
              <w:lang w:eastAsia="zh-CN"/>
              <w14:ligatures w14:val="standardContextual"/>
            </w:rPr>
          </w:pPr>
          <w:del w:id="427" w:author="Vachiravel Sabarinathan" w:date="2024-09-08T20:12:00Z">
            <w:r w:rsidRPr="00915F89" w:rsidDel="00915F89">
              <w:rPr>
                <w:rPrChange w:id="428" w:author="Vachiravel Sabarinathan" w:date="2024-09-08T20:12:00Z">
                  <w:rPr>
                    <w:rStyle w:val="Hyperlink"/>
                    <w:rFonts w:ascii="Trebuchet MS" w:hAnsi="Trebuchet MS"/>
                    <w:b/>
                    <w:noProof/>
                  </w:rPr>
                </w:rPrChange>
              </w:rPr>
              <w:delText>3.8.1 Scalability</w:delText>
            </w:r>
            <w:r w:rsidDel="00915F89">
              <w:rPr>
                <w:noProof/>
                <w:webHidden/>
              </w:rPr>
              <w:tab/>
              <w:delText>26</w:delText>
            </w:r>
          </w:del>
        </w:p>
        <w:p w14:paraId="482D8D1F" w14:textId="2293B9D2" w:rsidR="002C72FF" w:rsidDel="00915F89" w:rsidRDefault="002C72FF">
          <w:pPr>
            <w:pStyle w:val="TOC3"/>
            <w:rPr>
              <w:del w:id="429" w:author="Vachiravel Sabarinathan" w:date="2024-09-08T20:12:00Z"/>
              <w:rFonts w:eastAsiaTheme="minorEastAsia"/>
              <w:noProof/>
              <w:kern w:val="2"/>
              <w:lang w:eastAsia="zh-CN"/>
              <w14:ligatures w14:val="standardContextual"/>
            </w:rPr>
          </w:pPr>
          <w:del w:id="430" w:author="Vachiravel Sabarinathan" w:date="2024-09-08T20:12:00Z">
            <w:r w:rsidRPr="00915F89" w:rsidDel="00915F89">
              <w:rPr>
                <w:rPrChange w:id="431" w:author="Vachiravel Sabarinathan" w:date="2024-09-08T20:12:00Z">
                  <w:rPr>
                    <w:rStyle w:val="Hyperlink"/>
                    <w:rFonts w:ascii="Trebuchet MS" w:hAnsi="Trebuchet MS"/>
                    <w:b/>
                    <w:noProof/>
                  </w:rPr>
                </w:rPrChange>
              </w:rPr>
              <w:delText>3.8.2 Convergence Requirements</w:delText>
            </w:r>
            <w:r w:rsidDel="00915F89">
              <w:rPr>
                <w:noProof/>
                <w:webHidden/>
              </w:rPr>
              <w:tab/>
              <w:delText>26</w:delText>
            </w:r>
          </w:del>
        </w:p>
        <w:p w14:paraId="168BC1FE" w14:textId="1133D104" w:rsidR="002C72FF" w:rsidDel="00915F89" w:rsidRDefault="002C72FF">
          <w:pPr>
            <w:pStyle w:val="TOC2"/>
            <w:tabs>
              <w:tab w:val="right" w:leader="dot" w:pos="9350"/>
            </w:tabs>
            <w:rPr>
              <w:del w:id="432" w:author="Vachiravel Sabarinathan" w:date="2024-09-08T20:12:00Z"/>
              <w:rFonts w:eastAsiaTheme="minorEastAsia"/>
              <w:noProof/>
              <w:kern w:val="2"/>
              <w:lang w:eastAsia="zh-CN"/>
              <w14:ligatures w14:val="standardContextual"/>
            </w:rPr>
          </w:pPr>
          <w:del w:id="433" w:author="Vachiravel Sabarinathan" w:date="2024-09-08T20:12:00Z">
            <w:r w:rsidRPr="00915F89" w:rsidDel="00915F89">
              <w:rPr>
                <w:rPrChange w:id="434" w:author="Vachiravel Sabarinathan" w:date="2024-09-08T20:12:00Z">
                  <w:rPr>
                    <w:rStyle w:val="Hyperlink"/>
                    <w:rFonts w:ascii="Trebuchet MS" w:hAnsi="Trebuchet MS"/>
                    <w:b/>
                    <w:noProof/>
                  </w:rPr>
                </w:rPrChange>
              </w:rPr>
              <w:delText>3.9 Restriction Requirements</w:delText>
            </w:r>
            <w:r w:rsidDel="00915F89">
              <w:rPr>
                <w:noProof/>
                <w:webHidden/>
              </w:rPr>
              <w:tab/>
              <w:delText>26</w:delText>
            </w:r>
          </w:del>
        </w:p>
        <w:p w14:paraId="0A9DFE0D" w14:textId="59F05AFB" w:rsidR="002C72FF" w:rsidDel="00915F89" w:rsidRDefault="002C72FF">
          <w:pPr>
            <w:pStyle w:val="TOC2"/>
            <w:tabs>
              <w:tab w:val="right" w:leader="dot" w:pos="9350"/>
            </w:tabs>
            <w:rPr>
              <w:del w:id="435" w:author="Vachiravel Sabarinathan" w:date="2024-09-08T20:12:00Z"/>
              <w:rFonts w:eastAsiaTheme="minorEastAsia"/>
              <w:noProof/>
              <w:kern w:val="2"/>
              <w:lang w:eastAsia="zh-CN"/>
              <w14:ligatures w14:val="standardContextual"/>
            </w:rPr>
          </w:pPr>
          <w:del w:id="436" w:author="Vachiravel Sabarinathan" w:date="2024-09-08T20:12:00Z">
            <w:r w:rsidRPr="00915F89" w:rsidDel="00915F89">
              <w:rPr>
                <w:rPrChange w:id="437" w:author="Vachiravel Sabarinathan" w:date="2024-09-08T20:12:00Z">
                  <w:rPr>
                    <w:rStyle w:val="Hyperlink"/>
                    <w:rFonts w:ascii="Trebuchet MS" w:hAnsi="Trebuchet MS"/>
                    <w:b/>
                    <w:noProof/>
                  </w:rPr>
                </w:rPrChange>
              </w:rPr>
              <w:delText>3.10 Configuration Limits</w:delText>
            </w:r>
            <w:r w:rsidDel="00915F89">
              <w:rPr>
                <w:noProof/>
                <w:webHidden/>
              </w:rPr>
              <w:tab/>
              <w:delText>27</w:delText>
            </w:r>
          </w:del>
        </w:p>
        <w:p w14:paraId="6A27E4DA" w14:textId="21639598" w:rsidR="002C72FF" w:rsidDel="00915F89" w:rsidRDefault="002C72FF">
          <w:pPr>
            <w:pStyle w:val="TOC2"/>
            <w:tabs>
              <w:tab w:val="right" w:leader="dot" w:pos="9350"/>
            </w:tabs>
            <w:rPr>
              <w:del w:id="438" w:author="Vachiravel Sabarinathan" w:date="2024-09-08T20:12:00Z"/>
              <w:rFonts w:eastAsiaTheme="minorEastAsia"/>
              <w:noProof/>
              <w:kern w:val="2"/>
              <w:lang w:eastAsia="zh-CN"/>
              <w14:ligatures w14:val="standardContextual"/>
            </w:rPr>
          </w:pPr>
          <w:del w:id="439" w:author="Vachiravel Sabarinathan" w:date="2024-09-08T20:12:00Z">
            <w:r w:rsidRPr="00915F89" w:rsidDel="00915F89">
              <w:rPr>
                <w:rPrChange w:id="440" w:author="Vachiravel Sabarinathan" w:date="2024-09-08T20:12:00Z">
                  <w:rPr>
                    <w:rStyle w:val="Hyperlink"/>
                    <w:rFonts w:ascii="Trebuchet MS" w:hAnsi="Trebuchet MS"/>
                    <w:b/>
                    <w:noProof/>
                  </w:rPr>
                </w:rPrChange>
              </w:rPr>
              <w:delText>3.11 Security Concerns</w:delText>
            </w:r>
            <w:r w:rsidDel="00915F89">
              <w:rPr>
                <w:noProof/>
                <w:webHidden/>
              </w:rPr>
              <w:tab/>
              <w:delText>27</w:delText>
            </w:r>
          </w:del>
        </w:p>
        <w:p w14:paraId="17837EE0" w14:textId="35DD08E0" w:rsidR="002C72FF" w:rsidDel="00915F89" w:rsidRDefault="002C72FF">
          <w:pPr>
            <w:pStyle w:val="TOC1"/>
            <w:tabs>
              <w:tab w:val="right" w:leader="dot" w:pos="9350"/>
            </w:tabs>
            <w:rPr>
              <w:del w:id="441" w:author="Vachiravel Sabarinathan" w:date="2024-09-08T20:12:00Z"/>
              <w:rFonts w:eastAsiaTheme="minorEastAsia"/>
              <w:noProof/>
              <w:kern w:val="2"/>
              <w:lang w:eastAsia="zh-CN"/>
              <w14:ligatures w14:val="standardContextual"/>
            </w:rPr>
          </w:pPr>
          <w:del w:id="442" w:author="Vachiravel Sabarinathan" w:date="2024-09-08T20:12:00Z">
            <w:r w:rsidRPr="00915F89" w:rsidDel="00915F89">
              <w:rPr>
                <w:rPrChange w:id="443" w:author="Vachiravel Sabarinathan" w:date="2024-09-08T20:12:00Z">
                  <w:rPr>
                    <w:rStyle w:val="Hyperlink"/>
                    <w:rFonts w:ascii="Trebuchet MS" w:hAnsi="Trebuchet MS"/>
                    <w:b/>
                    <w:noProof/>
                  </w:rPr>
                </w:rPrChange>
              </w:rPr>
              <w:delText>4 MANAGEMENT INTERFACE</w:delText>
            </w:r>
            <w:r w:rsidDel="00915F89">
              <w:rPr>
                <w:noProof/>
                <w:webHidden/>
              </w:rPr>
              <w:tab/>
              <w:delText>27</w:delText>
            </w:r>
          </w:del>
        </w:p>
        <w:p w14:paraId="2AA71EA2" w14:textId="5A94368F" w:rsidR="002C72FF" w:rsidDel="00915F89" w:rsidRDefault="002C72FF">
          <w:pPr>
            <w:pStyle w:val="TOC2"/>
            <w:tabs>
              <w:tab w:val="right" w:leader="dot" w:pos="9350"/>
            </w:tabs>
            <w:rPr>
              <w:del w:id="444" w:author="Vachiravel Sabarinathan" w:date="2024-09-08T20:12:00Z"/>
              <w:rFonts w:eastAsiaTheme="minorEastAsia"/>
              <w:noProof/>
              <w:kern w:val="2"/>
              <w:lang w:eastAsia="zh-CN"/>
              <w14:ligatures w14:val="standardContextual"/>
            </w:rPr>
          </w:pPr>
          <w:del w:id="445" w:author="Vachiravel Sabarinathan" w:date="2024-09-08T20:12:00Z">
            <w:r w:rsidRPr="00915F89" w:rsidDel="00915F89">
              <w:rPr>
                <w:rPrChange w:id="446" w:author="Vachiravel Sabarinathan" w:date="2024-09-08T20:12:00Z">
                  <w:rPr>
                    <w:rStyle w:val="Hyperlink"/>
                    <w:rFonts w:ascii="Trebuchet MS" w:hAnsi="Trebuchet MS"/>
                    <w:b/>
                    <w:noProof/>
                  </w:rPr>
                </w:rPrChange>
              </w:rPr>
              <w:delText>4.1 Command Line Interface (CLI)</w:delText>
            </w:r>
            <w:r w:rsidDel="00915F89">
              <w:rPr>
                <w:noProof/>
                <w:webHidden/>
              </w:rPr>
              <w:tab/>
              <w:delText>27</w:delText>
            </w:r>
          </w:del>
        </w:p>
        <w:p w14:paraId="684EFCB9" w14:textId="025AC9FE" w:rsidR="002C72FF" w:rsidDel="00915F89" w:rsidRDefault="002C72FF">
          <w:pPr>
            <w:pStyle w:val="TOC3"/>
            <w:rPr>
              <w:del w:id="447" w:author="Vachiravel Sabarinathan" w:date="2024-09-08T20:12:00Z"/>
              <w:rFonts w:eastAsiaTheme="minorEastAsia"/>
              <w:noProof/>
              <w:kern w:val="2"/>
              <w:lang w:eastAsia="zh-CN"/>
              <w14:ligatures w14:val="standardContextual"/>
            </w:rPr>
          </w:pPr>
          <w:del w:id="448" w:author="Vachiravel Sabarinathan" w:date="2024-09-08T20:12:00Z">
            <w:r w:rsidRPr="00915F89" w:rsidDel="00915F89">
              <w:rPr>
                <w:rPrChange w:id="449" w:author="Vachiravel Sabarinathan" w:date="2024-09-08T20:12:00Z">
                  <w:rPr>
                    <w:rStyle w:val="Hyperlink"/>
                    <w:rFonts w:ascii="Trebuchet MS" w:hAnsi="Trebuchet MS"/>
                    <w:b/>
                    <w:noProof/>
                  </w:rPr>
                </w:rPrChange>
              </w:rPr>
              <w:delText>4.1.1 CLI Syntax Conventions</w:delText>
            </w:r>
            <w:r w:rsidDel="00915F89">
              <w:rPr>
                <w:noProof/>
                <w:webHidden/>
              </w:rPr>
              <w:tab/>
              <w:delText>27</w:delText>
            </w:r>
          </w:del>
        </w:p>
        <w:p w14:paraId="3942372C" w14:textId="579566F7" w:rsidR="002C72FF" w:rsidDel="00915F89" w:rsidRDefault="002C72FF">
          <w:pPr>
            <w:pStyle w:val="TOC3"/>
            <w:rPr>
              <w:del w:id="450" w:author="Vachiravel Sabarinathan" w:date="2024-09-08T20:12:00Z"/>
              <w:rFonts w:eastAsiaTheme="minorEastAsia"/>
              <w:noProof/>
              <w:kern w:val="2"/>
              <w:lang w:eastAsia="zh-CN"/>
              <w14:ligatures w14:val="standardContextual"/>
            </w:rPr>
          </w:pPr>
          <w:del w:id="451" w:author="Vachiravel Sabarinathan" w:date="2024-09-08T20:12:00Z">
            <w:r w:rsidRPr="00915F89" w:rsidDel="00915F89">
              <w:rPr>
                <w:rPrChange w:id="452" w:author="Vachiravel Sabarinathan" w:date="2024-09-08T20:12:00Z">
                  <w:rPr>
                    <w:rStyle w:val="Hyperlink"/>
                    <w:rFonts w:ascii="Trebuchet MS" w:hAnsi="Trebuchet MS"/>
                    <w:b/>
                    <w:noProof/>
                    <w:lang w:val="fr-FR"/>
                  </w:rPr>
                </w:rPrChange>
              </w:rPr>
              <w:delText>4.1.2 Site License Command List</w:delText>
            </w:r>
            <w:r w:rsidDel="00915F89">
              <w:rPr>
                <w:noProof/>
                <w:webHidden/>
              </w:rPr>
              <w:tab/>
              <w:delText>27</w:delText>
            </w:r>
          </w:del>
        </w:p>
        <w:p w14:paraId="3C4B7764" w14:textId="4B147EFD" w:rsidR="002C72FF" w:rsidDel="00915F89" w:rsidRDefault="002C72FF">
          <w:pPr>
            <w:pStyle w:val="TOC3"/>
            <w:rPr>
              <w:del w:id="453" w:author="Vachiravel Sabarinathan" w:date="2024-09-08T20:12:00Z"/>
              <w:rFonts w:eastAsiaTheme="minorEastAsia"/>
              <w:noProof/>
              <w:kern w:val="2"/>
              <w:lang w:eastAsia="zh-CN"/>
              <w14:ligatures w14:val="standardContextual"/>
            </w:rPr>
          </w:pPr>
          <w:del w:id="454" w:author="Vachiravel Sabarinathan" w:date="2024-09-08T20:12:00Z">
            <w:r w:rsidRPr="00915F89" w:rsidDel="00915F89">
              <w:rPr>
                <w:rPrChange w:id="455" w:author="Vachiravel Sabarinathan" w:date="2024-09-08T20:12:00Z">
                  <w:rPr>
                    <w:rStyle w:val="Hyperlink"/>
                    <w:rFonts w:ascii="Trebuchet MS" w:hAnsi="Trebuchet MS"/>
                    <w:b/>
                    <w:noProof/>
                  </w:rPr>
                </w:rPrChange>
              </w:rPr>
              <w:delText>4.1.3 Commands to configure Site License Server</w:delText>
            </w:r>
            <w:r w:rsidDel="00915F89">
              <w:rPr>
                <w:noProof/>
                <w:webHidden/>
              </w:rPr>
              <w:tab/>
              <w:delText>27</w:delText>
            </w:r>
          </w:del>
        </w:p>
        <w:p w14:paraId="362FFA17" w14:textId="72135109" w:rsidR="002C72FF" w:rsidDel="00915F89" w:rsidRDefault="002C72FF">
          <w:pPr>
            <w:pStyle w:val="TOC3"/>
            <w:rPr>
              <w:del w:id="456" w:author="Vachiravel Sabarinathan" w:date="2024-09-08T20:12:00Z"/>
              <w:rFonts w:eastAsiaTheme="minorEastAsia"/>
              <w:noProof/>
              <w:kern w:val="2"/>
              <w:lang w:eastAsia="zh-CN"/>
              <w14:ligatures w14:val="standardContextual"/>
            </w:rPr>
          </w:pPr>
          <w:del w:id="457" w:author="Vachiravel Sabarinathan" w:date="2024-09-08T20:12:00Z">
            <w:r w:rsidRPr="00915F89" w:rsidDel="00915F89">
              <w:rPr>
                <w:rPrChange w:id="458" w:author="Vachiravel Sabarinathan" w:date="2024-09-08T20:12:00Z">
                  <w:rPr>
                    <w:rStyle w:val="Hyperlink"/>
                    <w:rFonts w:ascii="Trebuchet MS" w:hAnsi="Trebuchet MS"/>
                    <w:b/>
                    <w:noProof/>
                  </w:rPr>
                </w:rPrChange>
              </w:rPr>
              <w:delText>4.1.4 Commands to configure Switch License Client</w:delText>
            </w:r>
            <w:r w:rsidDel="00915F89">
              <w:rPr>
                <w:noProof/>
                <w:webHidden/>
              </w:rPr>
              <w:tab/>
              <w:delText>31</w:delText>
            </w:r>
          </w:del>
        </w:p>
        <w:p w14:paraId="699A1820" w14:textId="2B49DF1E" w:rsidR="002C72FF" w:rsidDel="00915F89" w:rsidRDefault="002C72FF">
          <w:pPr>
            <w:pStyle w:val="TOC2"/>
            <w:tabs>
              <w:tab w:val="right" w:leader="dot" w:pos="9350"/>
            </w:tabs>
            <w:rPr>
              <w:del w:id="459" w:author="Vachiravel Sabarinathan" w:date="2024-09-08T20:12:00Z"/>
              <w:rFonts w:eastAsiaTheme="minorEastAsia"/>
              <w:noProof/>
              <w:kern w:val="2"/>
              <w:lang w:eastAsia="zh-CN"/>
              <w14:ligatures w14:val="standardContextual"/>
            </w:rPr>
          </w:pPr>
          <w:del w:id="460" w:author="Vachiravel Sabarinathan" w:date="2024-09-08T20:12:00Z">
            <w:r w:rsidRPr="00915F89" w:rsidDel="00915F89">
              <w:rPr>
                <w:rPrChange w:id="461" w:author="Vachiravel Sabarinathan" w:date="2024-09-08T20:12:00Z">
                  <w:rPr>
                    <w:rStyle w:val="Hyperlink"/>
                    <w:rFonts w:ascii="Trebuchet MS" w:hAnsi="Trebuchet MS"/>
                    <w:b/>
                    <w:noProof/>
                  </w:rPr>
                </w:rPrChange>
              </w:rPr>
              <w:delText>4.2 SNMP Interface</w:delText>
            </w:r>
            <w:r w:rsidDel="00915F89">
              <w:rPr>
                <w:noProof/>
                <w:webHidden/>
              </w:rPr>
              <w:tab/>
              <w:delText>33</w:delText>
            </w:r>
          </w:del>
        </w:p>
        <w:p w14:paraId="579C604F" w14:textId="55903A66" w:rsidR="002C72FF" w:rsidDel="00915F89" w:rsidRDefault="002C72FF">
          <w:pPr>
            <w:pStyle w:val="TOC2"/>
            <w:tabs>
              <w:tab w:val="right" w:leader="dot" w:pos="9350"/>
            </w:tabs>
            <w:rPr>
              <w:del w:id="462" w:author="Vachiravel Sabarinathan" w:date="2024-09-08T20:12:00Z"/>
              <w:rFonts w:eastAsiaTheme="minorEastAsia"/>
              <w:noProof/>
              <w:kern w:val="2"/>
              <w:lang w:eastAsia="zh-CN"/>
              <w14:ligatures w14:val="standardContextual"/>
            </w:rPr>
          </w:pPr>
          <w:del w:id="463" w:author="Vachiravel Sabarinathan" w:date="2024-09-08T20:12:00Z">
            <w:r w:rsidRPr="00915F89" w:rsidDel="00915F89">
              <w:rPr>
                <w:rPrChange w:id="464" w:author="Vachiravel Sabarinathan" w:date="2024-09-08T20:12:00Z">
                  <w:rPr>
                    <w:rStyle w:val="Hyperlink"/>
                    <w:rFonts w:ascii="Trebuchet MS" w:hAnsi="Trebuchet MS"/>
                    <w:b/>
                    <w:noProof/>
                  </w:rPr>
                </w:rPrChange>
              </w:rPr>
              <w:delText>4.2.1 Objects that contains the information of Site License Server(alaSILOS)</w:delText>
            </w:r>
            <w:r w:rsidDel="00915F89">
              <w:rPr>
                <w:noProof/>
                <w:webHidden/>
              </w:rPr>
              <w:tab/>
              <w:delText>33</w:delText>
            </w:r>
          </w:del>
        </w:p>
        <w:p w14:paraId="2527AAFD" w14:textId="608A0BFA" w:rsidR="002C72FF" w:rsidDel="00915F89" w:rsidRDefault="002C72FF">
          <w:pPr>
            <w:pStyle w:val="TOC2"/>
            <w:tabs>
              <w:tab w:val="right" w:leader="dot" w:pos="9350"/>
            </w:tabs>
            <w:rPr>
              <w:del w:id="465" w:author="Vachiravel Sabarinathan" w:date="2024-09-08T20:12:00Z"/>
              <w:rFonts w:eastAsiaTheme="minorEastAsia"/>
              <w:noProof/>
              <w:kern w:val="2"/>
              <w:lang w:eastAsia="zh-CN"/>
              <w14:ligatures w14:val="standardContextual"/>
            </w:rPr>
          </w:pPr>
          <w:del w:id="466" w:author="Vachiravel Sabarinathan" w:date="2024-09-08T20:12:00Z">
            <w:r w:rsidRPr="00915F89" w:rsidDel="00915F89">
              <w:rPr>
                <w:rPrChange w:id="467" w:author="Vachiravel Sabarinathan" w:date="2024-09-08T20:12:00Z">
                  <w:rPr>
                    <w:rStyle w:val="Hyperlink"/>
                    <w:rFonts w:ascii="Trebuchet MS" w:hAnsi="Trebuchet MS"/>
                    <w:b/>
                    <w:noProof/>
                  </w:rPr>
                </w:rPrChange>
              </w:rPr>
              <w:delText>4.2.2 Table that contains the license information installed on Site License Server (alaSILOSInfo)</w:delText>
            </w:r>
            <w:r w:rsidDel="00915F89">
              <w:rPr>
                <w:noProof/>
                <w:webHidden/>
              </w:rPr>
              <w:tab/>
              <w:delText>35</w:delText>
            </w:r>
          </w:del>
        </w:p>
        <w:p w14:paraId="7DD78226" w14:textId="0870654B" w:rsidR="002C72FF" w:rsidDel="00915F89" w:rsidRDefault="002C72FF">
          <w:pPr>
            <w:pStyle w:val="TOC2"/>
            <w:tabs>
              <w:tab w:val="right" w:leader="dot" w:pos="9350"/>
            </w:tabs>
            <w:rPr>
              <w:del w:id="468" w:author="Vachiravel Sabarinathan" w:date="2024-09-08T20:12:00Z"/>
              <w:rFonts w:eastAsiaTheme="minorEastAsia"/>
              <w:noProof/>
              <w:kern w:val="2"/>
              <w:lang w:eastAsia="zh-CN"/>
              <w14:ligatures w14:val="standardContextual"/>
            </w:rPr>
          </w:pPr>
          <w:del w:id="469" w:author="Vachiravel Sabarinathan" w:date="2024-09-08T20:12:00Z">
            <w:r w:rsidRPr="00915F89" w:rsidDel="00915F89">
              <w:rPr>
                <w:rPrChange w:id="470" w:author="Vachiravel Sabarinathan" w:date="2024-09-08T20:12:00Z">
                  <w:rPr>
                    <w:rStyle w:val="Hyperlink"/>
                    <w:rFonts w:ascii="Trebuchet MS" w:hAnsi="Trebuchet MS"/>
                    <w:b/>
                    <w:noProof/>
                  </w:rPr>
                </w:rPrChange>
              </w:rPr>
              <w:delText>4.2.3 Table that contains the license usage information on Site License Server (alaSILOSUsage)</w:delText>
            </w:r>
            <w:r w:rsidDel="00915F89">
              <w:rPr>
                <w:noProof/>
                <w:webHidden/>
              </w:rPr>
              <w:tab/>
              <w:delText>36</w:delText>
            </w:r>
          </w:del>
        </w:p>
        <w:p w14:paraId="4FA8EEA1" w14:textId="707BEA94" w:rsidR="002C72FF" w:rsidDel="00915F89" w:rsidRDefault="002C72FF">
          <w:pPr>
            <w:pStyle w:val="TOC2"/>
            <w:tabs>
              <w:tab w:val="right" w:leader="dot" w:pos="9350"/>
            </w:tabs>
            <w:rPr>
              <w:del w:id="471" w:author="Vachiravel Sabarinathan" w:date="2024-09-08T20:12:00Z"/>
              <w:rFonts w:eastAsiaTheme="minorEastAsia"/>
              <w:noProof/>
              <w:kern w:val="2"/>
              <w:lang w:eastAsia="zh-CN"/>
              <w14:ligatures w14:val="standardContextual"/>
            </w:rPr>
          </w:pPr>
          <w:del w:id="472" w:author="Vachiravel Sabarinathan" w:date="2024-09-08T20:12:00Z">
            <w:r w:rsidRPr="00915F89" w:rsidDel="00915F89">
              <w:rPr>
                <w:rPrChange w:id="473" w:author="Vachiravel Sabarinathan" w:date="2024-09-08T20:12:00Z">
                  <w:rPr>
                    <w:rStyle w:val="Hyperlink"/>
                    <w:rFonts w:ascii="Trebuchet MS" w:hAnsi="Trebuchet MS"/>
                    <w:b/>
                    <w:noProof/>
                  </w:rPr>
                </w:rPrChange>
              </w:rPr>
              <w:delText>4.2.4 Objects that contain the configurations of Site License Server  (alaSILOSBrokerConfig)</w:delText>
            </w:r>
            <w:r w:rsidDel="00915F89">
              <w:rPr>
                <w:noProof/>
                <w:webHidden/>
              </w:rPr>
              <w:tab/>
              <w:delText>38</w:delText>
            </w:r>
          </w:del>
        </w:p>
        <w:p w14:paraId="1ED77606" w14:textId="219EC271" w:rsidR="002C72FF" w:rsidDel="00915F89" w:rsidRDefault="002C72FF">
          <w:pPr>
            <w:pStyle w:val="TOC2"/>
            <w:tabs>
              <w:tab w:val="right" w:leader="dot" w:pos="9350"/>
            </w:tabs>
            <w:rPr>
              <w:del w:id="474" w:author="Vachiravel Sabarinathan" w:date="2024-09-08T20:12:00Z"/>
              <w:rFonts w:eastAsiaTheme="minorEastAsia"/>
              <w:noProof/>
              <w:kern w:val="2"/>
              <w:lang w:eastAsia="zh-CN"/>
              <w14:ligatures w14:val="standardContextual"/>
            </w:rPr>
          </w:pPr>
          <w:del w:id="475" w:author="Vachiravel Sabarinathan" w:date="2024-09-08T20:12:00Z">
            <w:r w:rsidRPr="00915F89" w:rsidDel="00915F89">
              <w:rPr>
                <w:rPrChange w:id="476" w:author="Vachiravel Sabarinathan" w:date="2024-09-08T20:12:00Z">
                  <w:rPr>
                    <w:rStyle w:val="Hyperlink"/>
                    <w:rFonts w:ascii="Trebuchet MS" w:hAnsi="Trebuchet MS"/>
                    <w:b/>
                    <w:noProof/>
                  </w:rPr>
                </w:rPrChange>
              </w:rPr>
              <w:delText>4.2.5 Objects that contain the remove configurations on Site License Server (alaSILOSRemoveConfig)</w:delText>
            </w:r>
            <w:r w:rsidDel="00915F89">
              <w:rPr>
                <w:noProof/>
                <w:webHidden/>
              </w:rPr>
              <w:tab/>
              <w:delText>39</w:delText>
            </w:r>
          </w:del>
        </w:p>
        <w:p w14:paraId="4AD78E5C" w14:textId="189DB85F" w:rsidR="002C72FF" w:rsidDel="00915F89" w:rsidRDefault="002C72FF">
          <w:pPr>
            <w:pStyle w:val="TOC2"/>
            <w:tabs>
              <w:tab w:val="right" w:leader="dot" w:pos="9350"/>
            </w:tabs>
            <w:rPr>
              <w:del w:id="477" w:author="Vachiravel Sabarinathan" w:date="2024-09-08T20:12:00Z"/>
              <w:rFonts w:eastAsiaTheme="minorEastAsia"/>
              <w:noProof/>
              <w:kern w:val="2"/>
              <w:lang w:eastAsia="zh-CN"/>
              <w14:ligatures w14:val="standardContextual"/>
            </w:rPr>
          </w:pPr>
          <w:del w:id="478" w:author="Vachiravel Sabarinathan" w:date="2024-09-08T20:12:00Z">
            <w:r w:rsidRPr="00915F89" w:rsidDel="00915F89">
              <w:rPr>
                <w:rPrChange w:id="479" w:author="Vachiravel Sabarinathan" w:date="2024-09-08T20:12:00Z">
                  <w:rPr>
                    <w:rStyle w:val="Hyperlink"/>
                    <w:rFonts w:ascii="Trebuchet MS" w:hAnsi="Trebuchet MS"/>
                    <w:b/>
                    <w:noProof/>
                  </w:rPr>
                </w:rPrChange>
              </w:rPr>
              <w:delText>4.2.6 Objects that contain the apply license configurations on Site License Server (alaSILOSLicensingConfig)</w:delText>
            </w:r>
            <w:r w:rsidDel="00915F89">
              <w:rPr>
                <w:noProof/>
                <w:webHidden/>
              </w:rPr>
              <w:tab/>
              <w:delText>40</w:delText>
            </w:r>
          </w:del>
        </w:p>
        <w:p w14:paraId="4A7D3284" w14:textId="59E4CAB3" w:rsidR="002C72FF" w:rsidDel="00915F89" w:rsidRDefault="002C72FF">
          <w:pPr>
            <w:pStyle w:val="TOC2"/>
            <w:tabs>
              <w:tab w:val="right" w:leader="dot" w:pos="9350"/>
            </w:tabs>
            <w:rPr>
              <w:del w:id="480" w:author="Vachiravel Sabarinathan" w:date="2024-09-08T20:12:00Z"/>
              <w:rFonts w:eastAsiaTheme="minorEastAsia"/>
              <w:noProof/>
              <w:kern w:val="2"/>
              <w:lang w:eastAsia="zh-CN"/>
              <w14:ligatures w14:val="standardContextual"/>
            </w:rPr>
          </w:pPr>
          <w:del w:id="481" w:author="Vachiravel Sabarinathan" w:date="2024-09-08T20:12:00Z">
            <w:r w:rsidRPr="00915F89" w:rsidDel="00915F89">
              <w:rPr>
                <w:rPrChange w:id="482" w:author="Vachiravel Sabarinathan" w:date="2024-09-08T20:12:00Z">
                  <w:rPr>
                    <w:rStyle w:val="Hyperlink"/>
                    <w:rFonts w:ascii="Trebuchet MS" w:hAnsi="Trebuchet MS"/>
                    <w:b/>
                    <w:noProof/>
                  </w:rPr>
                </w:rPrChange>
              </w:rPr>
              <w:delText>4.2.7 Objects that contain the information of S</w:delText>
            </w:r>
            <w:r w:rsidRPr="00915F89" w:rsidDel="00915F89">
              <w:rPr>
                <w:rPrChange w:id="483" w:author="Vachiravel Sabarinathan" w:date="2024-09-08T20:12:00Z">
                  <w:rPr>
                    <w:rStyle w:val="Hyperlink"/>
                    <w:rFonts w:ascii="Calibri" w:hAnsi="Calibri"/>
                    <w:b/>
                    <w:noProof/>
                    <w:lang w:val="vi-VN"/>
                  </w:rPr>
                </w:rPrChange>
              </w:rPr>
              <w:delText>witch</w:delText>
            </w:r>
            <w:r w:rsidRPr="00915F89" w:rsidDel="00915F89">
              <w:rPr>
                <w:rPrChange w:id="484" w:author="Vachiravel Sabarinathan" w:date="2024-09-08T20:12:00Z">
                  <w:rPr>
                    <w:rStyle w:val="Hyperlink"/>
                    <w:rFonts w:ascii="Trebuchet MS" w:hAnsi="Trebuchet MS"/>
                    <w:b/>
                    <w:noProof/>
                  </w:rPr>
                </w:rPrChange>
              </w:rPr>
              <w:delText xml:space="preserve"> License Client (alaSWLICInfo)</w:delText>
            </w:r>
            <w:r w:rsidDel="00915F89">
              <w:rPr>
                <w:noProof/>
                <w:webHidden/>
              </w:rPr>
              <w:tab/>
              <w:delText>41</w:delText>
            </w:r>
          </w:del>
        </w:p>
        <w:p w14:paraId="4007DCA7" w14:textId="55C67F6C" w:rsidR="002C72FF" w:rsidDel="00915F89" w:rsidRDefault="002C72FF">
          <w:pPr>
            <w:pStyle w:val="TOC2"/>
            <w:tabs>
              <w:tab w:val="right" w:leader="dot" w:pos="9350"/>
            </w:tabs>
            <w:rPr>
              <w:del w:id="485" w:author="Vachiravel Sabarinathan" w:date="2024-09-08T20:12:00Z"/>
              <w:rFonts w:eastAsiaTheme="minorEastAsia"/>
              <w:noProof/>
              <w:kern w:val="2"/>
              <w:lang w:eastAsia="zh-CN"/>
              <w14:ligatures w14:val="standardContextual"/>
            </w:rPr>
          </w:pPr>
          <w:del w:id="486" w:author="Vachiravel Sabarinathan" w:date="2024-09-08T20:12:00Z">
            <w:r w:rsidRPr="00915F89" w:rsidDel="00915F89">
              <w:rPr>
                <w:rPrChange w:id="487" w:author="Vachiravel Sabarinathan" w:date="2024-09-08T20:12:00Z">
                  <w:rPr>
                    <w:rStyle w:val="Hyperlink"/>
                    <w:rFonts w:ascii="Trebuchet MS" w:hAnsi="Trebuchet MS"/>
                    <w:b/>
                    <w:noProof/>
                  </w:rPr>
                </w:rPrChange>
              </w:rPr>
              <w:delText>4.2.8 Objects that contain the configuration of S</w:delText>
            </w:r>
            <w:r w:rsidRPr="00915F89" w:rsidDel="00915F89">
              <w:rPr>
                <w:rPrChange w:id="488" w:author="Vachiravel Sabarinathan" w:date="2024-09-08T20:12:00Z">
                  <w:rPr>
                    <w:rStyle w:val="Hyperlink"/>
                    <w:rFonts w:ascii="Calibri" w:hAnsi="Calibri"/>
                    <w:b/>
                    <w:noProof/>
                    <w:lang w:val="vi-VN"/>
                  </w:rPr>
                </w:rPrChange>
              </w:rPr>
              <w:delText>witch</w:delText>
            </w:r>
            <w:r w:rsidRPr="00915F89" w:rsidDel="00915F89">
              <w:rPr>
                <w:rPrChange w:id="489" w:author="Vachiravel Sabarinathan" w:date="2024-09-08T20:12:00Z">
                  <w:rPr>
                    <w:rStyle w:val="Hyperlink"/>
                    <w:rFonts w:ascii="Trebuchet MS" w:hAnsi="Trebuchet MS"/>
                    <w:b/>
                    <w:noProof/>
                  </w:rPr>
                </w:rPrChange>
              </w:rPr>
              <w:delText xml:space="preserve"> License Client (alaSWLICBrokerConfig)</w:delText>
            </w:r>
            <w:r w:rsidDel="00915F89">
              <w:rPr>
                <w:noProof/>
                <w:webHidden/>
              </w:rPr>
              <w:tab/>
              <w:delText>42</w:delText>
            </w:r>
          </w:del>
        </w:p>
        <w:p w14:paraId="08A8BF53" w14:textId="0B416420" w:rsidR="002C72FF" w:rsidDel="00915F89" w:rsidRDefault="002C72FF">
          <w:pPr>
            <w:pStyle w:val="TOC2"/>
            <w:tabs>
              <w:tab w:val="right" w:leader="dot" w:pos="9350"/>
            </w:tabs>
            <w:rPr>
              <w:del w:id="490" w:author="Vachiravel Sabarinathan" w:date="2024-09-08T20:12:00Z"/>
              <w:rFonts w:eastAsiaTheme="minorEastAsia"/>
              <w:noProof/>
              <w:kern w:val="2"/>
              <w:lang w:eastAsia="zh-CN"/>
              <w14:ligatures w14:val="standardContextual"/>
            </w:rPr>
          </w:pPr>
          <w:del w:id="491" w:author="Vachiravel Sabarinathan" w:date="2024-09-08T20:12:00Z">
            <w:r w:rsidRPr="00915F89" w:rsidDel="00915F89">
              <w:rPr>
                <w:rPrChange w:id="492" w:author="Vachiravel Sabarinathan" w:date="2024-09-08T20:12:00Z">
                  <w:rPr>
                    <w:rStyle w:val="Hyperlink"/>
                    <w:rFonts w:ascii="Trebuchet MS" w:hAnsi="Trebuchet MS"/>
                    <w:b/>
                    <w:noProof/>
                  </w:rPr>
                </w:rPrChange>
              </w:rPr>
              <w:delText>4.2.9 Objects that contain the license remove configurations on Switch License Client (alaSWLICLicenseRemove)</w:delText>
            </w:r>
            <w:r w:rsidDel="00915F89">
              <w:rPr>
                <w:noProof/>
                <w:webHidden/>
              </w:rPr>
              <w:tab/>
              <w:delText>43</w:delText>
            </w:r>
          </w:del>
        </w:p>
        <w:p w14:paraId="4CC07FA9" w14:textId="69CCA46B" w:rsidR="002C72FF" w:rsidDel="00915F89" w:rsidRDefault="002C72FF">
          <w:pPr>
            <w:pStyle w:val="TOC2"/>
            <w:tabs>
              <w:tab w:val="right" w:leader="dot" w:pos="9350"/>
            </w:tabs>
            <w:rPr>
              <w:del w:id="493" w:author="Vachiravel Sabarinathan" w:date="2024-09-08T20:12:00Z"/>
              <w:rFonts w:eastAsiaTheme="minorEastAsia"/>
              <w:noProof/>
              <w:kern w:val="2"/>
              <w:lang w:eastAsia="zh-CN"/>
              <w14:ligatures w14:val="standardContextual"/>
            </w:rPr>
          </w:pPr>
          <w:del w:id="494" w:author="Vachiravel Sabarinathan" w:date="2024-09-08T20:12:00Z">
            <w:r w:rsidRPr="00915F89" w:rsidDel="00915F89">
              <w:rPr>
                <w:rPrChange w:id="495" w:author="Vachiravel Sabarinathan" w:date="2024-09-08T20:12:00Z">
                  <w:rPr>
                    <w:rStyle w:val="Hyperlink"/>
                    <w:rFonts w:ascii="Trebuchet MS" w:hAnsi="Trebuchet MS"/>
                    <w:b/>
                    <w:noProof/>
                  </w:rPr>
                </w:rPrChange>
              </w:rPr>
              <w:delText>4.2.10 Objects that contain the Site License Server notification</w:delText>
            </w:r>
            <w:r w:rsidDel="00915F89">
              <w:rPr>
                <w:noProof/>
                <w:webHidden/>
              </w:rPr>
              <w:tab/>
              <w:delText>43</w:delText>
            </w:r>
          </w:del>
        </w:p>
        <w:p w14:paraId="0FEE4C31" w14:textId="047B0A19" w:rsidR="002C72FF" w:rsidDel="00915F89" w:rsidRDefault="002C72FF">
          <w:pPr>
            <w:pStyle w:val="TOC2"/>
            <w:tabs>
              <w:tab w:val="right" w:leader="dot" w:pos="9350"/>
            </w:tabs>
            <w:rPr>
              <w:del w:id="496" w:author="Vachiravel Sabarinathan" w:date="2024-09-08T20:12:00Z"/>
              <w:rFonts w:eastAsiaTheme="minorEastAsia"/>
              <w:noProof/>
              <w:kern w:val="2"/>
              <w:lang w:eastAsia="zh-CN"/>
              <w14:ligatures w14:val="standardContextual"/>
            </w:rPr>
          </w:pPr>
          <w:del w:id="497" w:author="Vachiravel Sabarinathan" w:date="2024-09-08T20:12:00Z">
            <w:r w:rsidRPr="00915F89" w:rsidDel="00915F89">
              <w:rPr>
                <w:rPrChange w:id="498" w:author="Vachiravel Sabarinathan" w:date="2024-09-08T20:12:00Z">
                  <w:rPr>
                    <w:rStyle w:val="Hyperlink"/>
                    <w:rFonts w:ascii="Trebuchet MS" w:hAnsi="Trebuchet MS"/>
                    <w:b/>
                    <w:noProof/>
                  </w:rPr>
                </w:rPrChange>
              </w:rPr>
              <w:delText>4.2.11 Site License Server trap notification</w:delText>
            </w:r>
            <w:r w:rsidDel="00915F89">
              <w:rPr>
                <w:noProof/>
                <w:webHidden/>
              </w:rPr>
              <w:tab/>
              <w:delText>43</w:delText>
            </w:r>
          </w:del>
        </w:p>
        <w:p w14:paraId="43EDA674" w14:textId="1982DC21" w:rsidR="002C72FF" w:rsidDel="00915F89" w:rsidRDefault="002C72FF">
          <w:pPr>
            <w:pStyle w:val="TOC2"/>
            <w:tabs>
              <w:tab w:val="right" w:leader="dot" w:pos="9350"/>
            </w:tabs>
            <w:rPr>
              <w:del w:id="499" w:author="Vachiravel Sabarinathan" w:date="2024-09-08T20:12:00Z"/>
              <w:rFonts w:eastAsiaTheme="minorEastAsia"/>
              <w:noProof/>
              <w:kern w:val="2"/>
              <w:lang w:eastAsia="zh-CN"/>
              <w14:ligatures w14:val="standardContextual"/>
            </w:rPr>
          </w:pPr>
          <w:del w:id="500" w:author="Vachiravel Sabarinathan" w:date="2024-09-08T20:12:00Z">
            <w:r w:rsidRPr="00915F89" w:rsidDel="00915F89">
              <w:rPr>
                <w:rPrChange w:id="501" w:author="Vachiravel Sabarinathan" w:date="2024-09-08T20:12:00Z">
                  <w:rPr>
                    <w:rStyle w:val="Hyperlink"/>
                    <w:rFonts w:ascii="Trebuchet MS" w:hAnsi="Trebuchet MS"/>
                    <w:b/>
                    <w:noProof/>
                  </w:rPr>
                </w:rPrChange>
              </w:rPr>
              <w:delText>4.2.12 Objects that contain the Site License Client notification</w:delText>
            </w:r>
            <w:r w:rsidDel="00915F89">
              <w:rPr>
                <w:noProof/>
                <w:webHidden/>
              </w:rPr>
              <w:tab/>
              <w:delText>44</w:delText>
            </w:r>
          </w:del>
        </w:p>
        <w:p w14:paraId="0F1781E4" w14:textId="76CF562B" w:rsidR="002C72FF" w:rsidDel="00915F89" w:rsidRDefault="002C72FF">
          <w:pPr>
            <w:pStyle w:val="TOC2"/>
            <w:tabs>
              <w:tab w:val="right" w:leader="dot" w:pos="9350"/>
            </w:tabs>
            <w:rPr>
              <w:del w:id="502" w:author="Vachiravel Sabarinathan" w:date="2024-09-08T20:12:00Z"/>
              <w:rFonts w:eastAsiaTheme="minorEastAsia"/>
              <w:noProof/>
              <w:kern w:val="2"/>
              <w:lang w:eastAsia="zh-CN"/>
              <w14:ligatures w14:val="standardContextual"/>
            </w:rPr>
          </w:pPr>
          <w:del w:id="503" w:author="Vachiravel Sabarinathan" w:date="2024-09-08T20:12:00Z">
            <w:r w:rsidRPr="00915F89" w:rsidDel="00915F89">
              <w:rPr>
                <w:rPrChange w:id="504" w:author="Vachiravel Sabarinathan" w:date="2024-09-08T20:12:00Z">
                  <w:rPr>
                    <w:rStyle w:val="Hyperlink"/>
                    <w:rFonts w:ascii="Trebuchet MS" w:hAnsi="Trebuchet MS"/>
                    <w:b/>
                    <w:noProof/>
                    <w:lang w:val="fr-FR"/>
                  </w:rPr>
                </w:rPrChange>
              </w:rPr>
              <w:delText>4.2.13 Site License Client trap notification</w:delText>
            </w:r>
            <w:r w:rsidDel="00915F89">
              <w:rPr>
                <w:noProof/>
                <w:webHidden/>
              </w:rPr>
              <w:tab/>
              <w:delText>44</w:delText>
            </w:r>
          </w:del>
        </w:p>
        <w:p w14:paraId="13DEC1D3" w14:textId="5E488F5A" w:rsidR="002C72FF" w:rsidDel="00915F89" w:rsidRDefault="002C72FF">
          <w:pPr>
            <w:pStyle w:val="TOC2"/>
            <w:tabs>
              <w:tab w:val="right" w:leader="dot" w:pos="9350"/>
            </w:tabs>
            <w:rPr>
              <w:del w:id="505" w:author="Vachiravel Sabarinathan" w:date="2024-09-08T20:12:00Z"/>
              <w:rFonts w:eastAsiaTheme="minorEastAsia"/>
              <w:noProof/>
              <w:kern w:val="2"/>
              <w:lang w:eastAsia="zh-CN"/>
              <w14:ligatures w14:val="standardContextual"/>
            </w:rPr>
          </w:pPr>
          <w:del w:id="506" w:author="Vachiravel Sabarinathan" w:date="2024-09-08T20:12:00Z">
            <w:r w:rsidRPr="00915F89" w:rsidDel="00915F89">
              <w:rPr>
                <w:rPrChange w:id="507" w:author="Vachiravel Sabarinathan" w:date="2024-09-08T20:12:00Z">
                  <w:rPr>
                    <w:rStyle w:val="Hyperlink"/>
                    <w:rFonts w:ascii="Trebuchet MS" w:hAnsi="Trebuchet MS"/>
                    <w:b/>
                    <w:noProof/>
                  </w:rPr>
                </w:rPrChange>
              </w:rPr>
              <w:delText>4.3 Web Interface</w:delText>
            </w:r>
            <w:r w:rsidDel="00915F89">
              <w:rPr>
                <w:noProof/>
                <w:webHidden/>
              </w:rPr>
              <w:tab/>
              <w:delText>45</w:delText>
            </w:r>
          </w:del>
        </w:p>
        <w:p w14:paraId="63BE85C1" w14:textId="58070A1A" w:rsidR="002C72FF" w:rsidDel="00915F89" w:rsidRDefault="002C72FF">
          <w:pPr>
            <w:pStyle w:val="TOC3"/>
            <w:rPr>
              <w:del w:id="508" w:author="Vachiravel Sabarinathan" w:date="2024-09-08T20:12:00Z"/>
              <w:rFonts w:eastAsiaTheme="minorEastAsia"/>
              <w:noProof/>
              <w:kern w:val="2"/>
              <w:lang w:eastAsia="zh-CN"/>
              <w14:ligatures w14:val="standardContextual"/>
            </w:rPr>
          </w:pPr>
          <w:del w:id="509" w:author="Vachiravel Sabarinathan" w:date="2024-09-08T20:12:00Z">
            <w:r w:rsidRPr="00915F89" w:rsidDel="00915F89">
              <w:rPr>
                <w:rPrChange w:id="510" w:author="Vachiravel Sabarinathan" w:date="2024-09-08T20:12:00Z">
                  <w:rPr>
                    <w:rStyle w:val="Hyperlink"/>
                    <w:rFonts w:ascii="Trebuchet MS" w:hAnsi="Trebuchet MS"/>
                    <w:b/>
                    <w:noProof/>
                  </w:rPr>
                </w:rPrChange>
              </w:rPr>
              <w:delText>4.3.2 Configure broker for Site License Server Page</w:delText>
            </w:r>
            <w:r w:rsidDel="00915F89">
              <w:rPr>
                <w:noProof/>
                <w:webHidden/>
              </w:rPr>
              <w:tab/>
              <w:delText>46</w:delText>
            </w:r>
          </w:del>
        </w:p>
        <w:p w14:paraId="1F1E2F9B" w14:textId="30995CC2" w:rsidR="002C72FF" w:rsidDel="00915F89" w:rsidRDefault="002C72FF">
          <w:pPr>
            <w:pStyle w:val="TOC3"/>
            <w:rPr>
              <w:del w:id="511" w:author="Vachiravel Sabarinathan" w:date="2024-09-08T20:12:00Z"/>
              <w:rFonts w:eastAsiaTheme="minorEastAsia"/>
              <w:noProof/>
              <w:kern w:val="2"/>
              <w:lang w:eastAsia="zh-CN"/>
              <w14:ligatures w14:val="standardContextual"/>
            </w:rPr>
          </w:pPr>
          <w:del w:id="512" w:author="Vachiravel Sabarinathan" w:date="2024-09-08T20:12:00Z">
            <w:r w:rsidRPr="00915F89" w:rsidDel="00915F89">
              <w:rPr>
                <w:rPrChange w:id="513" w:author="Vachiravel Sabarinathan" w:date="2024-09-08T20:12:00Z">
                  <w:rPr>
                    <w:rStyle w:val="Hyperlink"/>
                    <w:rFonts w:ascii="Trebuchet MS" w:hAnsi="Trebuchet MS"/>
                    <w:b/>
                    <w:noProof/>
                    <w:lang w:val="fr-FR"/>
                  </w:rPr>
                </w:rPrChange>
              </w:rPr>
              <w:delText>4.3.3 Install Site/Node license on Site License Server Page</w:delText>
            </w:r>
            <w:r w:rsidDel="00915F89">
              <w:rPr>
                <w:noProof/>
                <w:webHidden/>
              </w:rPr>
              <w:tab/>
              <w:delText>47</w:delText>
            </w:r>
          </w:del>
        </w:p>
        <w:p w14:paraId="641515C3" w14:textId="45DD83C6" w:rsidR="002C72FF" w:rsidDel="00915F89" w:rsidRDefault="002C72FF">
          <w:pPr>
            <w:pStyle w:val="TOC3"/>
            <w:rPr>
              <w:del w:id="514" w:author="Vachiravel Sabarinathan" w:date="2024-09-08T20:12:00Z"/>
              <w:rFonts w:eastAsiaTheme="minorEastAsia"/>
              <w:noProof/>
              <w:kern w:val="2"/>
              <w:lang w:eastAsia="zh-CN"/>
              <w14:ligatures w14:val="standardContextual"/>
            </w:rPr>
          </w:pPr>
          <w:del w:id="515" w:author="Vachiravel Sabarinathan" w:date="2024-09-08T20:12:00Z">
            <w:r w:rsidRPr="00915F89" w:rsidDel="00915F89">
              <w:rPr>
                <w:rPrChange w:id="516" w:author="Vachiravel Sabarinathan" w:date="2024-09-08T20:12:00Z">
                  <w:rPr>
                    <w:rStyle w:val="Hyperlink"/>
                    <w:rFonts w:ascii="Trebuchet MS" w:hAnsi="Trebuchet MS"/>
                    <w:b/>
                    <w:noProof/>
                  </w:rPr>
                </w:rPrChange>
              </w:rPr>
              <w:delText>4.3.4 Remove license on the site/node from Site License Server Page</w:delText>
            </w:r>
            <w:r w:rsidDel="00915F89">
              <w:rPr>
                <w:noProof/>
                <w:webHidden/>
              </w:rPr>
              <w:tab/>
              <w:delText>47</w:delText>
            </w:r>
          </w:del>
        </w:p>
        <w:p w14:paraId="17F0CC7C" w14:textId="7564041A" w:rsidR="002C72FF" w:rsidDel="00915F89" w:rsidRDefault="002C72FF">
          <w:pPr>
            <w:pStyle w:val="TOC3"/>
            <w:rPr>
              <w:del w:id="517" w:author="Vachiravel Sabarinathan" w:date="2024-09-08T20:12:00Z"/>
              <w:rFonts w:eastAsiaTheme="minorEastAsia"/>
              <w:noProof/>
              <w:kern w:val="2"/>
              <w:lang w:eastAsia="zh-CN"/>
              <w14:ligatures w14:val="standardContextual"/>
            </w:rPr>
          </w:pPr>
          <w:del w:id="518" w:author="Vachiravel Sabarinathan" w:date="2024-09-08T20:12:00Z">
            <w:r w:rsidRPr="00915F89" w:rsidDel="00915F89">
              <w:rPr>
                <w:rPrChange w:id="519" w:author="Vachiravel Sabarinathan" w:date="2024-09-08T20:12:00Z">
                  <w:rPr>
                    <w:rStyle w:val="Hyperlink"/>
                    <w:rFonts w:ascii="Trebuchet MS" w:hAnsi="Trebuchet MS"/>
                    <w:b/>
                    <w:noProof/>
                  </w:rPr>
                </w:rPrChange>
              </w:rPr>
              <w:delText>4.3.5 Command to display the status of Site License Server Page</w:delText>
            </w:r>
            <w:r w:rsidDel="00915F89">
              <w:rPr>
                <w:noProof/>
                <w:webHidden/>
              </w:rPr>
              <w:tab/>
              <w:delText>48</w:delText>
            </w:r>
          </w:del>
        </w:p>
        <w:p w14:paraId="0BE16114" w14:textId="3CB32A10" w:rsidR="002C72FF" w:rsidDel="00915F89" w:rsidRDefault="002C72FF">
          <w:pPr>
            <w:pStyle w:val="TOC3"/>
            <w:rPr>
              <w:del w:id="520" w:author="Vachiravel Sabarinathan" w:date="2024-09-08T20:12:00Z"/>
              <w:rFonts w:eastAsiaTheme="minorEastAsia"/>
              <w:noProof/>
              <w:kern w:val="2"/>
              <w:lang w:eastAsia="zh-CN"/>
              <w14:ligatures w14:val="standardContextual"/>
            </w:rPr>
          </w:pPr>
          <w:del w:id="521" w:author="Vachiravel Sabarinathan" w:date="2024-09-08T20:12:00Z">
            <w:r w:rsidRPr="00915F89" w:rsidDel="00915F89">
              <w:rPr>
                <w:rPrChange w:id="522" w:author="Vachiravel Sabarinathan" w:date="2024-09-08T20:12:00Z">
                  <w:rPr>
                    <w:rStyle w:val="Hyperlink"/>
                    <w:rFonts w:ascii="Trebuchet MS" w:hAnsi="Trebuchet MS"/>
                    <w:b/>
                    <w:noProof/>
                  </w:rPr>
                </w:rPrChange>
              </w:rPr>
              <w:delText>4.3.6 Display the licenses installed in the Site License Server Page</w:delText>
            </w:r>
            <w:r w:rsidDel="00915F89">
              <w:rPr>
                <w:noProof/>
                <w:webHidden/>
              </w:rPr>
              <w:tab/>
              <w:delText>48</w:delText>
            </w:r>
          </w:del>
        </w:p>
        <w:p w14:paraId="6056004D" w14:textId="7B9D7A15" w:rsidR="002C72FF" w:rsidDel="00915F89" w:rsidRDefault="002C72FF">
          <w:pPr>
            <w:pStyle w:val="TOC3"/>
            <w:rPr>
              <w:del w:id="523" w:author="Vachiravel Sabarinathan" w:date="2024-09-08T20:12:00Z"/>
              <w:rFonts w:eastAsiaTheme="minorEastAsia"/>
              <w:noProof/>
              <w:kern w:val="2"/>
              <w:lang w:eastAsia="zh-CN"/>
              <w14:ligatures w14:val="standardContextual"/>
            </w:rPr>
          </w:pPr>
          <w:del w:id="524" w:author="Vachiravel Sabarinathan" w:date="2024-09-08T20:12:00Z">
            <w:r w:rsidRPr="00915F89" w:rsidDel="00915F89">
              <w:rPr>
                <w:rPrChange w:id="525" w:author="Vachiravel Sabarinathan" w:date="2024-09-08T20:12:00Z">
                  <w:rPr>
                    <w:rStyle w:val="Hyperlink"/>
                    <w:rFonts w:ascii="Trebuchet MS" w:hAnsi="Trebuchet MS"/>
                    <w:b/>
                    <w:noProof/>
                  </w:rPr>
                </w:rPrChange>
              </w:rPr>
              <w:delText>4.3.7 Display the sites/nodes connected to Site License Server Page</w:delText>
            </w:r>
            <w:r w:rsidDel="00915F89">
              <w:rPr>
                <w:noProof/>
                <w:webHidden/>
              </w:rPr>
              <w:tab/>
              <w:delText>49</w:delText>
            </w:r>
          </w:del>
        </w:p>
        <w:p w14:paraId="5E56611D" w14:textId="7BE53B55" w:rsidR="002C72FF" w:rsidDel="00915F89" w:rsidRDefault="002C72FF">
          <w:pPr>
            <w:pStyle w:val="TOC3"/>
            <w:rPr>
              <w:del w:id="526" w:author="Vachiravel Sabarinathan" w:date="2024-09-08T20:12:00Z"/>
              <w:rFonts w:eastAsiaTheme="minorEastAsia"/>
              <w:noProof/>
              <w:kern w:val="2"/>
              <w:lang w:eastAsia="zh-CN"/>
              <w14:ligatures w14:val="standardContextual"/>
            </w:rPr>
          </w:pPr>
          <w:del w:id="527" w:author="Vachiravel Sabarinathan" w:date="2024-09-08T20:12:00Z">
            <w:r w:rsidRPr="00915F89" w:rsidDel="00915F89">
              <w:rPr>
                <w:rPrChange w:id="528" w:author="Vachiravel Sabarinathan" w:date="2024-09-08T20:12:00Z">
                  <w:rPr>
                    <w:rStyle w:val="Hyperlink"/>
                    <w:rFonts w:ascii="Trebuchet MS" w:hAnsi="Trebuchet MS"/>
                    <w:b/>
                    <w:noProof/>
                    <w:lang w:val="fr-FR"/>
                  </w:rPr>
                </w:rPrChange>
              </w:rPr>
              <w:delText>4.3.8 Configure Switch License Client Page</w:delText>
            </w:r>
            <w:r w:rsidDel="00915F89">
              <w:rPr>
                <w:noProof/>
                <w:webHidden/>
              </w:rPr>
              <w:tab/>
              <w:delText>49</w:delText>
            </w:r>
          </w:del>
        </w:p>
        <w:p w14:paraId="32D878E4" w14:textId="37BB8E02" w:rsidR="002C72FF" w:rsidDel="00915F89" w:rsidRDefault="002C72FF">
          <w:pPr>
            <w:pStyle w:val="TOC1"/>
            <w:tabs>
              <w:tab w:val="right" w:leader="dot" w:pos="9350"/>
            </w:tabs>
            <w:rPr>
              <w:del w:id="529" w:author="Vachiravel Sabarinathan" w:date="2024-09-08T20:12:00Z"/>
              <w:rFonts w:eastAsiaTheme="minorEastAsia"/>
              <w:noProof/>
              <w:kern w:val="2"/>
              <w:lang w:eastAsia="zh-CN"/>
              <w14:ligatures w14:val="standardContextual"/>
            </w:rPr>
          </w:pPr>
          <w:del w:id="530" w:author="Vachiravel Sabarinathan" w:date="2024-09-08T20:12:00Z">
            <w:r w:rsidRPr="00915F89" w:rsidDel="00915F89">
              <w:rPr>
                <w:rPrChange w:id="531" w:author="Vachiravel Sabarinathan" w:date="2024-09-08T20:12:00Z">
                  <w:rPr>
                    <w:rStyle w:val="Hyperlink"/>
                    <w:rFonts w:ascii="Trebuchet MS" w:hAnsi="Trebuchet MS"/>
                    <w:b/>
                    <w:noProof/>
                  </w:rPr>
                </w:rPrChange>
              </w:rPr>
              <w:delText>5 SAMPLE CONFIGURATION / USE CASE</w:delText>
            </w:r>
            <w:r w:rsidDel="00915F89">
              <w:rPr>
                <w:noProof/>
                <w:webHidden/>
              </w:rPr>
              <w:tab/>
              <w:delText>52</w:delText>
            </w:r>
          </w:del>
        </w:p>
        <w:p w14:paraId="35A29720" w14:textId="460415E8" w:rsidR="002C72FF" w:rsidDel="00915F89" w:rsidRDefault="002C72FF">
          <w:pPr>
            <w:pStyle w:val="TOC2"/>
            <w:tabs>
              <w:tab w:val="right" w:leader="dot" w:pos="9350"/>
            </w:tabs>
            <w:rPr>
              <w:del w:id="532" w:author="Vachiravel Sabarinathan" w:date="2024-09-08T20:12:00Z"/>
              <w:rFonts w:eastAsiaTheme="minorEastAsia"/>
              <w:noProof/>
              <w:kern w:val="2"/>
              <w:lang w:eastAsia="zh-CN"/>
              <w14:ligatures w14:val="standardContextual"/>
            </w:rPr>
          </w:pPr>
          <w:del w:id="533" w:author="Vachiravel Sabarinathan" w:date="2024-09-08T20:12:00Z">
            <w:r w:rsidRPr="00915F89" w:rsidDel="00915F89">
              <w:rPr>
                <w:rPrChange w:id="534" w:author="Vachiravel Sabarinathan" w:date="2024-09-08T20:12:00Z">
                  <w:rPr>
                    <w:rStyle w:val="Hyperlink"/>
                    <w:rFonts w:ascii="Trebuchet MS" w:hAnsi="Trebuchet MS"/>
                    <w:b/>
                    <w:noProof/>
                  </w:rPr>
                </w:rPrChange>
              </w:rPr>
              <w:delText>5.1 Configuration Example</w:delText>
            </w:r>
            <w:r w:rsidDel="00915F89">
              <w:rPr>
                <w:noProof/>
                <w:webHidden/>
              </w:rPr>
              <w:tab/>
              <w:delText>52</w:delText>
            </w:r>
          </w:del>
        </w:p>
        <w:p w14:paraId="398C675D" w14:textId="727AB030" w:rsidR="002C72FF" w:rsidDel="00915F89" w:rsidRDefault="002C72FF">
          <w:pPr>
            <w:pStyle w:val="TOC1"/>
            <w:tabs>
              <w:tab w:val="right" w:leader="dot" w:pos="9350"/>
            </w:tabs>
            <w:rPr>
              <w:del w:id="535" w:author="Vachiravel Sabarinathan" w:date="2024-09-08T20:12:00Z"/>
              <w:rFonts w:eastAsiaTheme="minorEastAsia"/>
              <w:noProof/>
              <w:kern w:val="2"/>
              <w:lang w:eastAsia="zh-CN"/>
              <w14:ligatures w14:val="standardContextual"/>
            </w:rPr>
          </w:pPr>
          <w:del w:id="536" w:author="Vachiravel Sabarinathan" w:date="2024-09-08T20:12:00Z">
            <w:r w:rsidRPr="00915F89" w:rsidDel="00915F89">
              <w:rPr>
                <w:rPrChange w:id="537" w:author="Vachiravel Sabarinathan" w:date="2024-09-08T20:12:00Z">
                  <w:rPr>
                    <w:rStyle w:val="Hyperlink"/>
                    <w:rFonts w:ascii="Trebuchet MS" w:hAnsi="Trebuchet MS"/>
                    <w:b/>
                    <w:noProof/>
                  </w:rPr>
                </w:rPrChange>
              </w:rPr>
              <w:delText>6 SOFTWARE SUBSYSTEM DESIGN</w:delText>
            </w:r>
            <w:r w:rsidDel="00915F89">
              <w:rPr>
                <w:noProof/>
                <w:webHidden/>
              </w:rPr>
              <w:tab/>
              <w:delText>58</w:delText>
            </w:r>
          </w:del>
        </w:p>
        <w:p w14:paraId="5A66323A" w14:textId="128D239B" w:rsidR="002C72FF" w:rsidDel="00915F89" w:rsidRDefault="002C72FF">
          <w:pPr>
            <w:pStyle w:val="TOC2"/>
            <w:tabs>
              <w:tab w:val="right" w:leader="dot" w:pos="9350"/>
            </w:tabs>
            <w:rPr>
              <w:del w:id="538" w:author="Vachiravel Sabarinathan" w:date="2024-09-08T20:12:00Z"/>
              <w:rFonts w:eastAsiaTheme="minorEastAsia"/>
              <w:noProof/>
              <w:kern w:val="2"/>
              <w:lang w:eastAsia="zh-CN"/>
              <w14:ligatures w14:val="standardContextual"/>
            </w:rPr>
          </w:pPr>
          <w:del w:id="539" w:author="Vachiravel Sabarinathan" w:date="2024-09-08T20:12:00Z">
            <w:r w:rsidRPr="00915F89" w:rsidDel="00915F89">
              <w:rPr>
                <w:rPrChange w:id="540" w:author="Vachiravel Sabarinathan" w:date="2024-09-08T20:12:00Z">
                  <w:rPr>
                    <w:rStyle w:val="Hyperlink"/>
                    <w:rFonts w:ascii="Trebuchet MS" w:hAnsi="Trebuchet MS"/>
                    <w:b/>
                    <w:noProof/>
                  </w:rPr>
                </w:rPrChange>
              </w:rPr>
              <w:delText>6.1 Software Subsystem Design Overview</w:delText>
            </w:r>
            <w:r w:rsidDel="00915F89">
              <w:rPr>
                <w:noProof/>
                <w:webHidden/>
              </w:rPr>
              <w:tab/>
              <w:delText>58</w:delText>
            </w:r>
          </w:del>
        </w:p>
        <w:p w14:paraId="1DA1B3F0" w14:textId="6A7FEE6D" w:rsidR="002C72FF" w:rsidDel="00915F89" w:rsidRDefault="002C72FF">
          <w:pPr>
            <w:pStyle w:val="TOC3"/>
            <w:rPr>
              <w:del w:id="541" w:author="Vachiravel Sabarinathan" w:date="2024-09-08T20:12:00Z"/>
              <w:rFonts w:eastAsiaTheme="minorEastAsia"/>
              <w:noProof/>
              <w:kern w:val="2"/>
              <w:lang w:eastAsia="zh-CN"/>
              <w14:ligatures w14:val="standardContextual"/>
            </w:rPr>
          </w:pPr>
          <w:del w:id="542" w:author="Vachiravel Sabarinathan" w:date="2024-09-08T20:12:00Z">
            <w:r w:rsidRPr="00915F89" w:rsidDel="00915F89">
              <w:rPr>
                <w:rPrChange w:id="543" w:author="Vachiravel Sabarinathan" w:date="2024-09-08T20:12:00Z">
                  <w:rPr>
                    <w:rStyle w:val="Hyperlink"/>
                    <w:rFonts w:ascii="Trebuchet MS" w:hAnsi="Trebuchet MS"/>
                    <w:b/>
                    <w:noProof/>
                  </w:rPr>
                </w:rPrChange>
              </w:rPr>
              <w:delText>6.1.1 Task Model</w:delText>
            </w:r>
            <w:r w:rsidDel="00915F89">
              <w:rPr>
                <w:noProof/>
                <w:webHidden/>
              </w:rPr>
              <w:tab/>
              <w:delText>58</w:delText>
            </w:r>
          </w:del>
        </w:p>
        <w:p w14:paraId="5F80C1FF" w14:textId="6D02B38A" w:rsidR="002C72FF" w:rsidDel="00915F89" w:rsidRDefault="002C72FF">
          <w:pPr>
            <w:pStyle w:val="TOC3"/>
            <w:rPr>
              <w:del w:id="544" w:author="Vachiravel Sabarinathan" w:date="2024-09-08T20:12:00Z"/>
              <w:rFonts w:eastAsiaTheme="minorEastAsia"/>
              <w:noProof/>
              <w:kern w:val="2"/>
              <w:lang w:eastAsia="zh-CN"/>
              <w14:ligatures w14:val="standardContextual"/>
            </w:rPr>
          </w:pPr>
          <w:del w:id="545" w:author="Vachiravel Sabarinathan" w:date="2024-09-08T20:12:00Z">
            <w:r w:rsidRPr="00915F89" w:rsidDel="00915F89">
              <w:rPr>
                <w:rPrChange w:id="546" w:author="Vachiravel Sabarinathan" w:date="2024-09-08T20:12:00Z">
                  <w:rPr>
                    <w:rStyle w:val="Hyperlink"/>
                    <w:rFonts w:ascii="Trebuchet MS" w:hAnsi="Trebuchet MS"/>
                    <w:b/>
                    <w:noProof/>
                  </w:rPr>
                </w:rPrChange>
              </w:rPr>
              <w:delText>6.1.2 Module Placement</w:delText>
            </w:r>
            <w:r w:rsidDel="00915F89">
              <w:rPr>
                <w:noProof/>
                <w:webHidden/>
              </w:rPr>
              <w:tab/>
              <w:delText>58</w:delText>
            </w:r>
          </w:del>
        </w:p>
        <w:p w14:paraId="699F3C3C" w14:textId="35844CA6" w:rsidR="002C72FF" w:rsidDel="00915F89" w:rsidRDefault="002C72FF">
          <w:pPr>
            <w:pStyle w:val="TOC2"/>
            <w:tabs>
              <w:tab w:val="right" w:leader="dot" w:pos="9350"/>
            </w:tabs>
            <w:rPr>
              <w:del w:id="547" w:author="Vachiravel Sabarinathan" w:date="2024-09-08T20:12:00Z"/>
              <w:rFonts w:eastAsiaTheme="minorEastAsia"/>
              <w:noProof/>
              <w:kern w:val="2"/>
              <w:lang w:eastAsia="zh-CN"/>
              <w14:ligatures w14:val="standardContextual"/>
            </w:rPr>
          </w:pPr>
          <w:del w:id="548" w:author="Vachiravel Sabarinathan" w:date="2024-09-08T20:12:00Z">
            <w:r w:rsidRPr="00915F89" w:rsidDel="00915F89">
              <w:rPr>
                <w:rPrChange w:id="549" w:author="Vachiravel Sabarinathan" w:date="2024-09-08T20:12:00Z">
                  <w:rPr>
                    <w:rStyle w:val="Hyperlink"/>
                    <w:rFonts w:ascii="Trebuchet MS" w:hAnsi="Trebuchet MS"/>
                    <w:b/>
                    <w:noProof/>
                  </w:rPr>
                </w:rPrChange>
              </w:rPr>
              <w:delText>6.2 Site License Software Support</w:delText>
            </w:r>
            <w:r w:rsidDel="00915F89">
              <w:rPr>
                <w:noProof/>
                <w:webHidden/>
              </w:rPr>
              <w:tab/>
              <w:delText>59</w:delText>
            </w:r>
          </w:del>
        </w:p>
        <w:p w14:paraId="1CD6B984" w14:textId="2FA32F31" w:rsidR="002C72FF" w:rsidDel="00915F89" w:rsidRDefault="002C72FF">
          <w:pPr>
            <w:pStyle w:val="TOC3"/>
            <w:rPr>
              <w:del w:id="550" w:author="Vachiravel Sabarinathan" w:date="2024-09-08T20:12:00Z"/>
              <w:rFonts w:eastAsiaTheme="minorEastAsia"/>
              <w:noProof/>
              <w:kern w:val="2"/>
              <w:lang w:eastAsia="zh-CN"/>
              <w14:ligatures w14:val="standardContextual"/>
            </w:rPr>
          </w:pPr>
          <w:del w:id="551" w:author="Vachiravel Sabarinathan" w:date="2024-09-08T20:12:00Z">
            <w:r w:rsidRPr="00915F89" w:rsidDel="00915F89">
              <w:rPr>
                <w:rPrChange w:id="552" w:author="Vachiravel Sabarinathan" w:date="2024-09-08T20:12:00Z">
                  <w:rPr>
                    <w:rStyle w:val="Hyperlink"/>
                    <w:rFonts w:ascii="Trebuchet MS" w:hAnsi="Trebuchet MS"/>
                    <w:b/>
                    <w:noProof/>
                  </w:rPr>
                </w:rPrChange>
              </w:rPr>
              <w:delText>6.2.1 Capability Manager API</w:delText>
            </w:r>
            <w:r w:rsidDel="00915F89">
              <w:rPr>
                <w:noProof/>
                <w:webHidden/>
              </w:rPr>
              <w:tab/>
              <w:delText>59</w:delText>
            </w:r>
          </w:del>
        </w:p>
        <w:p w14:paraId="7497D01F" w14:textId="5948C96D" w:rsidR="002C72FF" w:rsidDel="00915F89" w:rsidRDefault="002C72FF">
          <w:pPr>
            <w:pStyle w:val="TOC3"/>
            <w:rPr>
              <w:del w:id="553" w:author="Vachiravel Sabarinathan" w:date="2024-09-08T20:12:00Z"/>
              <w:rFonts w:eastAsiaTheme="minorEastAsia"/>
              <w:noProof/>
              <w:kern w:val="2"/>
              <w:lang w:eastAsia="zh-CN"/>
              <w14:ligatures w14:val="standardContextual"/>
            </w:rPr>
          </w:pPr>
          <w:del w:id="554" w:author="Vachiravel Sabarinathan" w:date="2024-09-08T20:12:00Z">
            <w:r w:rsidRPr="00915F89" w:rsidDel="00915F89">
              <w:rPr>
                <w:rPrChange w:id="555" w:author="Vachiravel Sabarinathan" w:date="2024-09-08T20:12:00Z">
                  <w:rPr>
                    <w:rStyle w:val="Hyperlink"/>
                    <w:rFonts w:ascii="Trebuchet MS" w:hAnsi="Trebuchet MS"/>
                    <w:b/>
                    <w:noProof/>
                  </w:rPr>
                </w:rPrChange>
              </w:rPr>
              <w:delText>6.2.2 Capability Manager and Site-base License Lookup Service</w:delText>
            </w:r>
            <w:r w:rsidDel="00915F89">
              <w:rPr>
                <w:noProof/>
                <w:webHidden/>
              </w:rPr>
              <w:tab/>
              <w:delText>59</w:delText>
            </w:r>
          </w:del>
        </w:p>
        <w:p w14:paraId="7F1826ED" w14:textId="4B875A0C" w:rsidR="002C72FF" w:rsidDel="00915F89" w:rsidRDefault="002C72FF">
          <w:pPr>
            <w:pStyle w:val="TOC3"/>
            <w:rPr>
              <w:del w:id="556" w:author="Vachiravel Sabarinathan" w:date="2024-09-08T20:12:00Z"/>
              <w:rFonts w:eastAsiaTheme="minorEastAsia"/>
              <w:noProof/>
              <w:kern w:val="2"/>
              <w:lang w:eastAsia="zh-CN"/>
              <w14:ligatures w14:val="standardContextual"/>
            </w:rPr>
          </w:pPr>
          <w:del w:id="557" w:author="Vachiravel Sabarinathan" w:date="2024-09-08T20:12:00Z">
            <w:r w:rsidRPr="00915F89" w:rsidDel="00915F89">
              <w:rPr>
                <w:rPrChange w:id="558" w:author="Vachiravel Sabarinathan" w:date="2024-09-08T20:12:00Z">
                  <w:rPr>
                    <w:rStyle w:val="Hyperlink"/>
                    <w:rFonts w:ascii="Trebuchet MS" w:hAnsi="Trebuchet MS"/>
                    <w:b/>
                    <w:noProof/>
                  </w:rPr>
                </w:rPrChange>
              </w:rPr>
              <w:delText>6.2.3 Chassis Supervision Dependencies</w:delText>
            </w:r>
            <w:r w:rsidDel="00915F89">
              <w:rPr>
                <w:noProof/>
                <w:webHidden/>
              </w:rPr>
              <w:tab/>
              <w:delText>59</w:delText>
            </w:r>
          </w:del>
        </w:p>
        <w:p w14:paraId="5C9A4111" w14:textId="073CED56" w:rsidR="002C72FF" w:rsidDel="00915F89" w:rsidRDefault="002C72FF">
          <w:pPr>
            <w:pStyle w:val="TOC2"/>
            <w:tabs>
              <w:tab w:val="right" w:leader="dot" w:pos="9350"/>
            </w:tabs>
            <w:rPr>
              <w:del w:id="559" w:author="Vachiravel Sabarinathan" w:date="2024-09-08T20:12:00Z"/>
              <w:rFonts w:eastAsiaTheme="minorEastAsia"/>
              <w:noProof/>
              <w:kern w:val="2"/>
              <w:lang w:eastAsia="zh-CN"/>
              <w14:ligatures w14:val="standardContextual"/>
            </w:rPr>
          </w:pPr>
          <w:del w:id="560" w:author="Vachiravel Sabarinathan" w:date="2024-09-08T20:12:00Z">
            <w:r w:rsidRPr="00915F89" w:rsidDel="00915F89">
              <w:rPr>
                <w:rPrChange w:id="561" w:author="Vachiravel Sabarinathan" w:date="2024-09-08T20:12:00Z">
                  <w:rPr>
                    <w:rStyle w:val="Hyperlink"/>
                    <w:rFonts w:ascii="Trebuchet MS" w:hAnsi="Trebuchet MS"/>
                    <w:b/>
                    <w:noProof/>
                  </w:rPr>
                </w:rPrChange>
              </w:rPr>
              <w:delText>6.3 Software Subsystem Interfaces</w:delText>
            </w:r>
            <w:r w:rsidDel="00915F89">
              <w:rPr>
                <w:noProof/>
                <w:webHidden/>
              </w:rPr>
              <w:tab/>
              <w:delText>60</w:delText>
            </w:r>
          </w:del>
        </w:p>
        <w:p w14:paraId="24BF0377" w14:textId="39F2D945" w:rsidR="002C72FF" w:rsidDel="00915F89" w:rsidRDefault="002C72FF">
          <w:pPr>
            <w:pStyle w:val="TOC3"/>
            <w:rPr>
              <w:del w:id="562" w:author="Vachiravel Sabarinathan" w:date="2024-09-08T20:12:00Z"/>
              <w:rFonts w:eastAsiaTheme="minorEastAsia"/>
              <w:noProof/>
              <w:kern w:val="2"/>
              <w:lang w:eastAsia="zh-CN"/>
              <w14:ligatures w14:val="standardContextual"/>
            </w:rPr>
          </w:pPr>
          <w:del w:id="563" w:author="Vachiravel Sabarinathan" w:date="2024-09-08T20:12:00Z">
            <w:r w:rsidRPr="00915F89" w:rsidDel="00915F89">
              <w:rPr>
                <w:rPrChange w:id="564" w:author="Vachiravel Sabarinathan" w:date="2024-09-08T20:12:00Z">
                  <w:rPr>
                    <w:rStyle w:val="Hyperlink"/>
                    <w:rFonts w:ascii="Trebuchet MS" w:hAnsi="Trebuchet MS"/>
                    <w:b/>
                    <w:noProof/>
                  </w:rPr>
                </w:rPrChange>
              </w:rPr>
              <w:delText>6.3.1 System Interfaces</w:delText>
            </w:r>
            <w:r w:rsidDel="00915F89">
              <w:rPr>
                <w:noProof/>
                <w:webHidden/>
              </w:rPr>
              <w:tab/>
              <w:delText>60</w:delText>
            </w:r>
          </w:del>
        </w:p>
        <w:p w14:paraId="4EF4C159" w14:textId="34E861FD" w:rsidR="002C72FF" w:rsidDel="00915F89" w:rsidRDefault="002C72FF">
          <w:pPr>
            <w:pStyle w:val="TOC2"/>
            <w:tabs>
              <w:tab w:val="right" w:leader="dot" w:pos="9350"/>
            </w:tabs>
            <w:rPr>
              <w:del w:id="565" w:author="Vachiravel Sabarinathan" w:date="2024-09-08T20:12:00Z"/>
              <w:rFonts w:eastAsiaTheme="minorEastAsia"/>
              <w:noProof/>
              <w:kern w:val="2"/>
              <w:lang w:eastAsia="zh-CN"/>
              <w14:ligatures w14:val="standardContextual"/>
            </w:rPr>
          </w:pPr>
          <w:del w:id="566" w:author="Vachiravel Sabarinathan" w:date="2024-09-08T20:12:00Z">
            <w:r w:rsidRPr="00915F89" w:rsidDel="00915F89">
              <w:rPr>
                <w:rPrChange w:id="567" w:author="Vachiravel Sabarinathan" w:date="2024-09-08T20:12:00Z">
                  <w:rPr>
                    <w:rStyle w:val="Hyperlink"/>
                    <w:rFonts w:ascii="Trebuchet MS" w:hAnsi="Trebuchet MS"/>
                    <w:b/>
                    <w:noProof/>
                  </w:rPr>
                </w:rPrChange>
              </w:rPr>
              <w:delText>6.4 Software System Flows</w:delText>
            </w:r>
            <w:r w:rsidDel="00915F89">
              <w:rPr>
                <w:noProof/>
                <w:webHidden/>
              </w:rPr>
              <w:tab/>
              <w:delText>60</w:delText>
            </w:r>
          </w:del>
        </w:p>
        <w:p w14:paraId="1EAA5A5C" w14:textId="60B77535" w:rsidR="002C72FF" w:rsidDel="00915F89" w:rsidRDefault="002C72FF">
          <w:pPr>
            <w:pStyle w:val="TOC3"/>
            <w:rPr>
              <w:del w:id="568" w:author="Vachiravel Sabarinathan" w:date="2024-09-08T20:12:00Z"/>
              <w:rFonts w:eastAsiaTheme="minorEastAsia"/>
              <w:noProof/>
              <w:kern w:val="2"/>
              <w:lang w:eastAsia="zh-CN"/>
              <w14:ligatures w14:val="standardContextual"/>
            </w:rPr>
          </w:pPr>
          <w:del w:id="569" w:author="Vachiravel Sabarinathan" w:date="2024-09-08T20:12:00Z">
            <w:r w:rsidRPr="00915F89" w:rsidDel="00915F89">
              <w:rPr>
                <w:rPrChange w:id="570" w:author="Vachiravel Sabarinathan" w:date="2024-09-08T20:12:00Z">
                  <w:rPr>
                    <w:rStyle w:val="Hyperlink"/>
                    <w:rFonts w:ascii="Trebuchet MS" w:hAnsi="Trebuchet MS"/>
                    <w:b/>
                    <w:noProof/>
                  </w:rPr>
                </w:rPrChange>
              </w:rPr>
              <w:delText>6.4.1 Summary of Flows</w:delText>
            </w:r>
            <w:r w:rsidDel="00915F89">
              <w:rPr>
                <w:noProof/>
                <w:webHidden/>
              </w:rPr>
              <w:tab/>
              <w:delText>60</w:delText>
            </w:r>
          </w:del>
        </w:p>
        <w:p w14:paraId="08594BE6" w14:textId="38F68CB4" w:rsidR="002C72FF" w:rsidDel="00915F89" w:rsidRDefault="002C72FF">
          <w:pPr>
            <w:pStyle w:val="TOC1"/>
            <w:tabs>
              <w:tab w:val="right" w:leader="dot" w:pos="9350"/>
            </w:tabs>
            <w:rPr>
              <w:del w:id="571" w:author="Vachiravel Sabarinathan" w:date="2024-09-08T20:12:00Z"/>
              <w:rFonts w:eastAsiaTheme="minorEastAsia"/>
              <w:noProof/>
              <w:kern w:val="2"/>
              <w:lang w:eastAsia="zh-CN"/>
              <w14:ligatures w14:val="standardContextual"/>
            </w:rPr>
          </w:pPr>
          <w:del w:id="572" w:author="Vachiravel Sabarinathan" w:date="2024-09-08T20:12:00Z">
            <w:r w:rsidRPr="00915F89" w:rsidDel="00915F89">
              <w:rPr>
                <w:rPrChange w:id="573" w:author="Vachiravel Sabarinathan" w:date="2024-09-08T20:12:00Z">
                  <w:rPr>
                    <w:rStyle w:val="Hyperlink"/>
                    <w:rFonts w:ascii="Trebuchet MS" w:hAnsi="Trebuchet MS"/>
                    <w:b/>
                    <w:noProof/>
                  </w:rPr>
                </w:rPrChange>
              </w:rPr>
              <w:delText>7 DEBUG AND TRACING MECHANISM</w:delText>
            </w:r>
            <w:r w:rsidDel="00915F89">
              <w:rPr>
                <w:noProof/>
                <w:webHidden/>
              </w:rPr>
              <w:tab/>
              <w:delText>63</w:delText>
            </w:r>
          </w:del>
        </w:p>
        <w:p w14:paraId="64C16D2D" w14:textId="0E0EFE53" w:rsidR="002C72FF" w:rsidDel="00915F89" w:rsidRDefault="002C72FF">
          <w:pPr>
            <w:pStyle w:val="TOC1"/>
            <w:tabs>
              <w:tab w:val="right" w:leader="dot" w:pos="9350"/>
            </w:tabs>
            <w:rPr>
              <w:del w:id="574" w:author="Vachiravel Sabarinathan" w:date="2024-09-08T20:12:00Z"/>
              <w:rFonts w:eastAsiaTheme="minorEastAsia"/>
              <w:noProof/>
              <w:kern w:val="2"/>
              <w:lang w:eastAsia="zh-CN"/>
              <w14:ligatures w14:val="standardContextual"/>
            </w:rPr>
          </w:pPr>
          <w:del w:id="575" w:author="Vachiravel Sabarinathan" w:date="2024-09-08T20:12:00Z">
            <w:r w:rsidRPr="00915F89" w:rsidDel="00915F89">
              <w:rPr>
                <w:rPrChange w:id="576" w:author="Vachiravel Sabarinathan" w:date="2024-09-08T20:12:00Z">
                  <w:rPr>
                    <w:rStyle w:val="Hyperlink"/>
                    <w:rFonts w:ascii="Trebuchet MS" w:hAnsi="Trebuchet MS"/>
                    <w:b/>
                    <w:noProof/>
                  </w:rPr>
                </w:rPrChange>
              </w:rPr>
              <w:delText>8 TEST AND VERIFICATION</w:delText>
            </w:r>
            <w:r w:rsidDel="00915F89">
              <w:rPr>
                <w:noProof/>
                <w:webHidden/>
              </w:rPr>
              <w:tab/>
              <w:delText>64</w:delText>
            </w:r>
          </w:del>
        </w:p>
        <w:p w14:paraId="6B864125" w14:textId="466042F7" w:rsidR="002C72FF" w:rsidDel="00915F89" w:rsidRDefault="002C72FF">
          <w:pPr>
            <w:pStyle w:val="TOC2"/>
            <w:tabs>
              <w:tab w:val="right" w:leader="dot" w:pos="9350"/>
            </w:tabs>
            <w:rPr>
              <w:del w:id="577" w:author="Vachiravel Sabarinathan" w:date="2024-09-08T20:12:00Z"/>
              <w:rFonts w:eastAsiaTheme="minorEastAsia"/>
              <w:noProof/>
              <w:kern w:val="2"/>
              <w:lang w:eastAsia="zh-CN"/>
              <w14:ligatures w14:val="standardContextual"/>
            </w:rPr>
          </w:pPr>
          <w:del w:id="578" w:author="Vachiravel Sabarinathan" w:date="2024-09-08T20:12:00Z">
            <w:r w:rsidRPr="00915F89" w:rsidDel="00915F89">
              <w:rPr>
                <w:rPrChange w:id="579" w:author="Vachiravel Sabarinathan" w:date="2024-09-08T20:12:00Z">
                  <w:rPr>
                    <w:rStyle w:val="Hyperlink"/>
                    <w:rFonts w:ascii="Trebuchet MS" w:hAnsi="Trebuchet MS"/>
                    <w:b/>
                    <w:noProof/>
                  </w:rPr>
                </w:rPrChange>
              </w:rPr>
              <w:delText>8.1 Test Methodology</w:delText>
            </w:r>
            <w:r w:rsidDel="00915F89">
              <w:rPr>
                <w:noProof/>
                <w:webHidden/>
              </w:rPr>
              <w:tab/>
              <w:delText>64</w:delText>
            </w:r>
          </w:del>
        </w:p>
        <w:p w14:paraId="187E1491" w14:textId="4984E35F" w:rsidR="002C72FF" w:rsidDel="00915F89" w:rsidRDefault="002C72FF">
          <w:pPr>
            <w:pStyle w:val="TOC3"/>
            <w:rPr>
              <w:del w:id="580" w:author="Vachiravel Sabarinathan" w:date="2024-09-08T20:12:00Z"/>
              <w:rFonts w:eastAsiaTheme="minorEastAsia"/>
              <w:noProof/>
              <w:kern w:val="2"/>
              <w:lang w:eastAsia="zh-CN"/>
              <w14:ligatures w14:val="standardContextual"/>
            </w:rPr>
          </w:pPr>
          <w:del w:id="581" w:author="Vachiravel Sabarinathan" w:date="2024-09-08T20:12:00Z">
            <w:r w:rsidRPr="00915F89" w:rsidDel="00915F89">
              <w:rPr>
                <w:rPrChange w:id="582" w:author="Vachiravel Sabarinathan" w:date="2024-09-08T20:12:00Z">
                  <w:rPr>
                    <w:rStyle w:val="Hyperlink"/>
                    <w:rFonts w:ascii="Trebuchet MS" w:hAnsi="Trebuchet MS"/>
                    <w:b/>
                    <w:bCs/>
                    <w:noProof/>
                  </w:rPr>
                </w:rPrChange>
              </w:rPr>
              <w:delText>8.1.1 Test Components</w:delText>
            </w:r>
            <w:r w:rsidDel="00915F89">
              <w:rPr>
                <w:noProof/>
                <w:webHidden/>
              </w:rPr>
              <w:tab/>
              <w:delText>64</w:delText>
            </w:r>
          </w:del>
        </w:p>
        <w:p w14:paraId="37E7B659" w14:textId="4868A35C" w:rsidR="002C72FF" w:rsidDel="00915F89" w:rsidRDefault="002C72FF">
          <w:pPr>
            <w:pStyle w:val="TOC3"/>
            <w:rPr>
              <w:del w:id="583" w:author="Vachiravel Sabarinathan" w:date="2024-09-08T20:12:00Z"/>
              <w:rFonts w:eastAsiaTheme="minorEastAsia"/>
              <w:noProof/>
              <w:kern w:val="2"/>
              <w:lang w:eastAsia="zh-CN"/>
              <w14:ligatures w14:val="standardContextual"/>
            </w:rPr>
          </w:pPr>
          <w:del w:id="584" w:author="Vachiravel Sabarinathan" w:date="2024-09-08T20:12:00Z">
            <w:r w:rsidRPr="00915F89" w:rsidDel="00915F89">
              <w:rPr>
                <w:rPrChange w:id="585" w:author="Vachiravel Sabarinathan" w:date="2024-09-08T20:12:00Z">
                  <w:rPr>
                    <w:rStyle w:val="Hyperlink"/>
                    <w:rFonts w:ascii="Trebuchet MS" w:hAnsi="Trebuchet MS"/>
                    <w:b/>
                    <w:bCs/>
                    <w:noProof/>
                  </w:rPr>
                </w:rPrChange>
              </w:rPr>
              <w:delText>8.1.2 Test cases</w:delText>
            </w:r>
            <w:r w:rsidDel="00915F89">
              <w:rPr>
                <w:noProof/>
                <w:webHidden/>
              </w:rPr>
              <w:tab/>
              <w:delText>64</w:delText>
            </w:r>
          </w:del>
        </w:p>
        <w:p w14:paraId="4F4B4C99" w14:textId="6D4DCA0A" w:rsidR="002C72FF" w:rsidDel="00915F89" w:rsidRDefault="002C72FF">
          <w:pPr>
            <w:pStyle w:val="TOC1"/>
            <w:tabs>
              <w:tab w:val="right" w:leader="dot" w:pos="9350"/>
            </w:tabs>
            <w:rPr>
              <w:del w:id="586" w:author="Vachiravel Sabarinathan" w:date="2024-09-08T20:12:00Z"/>
              <w:rFonts w:eastAsiaTheme="minorEastAsia"/>
              <w:noProof/>
              <w:kern w:val="2"/>
              <w:lang w:eastAsia="zh-CN"/>
              <w14:ligatures w14:val="standardContextual"/>
            </w:rPr>
          </w:pPr>
          <w:del w:id="587" w:author="Vachiravel Sabarinathan" w:date="2024-09-08T20:12:00Z">
            <w:r w:rsidRPr="00915F89" w:rsidDel="00915F89">
              <w:rPr>
                <w:rPrChange w:id="588" w:author="Vachiravel Sabarinathan" w:date="2024-09-08T20:12:00Z">
                  <w:rPr>
                    <w:rStyle w:val="Hyperlink"/>
                    <w:rFonts w:ascii="Trebuchet MS" w:hAnsi="Trebuchet MS"/>
                    <w:b/>
                    <w:noProof/>
                  </w:rPr>
                </w:rPrChange>
              </w:rPr>
              <w:delText>9 FUTURE ENHANCEMENTS</w:delText>
            </w:r>
            <w:r w:rsidDel="00915F89">
              <w:rPr>
                <w:noProof/>
                <w:webHidden/>
              </w:rPr>
              <w:tab/>
              <w:delText>72</w:delText>
            </w:r>
          </w:del>
        </w:p>
        <w:p w14:paraId="78F20670" w14:textId="16C66260" w:rsidR="00D4719B" w:rsidRPr="00E62C28" w:rsidRDefault="002E3207" w:rsidP="00EA20E2">
          <w:pPr>
            <w:rPr>
              <w:rFonts w:ascii="Trebuchet MS" w:hAnsi="Trebuchet MS"/>
              <w:sz w:val="24"/>
              <w:szCs w:val="24"/>
            </w:rPr>
          </w:pPr>
          <w:r w:rsidRPr="00E62C28">
            <w:rPr>
              <w:rFonts w:ascii="Trebuchet MS" w:hAnsi="Trebuchet MS"/>
              <w:bCs/>
              <w:noProof/>
              <w:sz w:val="24"/>
              <w:szCs w:val="24"/>
            </w:rPr>
            <w:fldChar w:fldCharType="end"/>
          </w:r>
        </w:p>
      </w:sdtContent>
    </w:sdt>
    <w:p w14:paraId="03855802" w14:textId="77777777" w:rsidR="00F075B7" w:rsidRDefault="00F075B7" w:rsidP="002E3207">
      <w:pPr>
        <w:pStyle w:val="Heading1"/>
        <w:jc w:val="center"/>
        <w:rPr>
          <w:rFonts w:ascii="Trebuchet MS" w:hAnsi="Trebuchet MS"/>
          <w:color w:val="auto"/>
          <w:sz w:val="24"/>
          <w:szCs w:val="24"/>
        </w:rPr>
      </w:pPr>
    </w:p>
    <w:p w14:paraId="3C1E418D" w14:textId="77777777" w:rsidR="00F075B7" w:rsidRDefault="00F075B7" w:rsidP="002E3207">
      <w:pPr>
        <w:pStyle w:val="Heading1"/>
        <w:jc w:val="center"/>
        <w:rPr>
          <w:rFonts w:ascii="Trebuchet MS" w:hAnsi="Trebuchet MS"/>
          <w:color w:val="auto"/>
          <w:sz w:val="24"/>
          <w:szCs w:val="24"/>
        </w:rPr>
      </w:pPr>
    </w:p>
    <w:p w14:paraId="0B89C26D" w14:textId="77777777" w:rsidR="00F075B7" w:rsidRDefault="00F075B7" w:rsidP="002E3207">
      <w:pPr>
        <w:pStyle w:val="Heading1"/>
        <w:jc w:val="center"/>
        <w:rPr>
          <w:rFonts w:ascii="Trebuchet MS" w:hAnsi="Trebuchet MS"/>
          <w:color w:val="auto"/>
          <w:sz w:val="24"/>
          <w:szCs w:val="24"/>
        </w:rPr>
      </w:pPr>
    </w:p>
    <w:p w14:paraId="46243843" w14:textId="77777777" w:rsidR="00F075B7" w:rsidRDefault="00F075B7" w:rsidP="002E3207">
      <w:pPr>
        <w:pStyle w:val="Heading1"/>
        <w:jc w:val="center"/>
        <w:rPr>
          <w:rFonts w:ascii="Trebuchet MS" w:hAnsi="Trebuchet MS"/>
          <w:color w:val="auto"/>
          <w:sz w:val="24"/>
          <w:szCs w:val="24"/>
        </w:rPr>
      </w:pPr>
    </w:p>
    <w:p w14:paraId="717A3191" w14:textId="77777777" w:rsidR="00F075B7" w:rsidRDefault="00F075B7" w:rsidP="002E3207">
      <w:pPr>
        <w:pStyle w:val="Heading1"/>
        <w:jc w:val="center"/>
        <w:rPr>
          <w:rFonts w:ascii="Trebuchet MS" w:hAnsi="Trebuchet MS"/>
          <w:color w:val="auto"/>
          <w:sz w:val="24"/>
          <w:szCs w:val="24"/>
        </w:rPr>
      </w:pPr>
    </w:p>
    <w:p w14:paraId="7CA812EE" w14:textId="77777777" w:rsidR="00F075B7" w:rsidRDefault="00F075B7" w:rsidP="002E3207">
      <w:pPr>
        <w:pStyle w:val="Heading1"/>
        <w:jc w:val="center"/>
        <w:rPr>
          <w:rFonts w:ascii="Trebuchet MS" w:hAnsi="Trebuchet MS"/>
          <w:color w:val="auto"/>
          <w:sz w:val="24"/>
          <w:szCs w:val="24"/>
        </w:rPr>
      </w:pPr>
    </w:p>
    <w:p w14:paraId="17A3B744" w14:textId="77777777" w:rsidR="00F075B7" w:rsidRDefault="00F075B7" w:rsidP="002E3207">
      <w:pPr>
        <w:pStyle w:val="Heading1"/>
        <w:jc w:val="center"/>
        <w:rPr>
          <w:rFonts w:ascii="Trebuchet MS" w:hAnsi="Trebuchet MS"/>
          <w:color w:val="auto"/>
          <w:sz w:val="24"/>
          <w:szCs w:val="24"/>
        </w:rPr>
      </w:pPr>
    </w:p>
    <w:p w14:paraId="526BB0A5" w14:textId="77777777" w:rsidR="00F075B7" w:rsidRDefault="00F075B7" w:rsidP="002E3207">
      <w:pPr>
        <w:pStyle w:val="Heading1"/>
        <w:jc w:val="center"/>
        <w:rPr>
          <w:rFonts w:ascii="Trebuchet MS" w:hAnsi="Trebuchet MS"/>
          <w:color w:val="auto"/>
          <w:sz w:val="24"/>
          <w:szCs w:val="24"/>
        </w:rPr>
      </w:pPr>
    </w:p>
    <w:p w14:paraId="1400973E" w14:textId="77777777" w:rsidR="00F075B7" w:rsidRDefault="00F075B7" w:rsidP="002E3207">
      <w:pPr>
        <w:pStyle w:val="Heading1"/>
        <w:jc w:val="center"/>
        <w:rPr>
          <w:rFonts w:ascii="Trebuchet MS" w:hAnsi="Trebuchet MS"/>
          <w:color w:val="auto"/>
          <w:sz w:val="24"/>
          <w:szCs w:val="24"/>
        </w:rPr>
      </w:pPr>
    </w:p>
    <w:p w14:paraId="06307E53" w14:textId="77777777" w:rsidR="00F075B7" w:rsidRDefault="00F075B7" w:rsidP="002E3207">
      <w:pPr>
        <w:pStyle w:val="Heading1"/>
        <w:jc w:val="center"/>
        <w:rPr>
          <w:rFonts w:ascii="Trebuchet MS" w:hAnsi="Trebuchet MS"/>
          <w:color w:val="auto"/>
          <w:sz w:val="24"/>
          <w:szCs w:val="24"/>
        </w:rPr>
      </w:pPr>
    </w:p>
    <w:p w14:paraId="5C4EF79A" w14:textId="77777777" w:rsidR="00F075B7" w:rsidRDefault="00F075B7" w:rsidP="002E3207">
      <w:pPr>
        <w:pStyle w:val="Heading1"/>
        <w:jc w:val="center"/>
        <w:rPr>
          <w:rFonts w:ascii="Trebuchet MS" w:hAnsi="Trebuchet MS"/>
          <w:color w:val="auto"/>
          <w:sz w:val="24"/>
          <w:szCs w:val="24"/>
        </w:rPr>
      </w:pPr>
    </w:p>
    <w:p w14:paraId="60390538" w14:textId="77777777" w:rsidR="00F075B7" w:rsidRDefault="00F075B7" w:rsidP="002E3207">
      <w:pPr>
        <w:pStyle w:val="Heading1"/>
        <w:jc w:val="center"/>
        <w:rPr>
          <w:rFonts w:ascii="Trebuchet MS" w:hAnsi="Trebuchet MS"/>
          <w:color w:val="auto"/>
          <w:sz w:val="24"/>
          <w:szCs w:val="24"/>
        </w:rPr>
      </w:pPr>
    </w:p>
    <w:p w14:paraId="7ACE4039" w14:textId="77777777" w:rsidR="00F075B7" w:rsidRDefault="00F075B7" w:rsidP="002E3207">
      <w:pPr>
        <w:pStyle w:val="Heading1"/>
        <w:jc w:val="center"/>
        <w:rPr>
          <w:rFonts w:ascii="Trebuchet MS" w:hAnsi="Trebuchet MS"/>
          <w:color w:val="auto"/>
          <w:sz w:val="24"/>
          <w:szCs w:val="24"/>
        </w:rPr>
      </w:pPr>
    </w:p>
    <w:p w14:paraId="163ED7EE" w14:textId="77777777" w:rsidR="00F075B7" w:rsidRDefault="00F075B7" w:rsidP="002E3207">
      <w:pPr>
        <w:pStyle w:val="Heading1"/>
        <w:jc w:val="center"/>
        <w:rPr>
          <w:rFonts w:ascii="Trebuchet MS" w:hAnsi="Trebuchet MS"/>
          <w:color w:val="auto"/>
          <w:sz w:val="24"/>
          <w:szCs w:val="24"/>
        </w:rPr>
      </w:pPr>
    </w:p>
    <w:p w14:paraId="6D7A4E2D" w14:textId="77777777" w:rsidR="00F075B7" w:rsidRDefault="00F075B7" w:rsidP="002E3207">
      <w:pPr>
        <w:pStyle w:val="Heading1"/>
        <w:jc w:val="center"/>
        <w:rPr>
          <w:rFonts w:ascii="Trebuchet MS" w:hAnsi="Trebuchet MS"/>
          <w:color w:val="auto"/>
          <w:sz w:val="24"/>
          <w:szCs w:val="24"/>
        </w:rPr>
      </w:pPr>
    </w:p>
    <w:p w14:paraId="526CD38D" w14:textId="77777777" w:rsidR="00F075B7" w:rsidRDefault="00F075B7" w:rsidP="002E3207">
      <w:pPr>
        <w:pStyle w:val="Heading1"/>
        <w:jc w:val="center"/>
        <w:rPr>
          <w:rFonts w:ascii="Trebuchet MS" w:hAnsi="Trebuchet MS"/>
          <w:color w:val="auto"/>
          <w:sz w:val="24"/>
          <w:szCs w:val="24"/>
        </w:rPr>
      </w:pPr>
    </w:p>
    <w:p w14:paraId="007A139D" w14:textId="77777777" w:rsidR="00F075B7" w:rsidRDefault="00F075B7" w:rsidP="002E3207">
      <w:pPr>
        <w:pStyle w:val="Heading1"/>
        <w:jc w:val="center"/>
        <w:rPr>
          <w:rFonts w:ascii="Trebuchet MS" w:hAnsi="Trebuchet MS"/>
          <w:color w:val="auto"/>
          <w:sz w:val="24"/>
          <w:szCs w:val="24"/>
        </w:rPr>
      </w:pPr>
    </w:p>
    <w:p w14:paraId="05C544C2" w14:textId="77777777" w:rsidR="00F075B7" w:rsidRDefault="00F075B7" w:rsidP="002E3207">
      <w:pPr>
        <w:pStyle w:val="Heading1"/>
        <w:jc w:val="center"/>
        <w:rPr>
          <w:rFonts w:ascii="Trebuchet MS" w:hAnsi="Trebuchet MS"/>
          <w:color w:val="auto"/>
          <w:sz w:val="24"/>
          <w:szCs w:val="24"/>
        </w:rPr>
      </w:pPr>
    </w:p>
    <w:p w14:paraId="121FE96C" w14:textId="77777777" w:rsidR="00F075B7" w:rsidRDefault="00F075B7" w:rsidP="002E3207">
      <w:pPr>
        <w:pStyle w:val="Heading1"/>
        <w:jc w:val="center"/>
        <w:rPr>
          <w:rFonts w:ascii="Trebuchet MS" w:hAnsi="Trebuchet MS"/>
          <w:color w:val="auto"/>
          <w:sz w:val="24"/>
          <w:szCs w:val="24"/>
        </w:rPr>
      </w:pPr>
    </w:p>
    <w:p w14:paraId="5F7320B8" w14:textId="77777777" w:rsidR="00F075B7" w:rsidRDefault="00F075B7" w:rsidP="002E3207">
      <w:pPr>
        <w:pStyle w:val="Heading1"/>
        <w:jc w:val="center"/>
        <w:rPr>
          <w:rFonts w:ascii="Trebuchet MS" w:hAnsi="Trebuchet MS"/>
          <w:color w:val="auto"/>
          <w:sz w:val="24"/>
          <w:szCs w:val="24"/>
        </w:rPr>
      </w:pPr>
    </w:p>
    <w:p w14:paraId="4A74D524" w14:textId="77777777" w:rsidR="00F075B7" w:rsidRDefault="00F075B7" w:rsidP="002E3207">
      <w:pPr>
        <w:pStyle w:val="Heading1"/>
        <w:jc w:val="center"/>
        <w:rPr>
          <w:rFonts w:ascii="Trebuchet MS" w:hAnsi="Trebuchet MS"/>
          <w:color w:val="auto"/>
          <w:sz w:val="24"/>
          <w:szCs w:val="24"/>
        </w:rPr>
      </w:pPr>
    </w:p>
    <w:p w14:paraId="47B60F68" w14:textId="77777777" w:rsidR="00F075B7" w:rsidRDefault="00F075B7" w:rsidP="002E3207">
      <w:pPr>
        <w:pStyle w:val="Heading1"/>
        <w:jc w:val="center"/>
        <w:rPr>
          <w:rFonts w:ascii="Trebuchet MS" w:hAnsi="Trebuchet MS"/>
          <w:color w:val="auto"/>
          <w:sz w:val="24"/>
          <w:szCs w:val="24"/>
        </w:rPr>
      </w:pPr>
    </w:p>
    <w:p w14:paraId="5FB4B9C9" w14:textId="7F219DF7" w:rsidR="00D4719B" w:rsidRPr="00E62C28" w:rsidRDefault="00D4719B" w:rsidP="002E3207">
      <w:pPr>
        <w:pStyle w:val="Heading1"/>
        <w:jc w:val="center"/>
        <w:rPr>
          <w:rFonts w:ascii="Trebuchet MS" w:hAnsi="Trebuchet MS"/>
          <w:color w:val="auto"/>
          <w:sz w:val="24"/>
          <w:szCs w:val="24"/>
        </w:rPr>
      </w:pPr>
      <w:bookmarkStart w:id="589" w:name="_Toc176718761"/>
      <w:r w:rsidRPr="00E62C28">
        <w:rPr>
          <w:rFonts w:ascii="Trebuchet MS" w:hAnsi="Trebuchet MS"/>
          <w:color w:val="auto"/>
          <w:sz w:val="24"/>
          <w:szCs w:val="24"/>
        </w:rPr>
        <w:lastRenderedPageBreak/>
        <w:t>LIST OF FIGURES</w:t>
      </w:r>
      <w:bookmarkEnd w:id="589"/>
    </w:p>
    <w:p w14:paraId="48DB0853" w14:textId="77777777" w:rsidR="00D4719B" w:rsidRPr="00E62C28" w:rsidRDefault="00D4719B" w:rsidP="00830C17">
      <w:pPr>
        <w:spacing w:line="240" w:lineRule="auto"/>
        <w:rPr>
          <w:rFonts w:ascii="Trebuchet MS" w:hAnsi="Trebuchet MS"/>
          <w:b/>
          <w:sz w:val="24"/>
          <w:szCs w:val="24"/>
        </w:rPr>
      </w:pPr>
    </w:p>
    <w:p w14:paraId="15DB3285" w14:textId="77777777" w:rsidR="00D4719B" w:rsidRPr="00E62C28" w:rsidRDefault="00D4719B" w:rsidP="00830C17">
      <w:pPr>
        <w:spacing w:line="240" w:lineRule="auto"/>
        <w:rPr>
          <w:rFonts w:ascii="Trebuchet MS" w:hAnsi="Trebuchet MS"/>
          <w:b/>
          <w:sz w:val="24"/>
          <w:szCs w:val="24"/>
        </w:rPr>
      </w:pPr>
    </w:p>
    <w:p w14:paraId="152DCE0B" w14:textId="77777777" w:rsidR="00D4719B" w:rsidRPr="00E62C28" w:rsidRDefault="00D4719B" w:rsidP="00830C17">
      <w:pPr>
        <w:spacing w:line="240" w:lineRule="auto"/>
        <w:rPr>
          <w:rFonts w:ascii="Trebuchet MS" w:hAnsi="Trebuchet MS"/>
          <w:b/>
          <w:sz w:val="24"/>
          <w:szCs w:val="24"/>
        </w:rPr>
      </w:pPr>
    </w:p>
    <w:p w14:paraId="1946388A" w14:textId="77777777" w:rsidR="00D4719B" w:rsidRPr="00E62C28" w:rsidRDefault="00D4719B" w:rsidP="00830C17">
      <w:pPr>
        <w:spacing w:line="240" w:lineRule="auto"/>
        <w:rPr>
          <w:rFonts w:ascii="Trebuchet MS" w:hAnsi="Trebuchet MS"/>
          <w:b/>
          <w:sz w:val="24"/>
          <w:szCs w:val="24"/>
        </w:rPr>
      </w:pPr>
    </w:p>
    <w:p w14:paraId="35F3D6FB" w14:textId="77777777" w:rsidR="00D4719B" w:rsidRPr="00E62C28" w:rsidRDefault="00D4719B" w:rsidP="00830C17">
      <w:pPr>
        <w:spacing w:line="240" w:lineRule="auto"/>
        <w:rPr>
          <w:rFonts w:ascii="Trebuchet MS" w:hAnsi="Trebuchet MS"/>
          <w:b/>
          <w:sz w:val="24"/>
          <w:szCs w:val="24"/>
        </w:rPr>
      </w:pPr>
    </w:p>
    <w:p w14:paraId="668B34A5" w14:textId="77777777" w:rsidR="00D4719B" w:rsidRPr="00E62C28" w:rsidRDefault="00D4719B" w:rsidP="00830C17">
      <w:pPr>
        <w:spacing w:line="240" w:lineRule="auto"/>
        <w:rPr>
          <w:rFonts w:ascii="Trebuchet MS" w:hAnsi="Trebuchet MS"/>
          <w:b/>
          <w:sz w:val="24"/>
          <w:szCs w:val="24"/>
        </w:rPr>
      </w:pPr>
    </w:p>
    <w:p w14:paraId="056F9981" w14:textId="77777777" w:rsidR="00D4719B" w:rsidRPr="00E62C28" w:rsidRDefault="00D4719B" w:rsidP="00830C17">
      <w:pPr>
        <w:spacing w:line="240" w:lineRule="auto"/>
        <w:rPr>
          <w:rFonts w:ascii="Trebuchet MS" w:hAnsi="Trebuchet MS"/>
          <w:b/>
          <w:sz w:val="24"/>
          <w:szCs w:val="24"/>
        </w:rPr>
      </w:pPr>
    </w:p>
    <w:p w14:paraId="25608B22" w14:textId="77777777" w:rsidR="00D4719B" w:rsidRPr="00E62C28" w:rsidRDefault="00D4719B" w:rsidP="00830C17">
      <w:pPr>
        <w:spacing w:line="240" w:lineRule="auto"/>
        <w:rPr>
          <w:rFonts w:ascii="Trebuchet MS" w:hAnsi="Trebuchet MS"/>
          <w:b/>
          <w:sz w:val="24"/>
          <w:szCs w:val="24"/>
        </w:rPr>
      </w:pPr>
    </w:p>
    <w:p w14:paraId="03C663B5" w14:textId="77777777" w:rsidR="00D4719B" w:rsidRPr="00E62C28" w:rsidRDefault="00D4719B" w:rsidP="00830C17">
      <w:pPr>
        <w:spacing w:line="240" w:lineRule="auto"/>
        <w:rPr>
          <w:rFonts w:ascii="Trebuchet MS" w:hAnsi="Trebuchet MS"/>
          <w:b/>
          <w:sz w:val="24"/>
          <w:szCs w:val="24"/>
        </w:rPr>
      </w:pPr>
    </w:p>
    <w:p w14:paraId="6CEBCDC0" w14:textId="77777777" w:rsidR="00D4719B" w:rsidRPr="00E62C28" w:rsidRDefault="00D4719B" w:rsidP="00830C17">
      <w:pPr>
        <w:spacing w:line="240" w:lineRule="auto"/>
        <w:rPr>
          <w:rFonts w:ascii="Trebuchet MS" w:hAnsi="Trebuchet MS"/>
          <w:b/>
          <w:sz w:val="24"/>
          <w:szCs w:val="24"/>
        </w:rPr>
      </w:pPr>
    </w:p>
    <w:p w14:paraId="2D412507" w14:textId="77777777" w:rsidR="00D4719B" w:rsidRPr="00E62C28" w:rsidRDefault="00D4719B" w:rsidP="00830C17">
      <w:pPr>
        <w:spacing w:line="240" w:lineRule="auto"/>
        <w:rPr>
          <w:rFonts w:ascii="Trebuchet MS" w:hAnsi="Trebuchet MS"/>
          <w:b/>
          <w:sz w:val="24"/>
          <w:szCs w:val="24"/>
        </w:rPr>
      </w:pPr>
    </w:p>
    <w:p w14:paraId="37365523" w14:textId="77777777" w:rsidR="00D4719B" w:rsidRPr="00E62C28" w:rsidRDefault="00D4719B" w:rsidP="00830C17">
      <w:pPr>
        <w:spacing w:line="240" w:lineRule="auto"/>
        <w:rPr>
          <w:rFonts w:ascii="Trebuchet MS" w:hAnsi="Trebuchet MS"/>
          <w:b/>
          <w:sz w:val="24"/>
          <w:szCs w:val="24"/>
        </w:rPr>
      </w:pPr>
    </w:p>
    <w:p w14:paraId="3A6CE027" w14:textId="77777777" w:rsidR="00D4719B" w:rsidRPr="00E62C28" w:rsidRDefault="00D4719B" w:rsidP="00830C17">
      <w:pPr>
        <w:spacing w:line="240" w:lineRule="auto"/>
        <w:rPr>
          <w:rFonts w:ascii="Trebuchet MS" w:hAnsi="Trebuchet MS"/>
          <w:b/>
          <w:sz w:val="24"/>
          <w:szCs w:val="24"/>
        </w:rPr>
      </w:pPr>
    </w:p>
    <w:p w14:paraId="7DE01A19" w14:textId="77777777" w:rsidR="00D4719B" w:rsidRPr="00E62C28" w:rsidRDefault="00D4719B" w:rsidP="00830C17">
      <w:pPr>
        <w:spacing w:line="240" w:lineRule="auto"/>
        <w:rPr>
          <w:rFonts w:ascii="Trebuchet MS" w:hAnsi="Trebuchet MS"/>
          <w:b/>
          <w:sz w:val="24"/>
          <w:szCs w:val="24"/>
        </w:rPr>
      </w:pPr>
    </w:p>
    <w:p w14:paraId="19561A6F" w14:textId="77777777" w:rsidR="00D4719B" w:rsidRDefault="00D4719B" w:rsidP="00830C17">
      <w:pPr>
        <w:spacing w:line="240" w:lineRule="auto"/>
        <w:rPr>
          <w:rFonts w:ascii="Trebuchet MS" w:hAnsi="Trebuchet MS"/>
          <w:b/>
          <w:sz w:val="24"/>
          <w:szCs w:val="24"/>
        </w:rPr>
      </w:pPr>
    </w:p>
    <w:p w14:paraId="13B5CDEC" w14:textId="77777777" w:rsidR="00F075B7" w:rsidRDefault="00F075B7" w:rsidP="00830C17">
      <w:pPr>
        <w:spacing w:line="240" w:lineRule="auto"/>
        <w:rPr>
          <w:rFonts w:ascii="Trebuchet MS" w:hAnsi="Trebuchet MS"/>
          <w:b/>
          <w:sz w:val="24"/>
          <w:szCs w:val="24"/>
        </w:rPr>
      </w:pPr>
    </w:p>
    <w:p w14:paraId="55624879" w14:textId="77777777" w:rsidR="00F075B7" w:rsidRDefault="00F075B7" w:rsidP="00830C17">
      <w:pPr>
        <w:spacing w:line="240" w:lineRule="auto"/>
        <w:rPr>
          <w:rFonts w:ascii="Trebuchet MS" w:hAnsi="Trebuchet MS"/>
          <w:b/>
          <w:sz w:val="24"/>
          <w:szCs w:val="24"/>
        </w:rPr>
      </w:pPr>
    </w:p>
    <w:p w14:paraId="618AE910" w14:textId="77777777" w:rsidR="00F075B7" w:rsidRDefault="00F075B7" w:rsidP="00830C17">
      <w:pPr>
        <w:spacing w:line="240" w:lineRule="auto"/>
        <w:rPr>
          <w:rFonts w:ascii="Trebuchet MS" w:hAnsi="Trebuchet MS"/>
          <w:b/>
          <w:sz w:val="24"/>
          <w:szCs w:val="24"/>
        </w:rPr>
      </w:pPr>
    </w:p>
    <w:p w14:paraId="2FAF3A5D" w14:textId="77777777" w:rsidR="00F075B7" w:rsidRDefault="00F075B7" w:rsidP="00830C17">
      <w:pPr>
        <w:spacing w:line="240" w:lineRule="auto"/>
        <w:rPr>
          <w:rFonts w:ascii="Trebuchet MS" w:hAnsi="Trebuchet MS"/>
          <w:b/>
          <w:sz w:val="24"/>
          <w:szCs w:val="24"/>
        </w:rPr>
      </w:pPr>
    </w:p>
    <w:p w14:paraId="026FB70D" w14:textId="77777777" w:rsidR="00F075B7" w:rsidRDefault="00F075B7" w:rsidP="00830C17">
      <w:pPr>
        <w:spacing w:line="240" w:lineRule="auto"/>
        <w:rPr>
          <w:rFonts w:ascii="Trebuchet MS" w:hAnsi="Trebuchet MS"/>
          <w:b/>
          <w:sz w:val="24"/>
          <w:szCs w:val="24"/>
        </w:rPr>
      </w:pPr>
    </w:p>
    <w:p w14:paraId="08247B7B" w14:textId="77777777" w:rsidR="00F075B7" w:rsidRDefault="00F075B7" w:rsidP="00830C17">
      <w:pPr>
        <w:spacing w:line="240" w:lineRule="auto"/>
        <w:rPr>
          <w:rFonts w:ascii="Trebuchet MS" w:hAnsi="Trebuchet MS"/>
          <w:b/>
          <w:sz w:val="24"/>
          <w:szCs w:val="24"/>
        </w:rPr>
      </w:pPr>
    </w:p>
    <w:p w14:paraId="2F8B24EB" w14:textId="77777777" w:rsidR="00F075B7" w:rsidRPr="00E62C28" w:rsidRDefault="00F075B7" w:rsidP="00830C17">
      <w:pPr>
        <w:spacing w:line="240" w:lineRule="auto"/>
        <w:rPr>
          <w:rFonts w:ascii="Trebuchet MS" w:hAnsi="Trebuchet MS"/>
          <w:b/>
          <w:sz w:val="24"/>
          <w:szCs w:val="24"/>
        </w:rPr>
      </w:pPr>
    </w:p>
    <w:p w14:paraId="1740D6CA" w14:textId="77777777" w:rsidR="00D4719B" w:rsidRPr="00E62C28" w:rsidRDefault="00D4719B" w:rsidP="00830C17">
      <w:pPr>
        <w:spacing w:line="240" w:lineRule="auto"/>
        <w:rPr>
          <w:rFonts w:ascii="Trebuchet MS" w:hAnsi="Trebuchet MS"/>
          <w:b/>
          <w:sz w:val="24"/>
          <w:szCs w:val="24"/>
        </w:rPr>
      </w:pPr>
    </w:p>
    <w:p w14:paraId="2D7CBB48" w14:textId="77777777" w:rsidR="008B33FE" w:rsidRPr="00E62C28" w:rsidRDefault="008B33FE">
      <w:pPr>
        <w:rPr>
          <w:rFonts w:ascii="Trebuchet MS" w:hAnsi="Trebuchet MS"/>
          <w:b/>
          <w:sz w:val="24"/>
          <w:szCs w:val="24"/>
        </w:rPr>
      </w:pPr>
    </w:p>
    <w:p w14:paraId="25297FF7" w14:textId="03D2AB48" w:rsidR="00746BB4" w:rsidRDefault="00746BB4">
      <w:pPr>
        <w:rPr>
          <w:rFonts w:ascii="Trebuchet MS" w:eastAsiaTheme="majorEastAsia" w:hAnsi="Trebuchet MS" w:cstheme="majorBidi"/>
          <w:sz w:val="24"/>
          <w:szCs w:val="24"/>
        </w:rPr>
      </w:pPr>
    </w:p>
    <w:p w14:paraId="441EF328" w14:textId="77777777" w:rsidR="00D4719B" w:rsidRPr="00E62C28" w:rsidRDefault="00D4719B" w:rsidP="008B33FE">
      <w:pPr>
        <w:pStyle w:val="Heading1"/>
        <w:jc w:val="center"/>
        <w:rPr>
          <w:rFonts w:ascii="Trebuchet MS" w:hAnsi="Trebuchet MS"/>
          <w:color w:val="auto"/>
          <w:sz w:val="24"/>
          <w:szCs w:val="24"/>
        </w:rPr>
      </w:pPr>
      <w:bookmarkStart w:id="590" w:name="_Toc176718762"/>
      <w:r w:rsidRPr="00E62C28">
        <w:rPr>
          <w:rFonts w:ascii="Trebuchet MS" w:hAnsi="Trebuchet MS"/>
          <w:color w:val="auto"/>
          <w:sz w:val="24"/>
          <w:szCs w:val="24"/>
        </w:rPr>
        <w:lastRenderedPageBreak/>
        <w:t>LIST OF TABLES</w:t>
      </w:r>
      <w:bookmarkEnd w:id="590"/>
    </w:p>
    <w:p w14:paraId="670D3F76" w14:textId="72022C71" w:rsidR="00915F89" w:rsidRDefault="005C1D77">
      <w:pPr>
        <w:pStyle w:val="TableofFigures"/>
        <w:tabs>
          <w:tab w:val="right" w:leader="dot" w:pos="9350"/>
        </w:tabs>
        <w:rPr>
          <w:ins w:id="591" w:author="Vachiravel Sabarinathan" w:date="2024-09-08T20:12:00Z"/>
          <w:rFonts w:asciiTheme="minorHAnsi" w:eastAsiaTheme="minorEastAsia" w:hAnsiTheme="minorHAnsi"/>
          <w:noProof/>
          <w:kern w:val="2"/>
          <w:sz w:val="24"/>
          <w:szCs w:val="24"/>
          <w:lang w:eastAsia="zh-CN"/>
          <w14:ligatures w14:val="standardContextual"/>
        </w:rPr>
      </w:pPr>
      <w:r w:rsidRPr="00E62C28">
        <w:rPr>
          <w:sz w:val="24"/>
          <w:szCs w:val="24"/>
        </w:rPr>
        <w:fldChar w:fldCharType="begin"/>
      </w:r>
      <w:r w:rsidRPr="00E62C28">
        <w:rPr>
          <w:sz w:val="24"/>
          <w:szCs w:val="24"/>
        </w:rPr>
        <w:instrText xml:space="preserve"> TOC \h \z \c "Table" </w:instrText>
      </w:r>
      <w:r w:rsidRPr="00E62C28">
        <w:rPr>
          <w:sz w:val="24"/>
          <w:szCs w:val="24"/>
        </w:rPr>
        <w:fldChar w:fldCharType="separate"/>
      </w:r>
      <w:ins w:id="592" w:author="Vachiravel Sabarinathan" w:date="2024-09-08T20:12:00Z">
        <w:r w:rsidR="00915F89" w:rsidRPr="004713E2">
          <w:rPr>
            <w:rStyle w:val="Hyperlink"/>
            <w:noProof/>
          </w:rPr>
          <w:fldChar w:fldCharType="begin"/>
        </w:r>
        <w:r w:rsidR="00915F89" w:rsidRPr="004713E2">
          <w:rPr>
            <w:rStyle w:val="Hyperlink"/>
            <w:noProof/>
          </w:rPr>
          <w:instrText xml:space="preserve"> </w:instrText>
        </w:r>
        <w:r w:rsidR="00915F89">
          <w:rPr>
            <w:noProof/>
          </w:rPr>
          <w:instrText>HYPERLINK \l "_Toc176718750"</w:instrText>
        </w:r>
        <w:r w:rsidR="00915F89" w:rsidRPr="004713E2">
          <w:rPr>
            <w:rStyle w:val="Hyperlink"/>
            <w:noProof/>
          </w:rPr>
          <w:instrText xml:space="preserve"> </w:instrText>
        </w:r>
        <w:r w:rsidR="00915F89" w:rsidRPr="004713E2">
          <w:rPr>
            <w:rStyle w:val="Hyperlink"/>
            <w:noProof/>
          </w:rPr>
        </w:r>
        <w:r w:rsidR="00915F89" w:rsidRPr="004713E2">
          <w:rPr>
            <w:rStyle w:val="Hyperlink"/>
            <w:noProof/>
          </w:rPr>
          <w:fldChar w:fldCharType="separate"/>
        </w:r>
        <w:r w:rsidR="00915F89" w:rsidRPr="004713E2">
          <w:rPr>
            <w:rStyle w:val="Hyperlink"/>
            <w:noProof/>
          </w:rPr>
          <w:t>Table 1. Document organization</w:t>
        </w:r>
        <w:r w:rsidR="00915F89">
          <w:rPr>
            <w:noProof/>
            <w:webHidden/>
          </w:rPr>
          <w:tab/>
        </w:r>
        <w:r w:rsidR="00915F89">
          <w:rPr>
            <w:noProof/>
            <w:webHidden/>
          </w:rPr>
          <w:fldChar w:fldCharType="begin"/>
        </w:r>
        <w:r w:rsidR="00915F89">
          <w:rPr>
            <w:noProof/>
            <w:webHidden/>
          </w:rPr>
          <w:instrText xml:space="preserve"> PAGEREF _Toc176718750 \h </w:instrText>
        </w:r>
      </w:ins>
      <w:r w:rsidR="00915F89">
        <w:rPr>
          <w:noProof/>
          <w:webHidden/>
        </w:rPr>
      </w:r>
      <w:r w:rsidR="00915F89">
        <w:rPr>
          <w:noProof/>
          <w:webHidden/>
        </w:rPr>
        <w:fldChar w:fldCharType="separate"/>
      </w:r>
      <w:ins w:id="593" w:author="Vachiravel Sabarinathan" w:date="2024-09-08T20:12:00Z">
        <w:r w:rsidR="00915F89">
          <w:rPr>
            <w:noProof/>
            <w:webHidden/>
          </w:rPr>
          <w:t>12</w:t>
        </w:r>
        <w:r w:rsidR="00915F89">
          <w:rPr>
            <w:noProof/>
            <w:webHidden/>
          </w:rPr>
          <w:fldChar w:fldCharType="end"/>
        </w:r>
        <w:r w:rsidR="00915F89" w:rsidRPr="004713E2">
          <w:rPr>
            <w:rStyle w:val="Hyperlink"/>
            <w:noProof/>
          </w:rPr>
          <w:fldChar w:fldCharType="end"/>
        </w:r>
      </w:ins>
    </w:p>
    <w:p w14:paraId="0248888F" w14:textId="1EAE3CDD" w:rsidR="00915F89" w:rsidRDefault="00915F89">
      <w:pPr>
        <w:pStyle w:val="TableofFigures"/>
        <w:tabs>
          <w:tab w:val="right" w:leader="dot" w:pos="9350"/>
        </w:tabs>
        <w:rPr>
          <w:ins w:id="594" w:author="Vachiravel Sabarinathan" w:date="2024-09-08T20:12:00Z"/>
          <w:rFonts w:asciiTheme="minorHAnsi" w:eastAsiaTheme="minorEastAsia" w:hAnsiTheme="minorHAnsi"/>
          <w:noProof/>
          <w:kern w:val="2"/>
          <w:sz w:val="24"/>
          <w:szCs w:val="24"/>
          <w:lang w:eastAsia="zh-CN"/>
          <w14:ligatures w14:val="standardContextual"/>
        </w:rPr>
      </w:pPr>
      <w:ins w:id="595" w:author="Vachiravel Sabarinathan" w:date="2024-09-08T20:12:00Z">
        <w:r w:rsidRPr="004713E2">
          <w:rPr>
            <w:rStyle w:val="Hyperlink"/>
            <w:noProof/>
          </w:rPr>
          <w:fldChar w:fldCharType="begin"/>
        </w:r>
        <w:r w:rsidRPr="004713E2">
          <w:rPr>
            <w:rStyle w:val="Hyperlink"/>
            <w:noProof/>
          </w:rPr>
          <w:instrText xml:space="preserve"> </w:instrText>
        </w:r>
        <w:r>
          <w:rPr>
            <w:noProof/>
          </w:rPr>
          <w:instrText>HYPERLINK \l "_Toc176718751"</w:instrText>
        </w:r>
        <w:r w:rsidRPr="004713E2">
          <w:rPr>
            <w:rStyle w:val="Hyperlink"/>
            <w:noProof/>
          </w:rPr>
          <w:instrText xml:space="preserve"> </w:instrText>
        </w:r>
        <w:r w:rsidRPr="004713E2">
          <w:rPr>
            <w:rStyle w:val="Hyperlink"/>
            <w:noProof/>
          </w:rPr>
        </w:r>
        <w:r w:rsidRPr="004713E2">
          <w:rPr>
            <w:rStyle w:val="Hyperlink"/>
            <w:noProof/>
          </w:rPr>
          <w:fldChar w:fldCharType="separate"/>
        </w:r>
        <w:r w:rsidRPr="004713E2">
          <w:rPr>
            <w:rStyle w:val="Hyperlink"/>
            <w:noProof/>
          </w:rPr>
          <w:t>Table 2: System glossary</w:t>
        </w:r>
        <w:r>
          <w:rPr>
            <w:noProof/>
            <w:webHidden/>
          </w:rPr>
          <w:tab/>
        </w:r>
        <w:r>
          <w:rPr>
            <w:noProof/>
            <w:webHidden/>
          </w:rPr>
          <w:fldChar w:fldCharType="begin"/>
        </w:r>
        <w:r>
          <w:rPr>
            <w:noProof/>
            <w:webHidden/>
          </w:rPr>
          <w:instrText xml:space="preserve"> PAGEREF _Toc176718751 \h </w:instrText>
        </w:r>
      </w:ins>
      <w:r>
        <w:rPr>
          <w:noProof/>
          <w:webHidden/>
        </w:rPr>
      </w:r>
      <w:r>
        <w:rPr>
          <w:noProof/>
          <w:webHidden/>
        </w:rPr>
        <w:fldChar w:fldCharType="separate"/>
      </w:r>
      <w:ins w:id="596" w:author="Vachiravel Sabarinathan" w:date="2024-09-08T20:12:00Z">
        <w:r>
          <w:rPr>
            <w:noProof/>
            <w:webHidden/>
          </w:rPr>
          <w:t>12</w:t>
        </w:r>
        <w:r>
          <w:rPr>
            <w:noProof/>
            <w:webHidden/>
          </w:rPr>
          <w:fldChar w:fldCharType="end"/>
        </w:r>
        <w:r w:rsidRPr="004713E2">
          <w:rPr>
            <w:rStyle w:val="Hyperlink"/>
            <w:noProof/>
          </w:rPr>
          <w:fldChar w:fldCharType="end"/>
        </w:r>
      </w:ins>
    </w:p>
    <w:p w14:paraId="33AB7EA3" w14:textId="15673107" w:rsidR="00915F89" w:rsidRDefault="00915F89">
      <w:pPr>
        <w:pStyle w:val="TableofFigures"/>
        <w:tabs>
          <w:tab w:val="right" w:leader="dot" w:pos="9350"/>
        </w:tabs>
        <w:rPr>
          <w:ins w:id="597" w:author="Vachiravel Sabarinathan" w:date="2024-09-08T20:12:00Z"/>
          <w:rFonts w:asciiTheme="minorHAnsi" w:eastAsiaTheme="minorEastAsia" w:hAnsiTheme="minorHAnsi"/>
          <w:noProof/>
          <w:kern w:val="2"/>
          <w:sz w:val="24"/>
          <w:szCs w:val="24"/>
          <w:lang w:eastAsia="zh-CN"/>
          <w14:ligatures w14:val="standardContextual"/>
        </w:rPr>
      </w:pPr>
      <w:ins w:id="598" w:author="Vachiravel Sabarinathan" w:date="2024-09-08T20:12:00Z">
        <w:r w:rsidRPr="004713E2">
          <w:rPr>
            <w:rStyle w:val="Hyperlink"/>
            <w:noProof/>
          </w:rPr>
          <w:fldChar w:fldCharType="begin"/>
        </w:r>
        <w:r w:rsidRPr="004713E2">
          <w:rPr>
            <w:rStyle w:val="Hyperlink"/>
            <w:noProof/>
          </w:rPr>
          <w:instrText xml:space="preserve"> </w:instrText>
        </w:r>
        <w:r>
          <w:rPr>
            <w:noProof/>
          </w:rPr>
          <w:instrText>HYPERLINK \l "_Toc176718752"</w:instrText>
        </w:r>
        <w:r w:rsidRPr="004713E2">
          <w:rPr>
            <w:rStyle w:val="Hyperlink"/>
            <w:noProof/>
          </w:rPr>
          <w:instrText xml:space="preserve"> </w:instrText>
        </w:r>
        <w:r w:rsidRPr="004713E2">
          <w:rPr>
            <w:rStyle w:val="Hyperlink"/>
            <w:noProof/>
          </w:rPr>
        </w:r>
        <w:r w:rsidRPr="004713E2">
          <w:rPr>
            <w:rStyle w:val="Hyperlink"/>
            <w:noProof/>
          </w:rPr>
          <w:fldChar w:fldCharType="separate"/>
        </w:r>
        <w:r w:rsidRPr="004713E2">
          <w:rPr>
            <w:rStyle w:val="Hyperlink"/>
            <w:noProof/>
          </w:rPr>
          <w:t>Table 4: MPLS Site/Node based licensing supported platforms.</w:t>
        </w:r>
        <w:r>
          <w:rPr>
            <w:noProof/>
            <w:webHidden/>
          </w:rPr>
          <w:tab/>
        </w:r>
        <w:r>
          <w:rPr>
            <w:noProof/>
            <w:webHidden/>
          </w:rPr>
          <w:fldChar w:fldCharType="begin"/>
        </w:r>
        <w:r>
          <w:rPr>
            <w:noProof/>
            <w:webHidden/>
          </w:rPr>
          <w:instrText xml:space="preserve"> PAGEREF _Toc176718752 \h </w:instrText>
        </w:r>
      </w:ins>
      <w:r>
        <w:rPr>
          <w:noProof/>
          <w:webHidden/>
        </w:rPr>
      </w:r>
      <w:r>
        <w:rPr>
          <w:noProof/>
          <w:webHidden/>
        </w:rPr>
        <w:fldChar w:fldCharType="separate"/>
      </w:r>
      <w:ins w:id="599" w:author="Vachiravel Sabarinathan" w:date="2024-09-08T20:12:00Z">
        <w:r>
          <w:rPr>
            <w:noProof/>
            <w:webHidden/>
          </w:rPr>
          <w:t>17</w:t>
        </w:r>
        <w:r>
          <w:rPr>
            <w:noProof/>
            <w:webHidden/>
          </w:rPr>
          <w:fldChar w:fldCharType="end"/>
        </w:r>
        <w:r w:rsidRPr="004713E2">
          <w:rPr>
            <w:rStyle w:val="Hyperlink"/>
            <w:noProof/>
          </w:rPr>
          <w:fldChar w:fldCharType="end"/>
        </w:r>
      </w:ins>
    </w:p>
    <w:p w14:paraId="5525FEE5" w14:textId="15248CE9" w:rsidR="00915F89" w:rsidRDefault="00915F89">
      <w:pPr>
        <w:pStyle w:val="TableofFigures"/>
        <w:tabs>
          <w:tab w:val="right" w:leader="dot" w:pos="9350"/>
        </w:tabs>
        <w:rPr>
          <w:ins w:id="600" w:author="Vachiravel Sabarinathan" w:date="2024-09-08T20:12:00Z"/>
          <w:rFonts w:asciiTheme="minorHAnsi" w:eastAsiaTheme="minorEastAsia" w:hAnsiTheme="minorHAnsi"/>
          <w:noProof/>
          <w:kern w:val="2"/>
          <w:sz w:val="24"/>
          <w:szCs w:val="24"/>
          <w:lang w:eastAsia="zh-CN"/>
          <w14:ligatures w14:val="standardContextual"/>
        </w:rPr>
      </w:pPr>
      <w:ins w:id="601" w:author="Vachiravel Sabarinathan" w:date="2024-09-08T20:12:00Z">
        <w:r w:rsidRPr="004713E2">
          <w:rPr>
            <w:rStyle w:val="Hyperlink"/>
            <w:noProof/>
          </w:rPr>
          <w:fldChar w:fldCharType="begin"/>
        </w:r>
        <w:r w:rsidRPr="004713E2">
          <w:rPr>
            <w:rStyle w:val="Hyperlink"/>
            <w:noProof/>
          </w:rPr>
          <w:instrText xml:space="preserve"> </w:instrText>
        </w:r>
        <w:r>
          <w:rPr>
            <w:noProof/>
          </w:rPr>
          <w:instrText>HYPERLINK \l "_Toc176718753"</w:instrText>
        </w:r>
        <w:r w:rsidRPr="004713E2">
          <w:rPr>
            <w:rStyle w:val="Hyperlink"/>
            <w:noProof/>
          </w:rPr>
          <w:instrText xml:space="preserve"> </w:instrText>
        </w:r>
        <w:r w:rsidRPr="004713E2">
          <w:rPr>
            <w:rStyle w:val="Hyperlink"/>
            <w:noProof/>
          </w:rPr>
        </w:r>
        <w:r w:rsidRPr="004713E2">
          <w:rPr>
            <w:rStyle w:val="Hyperlink"/>
            <w:noProof/>
          </w:rPr>
          <w:fldChar w:fldCharType="separate"/>
        </w:r>
        <w:r w:rsidRPr="004713E2">
          <w:rPr>
            <w:rStyle w:val="Hyperlink"/>
            <w:noProof/>
            <w:lang w:val="fr-FR"/>
          </w:rPr>
          <w:t>Table 7: CLI Syntax Conventions</w:t>
        </w:r>
        <w:r>
          <w:rPr>
            <w:noProof/>
            <w:webHidden/>
          </w:rPr>
          <w:tab/>
        </w:r>
        <w:r>
          <w:rPr>
            <w:noProof/>
            <w:webHidden/>
          </w:rPr>
          <w:fldChar w:fldCharType="begin"/>
        </w:r>
        <w:r>
          <w:rPr>
            <w:noProof/>
            <w:webHidden/>
          </w:rPr>
          <w:instrText xml:space="preserve"> PAGEREF _Toc176718753 \h </w:instrText>
        </w:r>
      </w:ins>
      <w:r>
        <w:rPr>
          <w:noProof/>
          <w:webHidden/>
        </w:rPr>
      </w:r>
      <w:r>
        <w:rPr>
          <w:noProof/>
          <w:webHidden/>
        </w:rPr>
        <w:fldChar w:fldCharType="separate"/>
      </w:r>
      <w:ins w:id="602" w:author="Vachiravel Sabarinathan" w:date="2024-09-08T20:12:00Z">
        <w:r>
          <w:rPr>
            <w:noProof/>
            <w:webHidden/>
          </w:rPr>
          <w:t>28</w:t>
        </w:r>
        <w:r>
          <w:rPr>
            <w:noProof/>
            <w:webHidden/>
          </w:rPr>
          <w:fldChar w:fldCharType="end"/>
        </w:r>
        <w:r w:rsidRPr="004713E2">
          <w:rPr>
            <w:rStyle w:val="Hyperlink"/>
            <w:noProof/>
          </w:rPr>
          <w:fldChar w:fldCharType="end"/>
        </w:r>
      </w:ins>
    </w:p>
    <w:p w14:paraId="2DB07334" w14:textId="65FDEBBA" w:rsidR="00915F89" w:rsidRDefault="00915F89">
      <w:pPr>
        <w:pStyle w:val="TableofFigures"/>
        <w:tabs>
          <w:tab w:val="right" w:leader="dot" w:pos="9350"/>
        </w:tabs>
        <w:rPr>
          <w:ins w:id="603" w:author="Vachiravel Sabarinathan" w:date="2024-09-08T20:12:00Z"/>
          <w:rFonts w:asciiTheme="minorHAnsi" w:eastAsiaTheme="minorEastAsia" w:hAnsiTheme="minorHAnsi"/>
          <w:noProof/>
          <w:kern w:val="2"/>
          <w:sz w:val="24"/>
          <w:szCs w:val="24"/>
          <w:lang w:eastAsia="zh-CN"/>
          <w14:ligatures w14:val="standardContextual"/>
        </w:rPr>
      </w:pPr>
      <w:ins w:id="604" w:author="Vachiravel Sabarinathan" w:date="2024-09-08T20:12:00Z">
        <w:r w:rsidRPr="004713E2">
          <w:rPr>
            <w:rStyle w:val="Hyperlink"/>
            <w:noProof/>
          </w:rPr>
          <w:fldChar w:fldCharType="begin"/>
        </w:r>
        <w:r w:rsidRPr="004713E2">
          <w:rPr>
            <w:rStyle w:val="Hyperlink"/>
            <w:noProof/>
          </w:rPr>
          <w:instrText xml:space="preserve"> </w:instrText>
        </w:r>
        <w:r>
          <w:rPr>
            <w:noProof/>
          </w:rPr>
          <w:instrText>HYPERLINK \l "_Toc176718754"</w:instrText>
        </w:r>
        <w:r w:rsidRPr="004713E2">
          <w:rPr>
            <w:rStyle w:val="Hyperlink"/>
            <w:noProof/>
          </w:rPr>
          <w:instrText xml:space="preserve"> </w:instrText>
        </w:r>
        <w:r w:rsidRPr="004713E2">
          <w:rPr>
            <w:rStyle w:val="Hyperlink"/>
            <w:noProof/>
          </w:rPr>
        </w:r>
        <w:r w:rsidRPr="004713E2">
          <w:rPr>
            <w:rStyle w:val="Hyperlink"/>
            <w:noProof/>
          </w:rPr>
          <w:fldChar w:fldCharType="separate"/>
        </w:r>
        <w:r w:rsidRPr="004713E2">
          <w:rPr>
            <w:rStyle w:val="Hyperlink"/>
            <w:noProof/>
          </w:rPr>
          <w:t>Table 8: Site License Command List</w:t>
        </w:r>
        <w:r>
          <w:rPr>
            <w:noProof/>
            <w:webHidden/>
          </w:rPr>
          <w:tab/>
        </w:r>
        <w:r>
          <w:rPr>
            <w:noProof/>
            <w:webHidden/>
          </w:rPr>
          <w:fldChar w:fldCharType="begin"/>
        </w:r>
        <w:r>
          <w:rPr>
            <w:noProof/>
            <w:webHidden/>
          </w:rPr>
          <w:instrText xml:space="preserve"> PAGEREF _Toc176718754 \h </w:instrText>
        </w:r>
      </w:ins>
      <w:r>
        <w:rPr>
          <w:noProof/>
          <w:webHidden/>
        </w:rPr>
      </w:r>
      <w:r>
        <w:rPr>
          <w:noProof/>
          <w:webHidden/>
        </w:rPr>
        <w:fldChar w:fldCharType="separate"/>
      </w:r>
      <w:ins w:id="605" w:author="Vachiravel Sabarinathan" w:date="2024-09-08T20:12:00Z">
        <w:r>
          <w:rPr>
            <w:noProof/>
            <w:webHidden/>
          </w:rPr>
          <w:t>28</w:t>
        </w:r>
        <w:r>
          <w:rPr>
            <w:noProof/>
            <w:webHidden/>
          </w:rPr>
          <w:fldChar w:fldCharType="end"/>
        </w:r>
        <w:r w:rsidRPr="004713E2">
          <w:rPr>
            <w:rStyle w:val="Hyperlink"/>
            <w:noProof/>
          </w:rPr>
          <w:fldChar w:fldCharType="end"/>
        </w:r>
      </w:ins>
    </w:p>
    <w:p w14:paraId="2B3B8BB3" w14:textId="65406DD3" w:rsidR="00967F4E" w:rsidDel="00915F89" w:rsidRDefault="00967F4E">
      <w:pPr>
        <w:pStyle w:val="TableofFigures"/>
        <w:tabs>
          <w:tab w:val="right" w:leader="dot" w:pos="9350"/>
        </w:tabs>
        <w:rPr>
          <w:del w:id="606" w:author="Vachiravel Sabarinathan" w:date="2024-09-08T20:12:00Z"/>
          <w:rFonts w:asciiTheme="minorHAnsi" w:eastAsiaTheme="minorEastAsia" w:hAnsiTheme="minorHAnsi"/>
          <w:noProof/>
          <w:kern w:val="2"/>
          <w:lang w:eastAsia="zh-CN"/>
          <w14:ligatures w14:val="standardContextual"/>
        </w:rPr>
      </w:pPr>
      <w:del w:id="607" w:author="Vachiravel Sabarinathan" w:date="2024-09-08T20:12:00Z">
        <w:r w:rsidRPr="00915F89" w:rsidDel="00915F89">
          <w:rPr>
            <w:rPrChange w:id="608" w:author="Vachiravel Sabarinathan" w:date="2024-09-08T20:12:00Z">
              <w:rPr>
                <w:rStyle w:val="Hyperlink"/>
                <w:noProof/>
              </w:rPr>
            </w:rPrChange>
          </w:rPr>
          <w:delText>Table 1. Document organization</w:delText>
        </w:r>
        <w:r w:rsidDel="00915F89">
          <w:rPr>
            <w:noProof/>
            <w:webHidden/>
          </w:rPr>
          <w:tab/>
          <w:delText>11</w:delText>
        </w:r>
      </w:del>
    </w:p>
    <w:p w14:paraId="266B1AA2" w14:textId="5DA23B26" w:rsidR="00967F4E" w:rsidDel="00915F89" w:rsidRDefault="00967F4E">
      <w:pPr>
        <w:pStyle w:val="TableofFigures"/>
        <w:tabs>
          <w:tab w:val="right" w:leader="dot" w:pos="9350"/>
        </w:tabs>
        <w:rPr>
          <w:del w:id="609" w:author="Vachiravel Sabarinathan" w:date="2024-09-08T20:12:00Z"/>
          <w:rFonts w:asciiTheme="minorHAnsi" w:eastAsiaTheme="minorEastAsia" w:hAnsiTheme="minorHAnsi"/>
          <w:noProof/>
          <w:kern w:val="2"/>
          <w:lang w:eastAsia="zh-CN"/>
          <w14:ligatures w14:val="standardContextual"/>
        </w:rPr>
      </w:pPr>
      <w:del w:id="610" w:author="Vachiravel Sabarinathan" w:date="2024-09-08T20:12:00Z">
        <w:r w:rsidRPr="00915F89" w:rsidDel="00915F89">
          <w:rPr>
            <w:rPrChange w:id="611" w:author="Vachiravel Sabarinathan" w:date="2024-09-08T20:12:00Z">
              <w:rPr>
                <w:rStyle w:val="Hyperlink"/>
                <w:noProof/>
              </w:rPr>
            </w:rPrChange>
          </w:rPr>
          <w:delText>Table 2: System glossary</w:delText>
        </w:r>
        <w:r w:rsidDel="00915F89">
          <w:rPr>
            <w:noProof/>
            <w:webHidden/>
          </w:rPr>
          <w:tab/>
          <w:delText>11</w:delText>
        </w:r>
      </w:del>
    </w:p>
    <w:p w14:paraId="75E99310" w14:textId="565E9A7B" w:rsidR="00967F4E" w:rsidDel="00915F89" w:rsidRDefault="00967F4E">
      <w:pPr>
        <w:pStyle w:val="TableofFigures"/>
        <w:tabs>
          <w:tab w:val="right" w:leader="dot" w:pos="9350"/>
        </w:tabs>
        <w:rPr>
          <w:del w:id="612" w:author="Vachiravel Sabarinathan" w:date="2024-09-08T20:12:00Z"/>
          <w:rFonts w:asciiTheme="minorHAnsi" w:eastAsiaTheme="minorEastAsia" w:hAnsiTheme="minorHAnsi"/>
          <w:noProof/>
          <w:kern w:val="2"/>
          <w:lang w:eastAsia="zh-CN"/>
          <w14:ligatures w14:val="standardContextual"/>
        </w:rPr>
      </w:pPr>
      <w:del w:id="613" w:author="Vachiravel Sabarinathan" w:date="2024-09-08T20:12:00Z">
        <w:r w:rsidRPr="00915F89" w:rsidDel="00915F89">
          <w:rPr>
            <w:rPrChange w:id="614" w:author="Vachiravel Sabarinathan" w:date="2024-09-08T20:12:00Z">
              <w:rPr>
                <w:rStyle w:val="Hyperlink"/>
                <w:noProof/>
              </w:rPr>
            </w:rPrChange>
          </w:rPr>
          <w:delText>Table 4: MPLS Site/Node based licensing supported platforms.</w:delText>
        </w:r>
        <w:r w:rsidDel="00915F89">
          <w:rPr>
            <w:noProof/>
            <w:webHidden/>
          </w:rPr>
          <w:tab/>
          <w:delText>16</w:delText>
        </w:r>
      </w:del>
    </w:p>
    <w:p w14:paraId="1CBBC154" w14:textId="159BD2A8" w:rsidR="00967F4E" w:rsidDel="00915F89" w:rsidRDefault="00967F4E">
      <w:pPr>
        <w:pStyle w:val="TableofFigures"/>
        <w:tabs>
          <w:tab w:val="right" w:leader="dot" w:pos="9350"/>
        </w:tabs>
        <w:rPr>
          <w:del w:id="615" w:author="Vachiravel Sabarinathan" w:date="2024-09-08T20:12:00Z"/>
          <w:rFonts w:asciiTheme="minorHAnsi" w:eastAsiaTheme="minorEastAsia" w:hAnsiTheme="minorHAnsi"/>
          <w:noProof/>
          <w:kern w:val="2"/>
          <w:lang w:eastAsia="zh-CN"/>
          <w14:ligatures w14:val="standardContextual"/>
        </w:rPr>
      </w:pPr>
      <w:del w:id="616" w:author="Vachiravel Sabarinathan" w:date="2024-09-08T20:12:00Z">
        <w:r w:rsidRPr="00915F89" w:rsidDel="00915F89">
          <w:rPr>
            <w:rPrChange w:id="617" w:author="Vachiravel Sabarinathan" w:date="2024-09-08T20:12:00Z">
              <w:rPr>
                <w:rStyle w:val="Hyperlink"/>
                <w:noProof/>
                <w:lang w:val="fr-FR"/>
              </w:rPr>
            </w:rPrChange>
          </w:rPr>
          <w:delText>Table 7: CLI Syntax Conventions</w:delText>
        </w:r>
        <w:r w:rsidDel="00915F89">
          <w:rPr>
            <w:noProof/>
            <w:webHidden/>
          </w:rPr>
          <w:tab/>
          <w:delText>27</w:delText>
        </w:r>
      </w:del>
    </w:p>
    <w:p w14:paraId="69F4785F" w14:textId="1DE7BB5C" w:rsidR="00967F4E" w:rsidDel="00915F89" w:rsidRDefault="00967F4E">
      <w:pPr>
        <w:pStyle w:val="TableofFigures"/>
        <w:tabs>
          <w:tab w:val="right" w:leader="dot" w:pos="9350"/>
        </w:tabs>
        <w:rPr>
          <w:del w:id="618" w:author="Vachiravel Sabarinathan" w:date="2024-09-08T20:12:00Z"/>
          <w:rFonts w:asciiTheme="minorHAnsi" w:eastAsiaTheme="minorEastAsia" w:hAnsiTheme="minorHAnsi"/>
          <w:noProof/>
          <w:kern w:val="2"/>
          <w:lang w:eastAsia="zh-CN"/>
          <w14:ligatures w14:val="standardContextual"/>
        </w:rPr>
      </w:pPr>
      <w:del w:id="619" w:author="Vachiravel Sabarinathan" w:date="2024-09-08T20:12:00Z">
        <w:r w:rsidRPr="00915F89" w:rsidDel="00915F89">
          <w:rPr>
            <w:rPrChange w:id="620" w:author="Vachiravel Sabarinathan" w:date="2024-09-08T20:12:00Z">
              <w:rPr>
                <w:rStyle w:val="Hyperlink"/>
                <w:noProof/>
              </w:rPr>
            </w:rPrChange>
          </w:rPr>
          <w:delText>Table 8: Site License Command List</w:delText>
        </w:r>
        <w:r w:rsidDel="00915F89">
          <w:rPr>
            <w:noProof/>
            <w:webHidden/>
          </w:rPr>
          <w:tab/>
          <w:delText>27</w:delText>
        </w:r>
      </w:del>
    </w:p>
    <w:p w14:paraId="3DF40CE3" w14:textId="62BAD1F1" w:rsidR="00D4719B" w:rsidRPr="00E62C28" w:rsidRDefault="005C1D77" w:rsidP="00830C17">
      <w:pPr>
        <w:spacing w:line="240" w:lineRule="auto"/>
        <w:rPr>
          <w:rFonts w:ascii="Trebuchet MS" w:hAnsi="Trebuchet MS"/>
          <w:sz w:val="24"/>
          <w:szCs w:val="24"/>
        </w:rPr>
      </w:pPr>
      <w:r w:rsidRPr="00E62C28">
        <w:rPr>
          <w:rFonts w:ascii="Trebuchet MS" w:hAnsi="Trebuchet MS"/>
          <w:sz w:val="24"/>
          <w:szCs w:val="24"/>
        </w:rPr>
        <w:fldChar w:fldCharType="end"/>
      </w:r>
    </w:p>
    <w:p w14:paraId="569F283F" w14:textId="77777777" w:rsidR="00D4719B" w:rsidRPr="00E62C28" w:rsidRDefault="00D4719B" w:rsidP="00830C17">
      <w:pPr>
        <w:spacing w:line="240" w:lineRule="auto"/>
        <w:rPr>
          <w:rFonts w:ascii="Trebuchet MS" w:hAnsi="Trebuchet MS"/>
          <w:b/>
          <w:sz w:val="24"/>
          <w:szCs w:val="24"/>
        </w:rPr>
      </w:pPr>
    </w:p>
    <w:p w14:paraId="32D7D32D" w14:textId="77777777" w:rsidR="00D4719B" w:rsidRPr="00E62C28" w:rsidRDefault="00D4719B" w:rsidP="00830C17">
      <w:pPr>
        <w:spacing w:line="240" w:lineRule="auto"/>
        <w:rPr>
          <w:rFonts w:ascii="Trebuchet MS" w:hAnsi="Trebuchet MS"/>
          <w:b/>
          <w:sz w:val="24"/>
          <w:szCs w:val="24"/>
        </w:rPr>
      </w:pPr>
    </w:p>
    <w:p w14:paraId="1CCD3A78" w14:textId="77777777" w:rsidR="00D4719B" w:rsidRPr="00E62C28" w:rsidRDefault="00D4719B" w:rsidP="00830C17">
      <w:pPr>
        <w:spacing w:line="240" w:lineRule="auto"/>
        <w:rPr>
          <w:rFonts w:ascii="Trebuchet MS" w:hAnsi="Trebuchet MS"/>
          <w:b/>
          <w:sz w:val="24"/>
          <w:szCs w:val="24"/>
        </w:rPr>
      </w:pPr>
    </w:p>
    <w:p w14:paraId="0848CE43" w14:textId="77777777" w:rsidR="00D4719B" w:rsidRPr="00E62C28" w:rsidRDefault="00D4719B" w:rsidP="00830C17">
      <w:pPr>
        <w:spacing w:line="240" w:lineRule="auto"/>
        <w:rPr>
          <w:rFonts w:ascii="Trebuchet MS" w:hAnsi="Trebuchet MS"/>
          <w:b/>
          <w:sz w:val="24"/>
          <w:szCs w:val="24"/>
        </w:rPr>
      </w:pPr>
    </w:p>
    <w:p w14:paraId="6C1D8A72" w14:textId="77777777" w:rsidR="00D4719B" w:rsidRPr="00E62C28" w:rsidRDefault="00D4719B" w:rsidP="00830C17">
      <w:pPr>
        <w:spacing w:line="240" w:lineRule="auto"/>
        <w:rPr>
          <w:rFonts w:ascii="Trebuchet MS" w:hAnsi="Trebuchet MS"/>
          <w:b/>
          <w:sz w:val="24"/>
          <w:szCs w:val="24"/>
        </w:rPr>
      </w:pPr>
    </w:p>
    <w:p w14:paraId="44553AC3" w14:textId="77777777" w:rsidR="00D4719B" w:rsidRPr="00E62C28" w:rsidRDefault="00D4719B" w:rsidP="00830C17">
      <w:pPr>
        <w:spacing w:line="240" w:lineRule="auto"/>
        <w:rPr>
          <w:rFonts w:ascii="Trebuchet MS" w:hAnsi="Trebuchet MS"/>
          <w:b/>
          <w:sz w:val="24"/>
          <w:szCs w:val="24"/>
        </w:rPr>
      </w:pPr>
    </w:p>
    <w:p w14:paraId="14BC34B7" w14:textId="77777777" w:rsidR="00D4719B" w:rsidRPr="00E62C28" w:rsidRDefault="00D4719B" w:rsidP="00830C17">
      <w:pPr>
        <w:spacing w:line="240" w:lineRule="auto"/>
        <w:rPr>
          <w:rFonts w:ascii="Trebuchet MS" w:hAnsi="Trebuchet MS"/>
          <w:b/>
          <w:sz w:val="24"/>
          <w:szCs w:val="24"/>
        </w:rPr>
      </w:pPr>
    </w:p>
    <w:p w14:paraId="133F1D36" w14:textId="77777777" w:rsidR="00D4719B" w:rsidRPr="00E62C28" w:rsidRDefault="00D4719B" w:rsidP="00830C17">
      <w:pPr>
        <w:spacing w:line="240" w:lineRule="auto"/>
        <w:rPr>
          <w:rFonts w:ascii="Trebuchet MS" w:hAnsi="Trebuchet MS"/>
          <w:b/>
          <w:sz w:val="24"/>
          <w:szCs w:val="24"/>
        </w:rPr>
      </w:pPr>
    </w:p>
    <w:p w14:paraId="77505417" w14:textId="77777777" w:rsidR="00D4719B" w:rsidRPr="00E62C28" w:rsidRDefault="00D4719B" w:rsidP="00830C17">
      <w:pPr>
        <w:spacing w:line="240" w:lineRule="auto"/>
        <w:rPr>
          <w:rFonts w:ascii="Trebuchet MS" w:hAnsi="Trebuchet MS"/>
          <w:b/>
          <w:sz w:val="24"/>
          <w:szCs w:val="24"/>
        </w:rPr>
      </w:pPr>
    </w:p>
    <w:p w14:paraId="5FB6EE64" w14:textId="77777777" w:rsidR="00D4719B" w:rsidRPr="00E62C28" w:rsidRDefault="00D4719B" w:rsidP="00830C17">
      <w:pPr>
        <w:spacing w:line="240" w:lineRule="auto"/>
        <w:rPr>
          <w:rFonts w:ascii="Trebuchet MS" w:hAnsi="Trebuchet MS"/>
          <w:b/>
          <w:sz w:val="24"/>
          <w:szCs w:val="24"/>
        </w:rPr>
      </w:pPr>
    </w:p>
    <w:p w14:paraId="07E44BDF" w14:textId="77777777" w:rsidR="00D4719B" w:rsidRPr="00E62C28" w:rsidRDefault="00D4719B" w:rsidP="00830C17">
      <w:pPr>
        <w:spacing w:line="240" w:lineRule="auto"/>
        <w:rPr>
          <w:rFonts w:ascii="Trebuchet MS" w:hAnsi="Trebuchet MS"/>
          <w:b/>
          <w:sz w:val="24"/>
          <w:szCs w:val="24"/>
        </w:rPr>
      </w:pPr>
    </w:p>
    <w:p w14:paraId="5C3F5FCF" w14:textId="77777777" w:rsidR="00D4719B" w:rsidRPr="00E62C28" w:rsidRDefault="00D4719B" w:rsidP="00830C17">
      <w:pPr>
        <w:spacing w:line="240" w:lineRule="auto"/>
        <w:rPr>
          <w:rFonts w:ascii="Trebuchet MS" w:hAnsi="Trebuchet MS"/>
          <w:b/>
          <w:sz w:val="24"/>
          <w:szCs w:val="24"/>
        </w:rPr>
      </w:pPr>
    </w:p>
    <w:p w14:paraId="064B7214" w14:textId="77777777" w:rsidR="00D4719B" w:rsidRPr="00E62C28" w:rsidRDefault="00D4719B" w:rsidP="00830C17">
      <w:pPr>
        <w:spacing w:line="240" w:lineRule="auto"/>
        <w:rPr>
          <w:rFonts w:ascii="Trebuchet MS" w:hAnsi="Trebuchet MS"/>
          <w:b/>
          <w:sz w:val="24"/>
          <w:szCs w:val="24"/>
        </w:rPr>
      </w:pPr>
    </w:p>
    <w:p w14:paraId="17640FA2" w14:textId="77777777" w:rsidR="00D4719B" w:rsidRDefault="00D4719B" w:rsidP="00830C17">
      <w:pPr>
        <w:spacing w:line="240" w:lineRule="auto"/>
        <w:rPr>
          <w:rFonts w:ascii="Trebuchet MS" w:hAnsi="Trebuchet MS"/>
          <w:b/>
          <w:sz w:val="24"/>
          <w:szCs w:val="24"/>
        </w:rPr>
      </w:pPr>
    </w:p>
    <w:p w14:paraId="172EEFA7" w14:textId="77777777" w:rsidR="004C5E7D" w:rsidRDefault="004C5E7D" w:rsidP="00830C17">
      <w:pPr>
        <w:spacing w:line="240" w:lineRule="auto"/>
        <w:rPr>
          <w:rFonts w:ascii="Trebuchet MS" w:hAnsi="Trebuchet MS"/>
          <w:b/>
          <w:sz w:val="24"/>
          <w:szCs w:val="24"/>
        </w:rPr>
      </w:pPr>
    </w:p>
    <w:p w14:paraId="46128549" w14:textId="77777777" w:rsidR="004C5E7D" w:rsidRDefault="004C5E7D" w:rsidP="00830C17">
      <w:pPr>
        <w:spacing w:line="240" w:lineRule="auto"/>
        <w:rPr>
          <w:rFonts w:ascii="Trebuchet MS" w:hAnsi="Trebuchet MS"/>
          <w:b/>
          <w:sz w:val="24"/>
          <w:szCs w:val="24"/>
        </w:rPr>
      </w:pPr>
    </w:p>
    <w:p w14:paraId="67FD5881" w14:textId="77777777" w:rsidR="004C5E7D" w:rsidRPr="00E62C28" w:rsidRDefault="004C5E7D" w:rsidP="00830C17">
      <w:pPr>
        <w:spacing w:line="240" w:lineRule="auto"/>
        <w:rPr>
          <w:rFonts w:ascii="Trebuchet MS" w:hAnsi="Trebuchet MS"/>
          <w:b/>
          <w:sz w:val="24"/>
          <w:szCs w:val="24"/>
        </w:rPr>
      </w:pPr>
    </w:p>
    <w:p w14:paraId="74B86D53" w14:textId="77777777" w:rsidR="00D4719B" w:rsidRPr="00E62C28" w:rsidRDefault="00D4719B" w:rsidP="00830C17">
      <w:pPr>
        <w:spacing w:line="240" w:lineRule="auto"/>
        <w:rPr>
          <w:rFonts w:ascii="Trebuchet MS" w:hAnsi="Trebuchet MS"/>
          <w:b/>
          <w:sz w:val="24"/>
          <w:szCs w:val="24"/>
        </w:rPr>
      </w:pPr>
    </w:p>
    <w:p w14:paraId="62470130" w14:textId="77777777" w:rsidR="00D4719B" w:rsidRPr="00E62C28" w:rsidRDefault="00D4719B" w:rsidP="00830C17">
      <w:pPr>
        <w:spacing w:line="240" w:lineRule="auto"/>
        <w:rPr>
          <w:rFonts w:ascii="Trebuchet MS" w:hAnsi="Trebuchet MS"/>
          <w:b/>
          <w:sz w:val="24"/>
          <w:szCs w:val="24"/>
        </w:rPr>
      </w:pPr>
    </w:p>
    <w:p w14:paraId="590567FA" w14:textId="77777777" w:rsidR="00D4719B" w:rsidRPr="00E62C28" w:rsidRDefault="00D4719B" w:rsidP="00830C17">
      <w:pPr>
        <w:spacing w:line="240" w:lineRule="auto"/>
        <w:rPr>
          <w:rFonts w:ascii="Trebuchet MS" w:hAnsi="Trebuchet MS"/>
          <w:b/>
          <w:sz w:val="24"/>
          <w:szCs w:val="24"/>
        </w:rPr>
      </w:pPr>
    </w:p>
    <w:p w14:paraId="3F72BDFC" w14:textId="77777777" w:rsidR="00D4719B" w:rsidRPr="00E62C28" w:rsidRDefault="00D4719B" w:rsidP="00830C17">
      <w:pPr>
        <w:spacing w:line="240" w:lineRule="auto"/>
        <w:rPr>
          <w:rFonts w:ascii="Trebuchet MS" w:hAnsi="Trebuchet MS"/>
          <w:b/>
          <w:sz w:val="24"/>
          <w:szCs w:val="24"/>
        </w:rPr>
      </w:pPr>
    </w:p>
    <w:p w14:paraId="2FEF300F" w14:textId="77777777" w:rsidR="007464E1" w:rsidRPr="00E62C28" w:rsidRDefault="007464E1">
      <w:pPr>
        <w:rPr>
          <w:rFonts w:ascii="Trebuchet MS" w:eastAsiaTheme="majorEastAsia" w:hAnsi="Trebuchet MS" w:cstheme="majorBidi"/>
          <w:sz w:val="24"/>
          <w:szCs w:val="24"/>
        </w:rPr>
      </w:pPr>
    </w:p>
    <w:p w14:paraId="06137C2E" w14:textId="33ED059F" w:rsidR="009C01D6" w:rsidRDefault="009C01D6">
      <w:pPr>
        <w:rPr>
          <w:rFonts w:ascii="Trebuchet MS" w:eastAsiaTheme="majorEastAsia" w:hAnsi="Trebuchet MS" w:cstheme="majorBidi"/>
          <w:sz w:val="24"/>
          <w:szCs w:val="24"/>
        </w:rPr>
      </w:pPr>
    </w:p>
    <w:p w14:paraId="348FA430" w14:textId="77777777" w:rsidR="00D4719B" w:rsidRPr="00E62C28" w:rsidRDefault="00D4719B" w:rsidP="00D4719B">
      <w:pPr>
        <w:pStyle w:val="Heading1"/>
        <w:jc w:val="center"/>
        <w:rPr>
          <w:rFonts w:ascii="Trebuchet MS" w:hAnsi="Trebuchet MS"/>
          <w:color w:val="auto"/>
          <w:sz w:val="24"/>
          <w:szCs w:val="24"/>
        </w:rPr>
      </w:pPr>
      <w:bookmarkStart w:id="621" w:name="_Toc176718763"/>
      <w:r w:rsidRPr="00E62C28">
        <w:rPr>
          <w:rFonts w:ascii="Trebuchet MS" w:hAnsi="Trebuchet MS"/>
          <w:color w:val="auto"/>
          <w:sz w:val="24"/>
          <w:szCs w:val="24"/>
        </w:rPr>
        <w:t>REVISION HISTORY</w:t>
      </w:r>
      <w:bookmarkEnd w:id="621"/>
    </w:p>
    <w:tbl>
      <w:tblPr>
        <w:tblStyle w:val="TableGrid"/>
        <w:tblW w:w="9715" w:type="dxa"/>
        <w:tblLook w:val="04A0" w:firstRow="1" w:lastRow="0" w:firstColumn="1" w:lastColumn="0" w:noHBand="0" w:noVBand="1"/>
      </w:tblPr>
      <w:tblGrid>
        <w:gridCol w:w="693"/>
        <w:gridCol w:w="2098"/>
        <w:gridCol w:w="1099"/>
        <w:gridCol w:w="1703"/>
        <w:gridCol w:w="1759"/>
        <w:gridCol w:w="1074"/>
        <w:gridCol w:w="1289"/>
      </w:tblGrid>
      <w:tr w:rsidR="00F950D8" w:rsidRPr="00E62C28" w14:paraId="70265A64" w14:textId="77777777" w:rsidTr="00815D28">
        <w:tc>
          <w:tcPr>
            <w:tcW w:w="693" w:type="dxa"/>
          </w:tcPr>
          <w:p w14:paraId="059A971D" w14:textId="77777777" w:rsidR="00F950D8" w:rsidRPr="00E62C28" w:rsidRDefault="00F950D8" w:rsidP="00830C17">
            <w:pPr>
              <w:rPr>
                <w:rFonts w:ascii="Trebuchet MS" w:hAnsi="Trebuchet MS"/>
                <w:sz w:val="24"/>
                <w:szCs w:val="24"/>
              </w:rPr>
            </w:pPr>
            <w:r w:rsidRPr="00E62C28">
              <w:rPr>
                <w:rFonts w:ascii="Trebuchet MS" w:hAnsi="Trebuchet MS"/>
                <w:sz w:val="24"/>
                <w:szCs w:val="24"/>
              </w:rPr>
              <w:t>Rev.</w:t>
            </w:r>
          </w:p>
        </w:tc>
        <w:tc>
          <w:tcPr>
            <w:tcW w:w="2133" w:type="dxa"/>
          </w:tcPr>
          <w:p w14:paraId="16A3E690" w14:textId="77777777" w:rsidR="00F950D8" w:rsidRPr="00E62C28" w:rsidRDefault="00F950D8" w:rsidP="00830C17">
            <w:pPr>
              <w:rPr>
                <w:rFonts w:ascii="Trebuchet MS" w:hAnsi="Trebuchet MS"/>
                <w:sz w:val="24"/>
                <w:szCs w:val="24"/>
              </w:rPr>
            </w:pPr>
            <w:r w:rsidRPr="00E62C28">
              <w:rPr>
                <w:rFonts w:ascii="Trebuchet MS" w:hAnsi="Trebuchet MS"/>
                <w:sz w:val="24"/>
                <w:szCs w:val="24"/>
              </w:rPr>
              <w:t>Date</w:t>
            </w:r>
          </w:p>
        </w:tc>
        <w:tc>
          <w:tcPr>
            <w:tcW w:w="1099" w:type="dxa"/>
          </w:tcPr>
          <w:p w14:paraId="28D0F08A" w14:textId="77777777" w:rsidR="00F950D8" w:rsidRPr="00E62C28" w:rsidRDefault="00F950D8" w:rsidP="00830C17">
            <w:pPr>
              <w:rPr>
                <w:rFonts w:ascii="Trebuchet MS" w:hAnsi="Trebuchet MS"/>
                <w:sz w:val="24"/>
                <w:szCs w:val="24"/>
              </w:rPr>
            </w:pPr>
            <w:r w:rsidRPr="00E62C28">
              <w:rPr>
                <w:rFonts w:ascii="Trebuchet MS" w:hAnsi="Trebuchet MS"/>
                <w:sz w:val="24"/>
                <w:szCs w:val="24"/>
              </w:rPr>
              <w:t>Agile Revision</w:t>
            </w:r>
          </w:p>
        </w:tc>
        <w:tc>
          <w:tcPr>
            <w:tcW w:w="1708" w:type="dxa"/>
          </w:tcPr>
          <w:p w14:paraId="72A8A9E2" w14:textId="77777777" w:rsidR="00F950D8" w:rsidRPr="00E62C28" w:rsidRDefault="00F950D8" w:rsidP="00830C17">
            <w:pPr>
              <w:rPr>
                <w:rFonts w:ascii="Trebuchet MS" w:hAnsi="Trebuchet MS"/>
                <w:sz w:val="24"/>
                <w:szCs w:val="24"/>
              </w:rPr>
            </w:pPr>
            <w:r w:rsidRPr="00E62C28">
              <w:rPr>
                <w:rFonts w:ascii="Trebuchet MS" w:hAnsi="Trebuchet MS"/>
                <w:sz w:val="24"/>
                <w:szCs w:val="24"/>
              </w:rPr>
              <w:t>Updated By</w:t>
            </w:r>
          </w:p>
        </w:tc>
        <w:tc>
          <w:tcPr>
            <w:tcW w:w="1777" w:type="dxa"/>
          </w:tcPr>
          <w:p w14:paraId="4B8A3571" w14:textId="77777777" w:rsidR="00F950D8" w:rsidRPr="00E62C28" w:rsidRDefault="00F950D8" w:rsidP="00830C17">
            <w:pPr>
              <w:rPr>
                <w:rFonts w:ascii="Trebuchet MS" w:hAnsi="Trebuchet MS"/>
                <w:sz w:val="24"/>
                <w:szCs w:val="24"/>
              </w:rPr>
            </w:pPr>
            <w:r w:rsidRPr="00E62C28">
              <w:rPr>
                <w:rFonts w:ascii="Trebuchet MS" w:hAnsi="Trebuchet MS"/>
                <w:sz w:val="24"/>
                <w:szCs w:val="24"/>
              </w:rPr>
              <w:t>Revision Description</w:t>
            </w:r>
          </w:p>
        </w:tc>
        <w:tc>
          <w:tcPr>
            <w:tcW w:w="1074" w:type="dxa"/>
          </w:tcPr>
          <w:p w14:paraId="10311116" w14:textId="77777777" w:rsidR="00F950D8" w:rsidRPr="00E62C28" w:rsidRDefault="00F950D8" w:rsidP="00830C17">
            <w:pPr>
              <w:rPr>
                <w:rFonts w:ascii="Trebuchet MS" w:hAnsi="Trebuchet MS"/>
                <w:sz w:val="24"/>
                <w:szCs w:val="24"/>
              </w:rPr>
            </w:pPr>
            <w:r w:rsidRPr="00E62C28">
              <w:rPr>
                <w:rFonts w:ascii="Trebuchet MS" w:hAnsi="Trebuchet MS"/>
                <w:sz w:val="24"/>
                <w:szCs w:val="24"/>
              </w:rPr>
              <w:t>Planned Release</w:t>
            </w:r>
          </w:p>
        </w:tc>
        <w:tc>
          <w:tcPr>
            <w:tcW w:w="1231" w:type="dxa"/>
          </w:tcPr>
          <w:p w14:paraId="45693516" w14:textId="77777777" w:rsidR="00F950D8" w:rsidRPr="00E62C28" w:rsidRDefault="00F950D8" w:rsidP="00830C17">
            <w:pPr>
              <w:rPr>
                <w:rFonts w:ascii="Trebuchet MS" w:hAnsi="Trebuchet MS"/>
                <w:sz w:val="24"/>
                <w:szCs w:val="24"/>
              </w:rPr>
            </w:pPr>
            <w:r w:rsidRPr="00E62C28">
              <w:rPr>
                <w:rFonts w:ascii="Trebuchet MS" w:hAnsi="Trebuchet MS"/>
                <w:sz w:val="24"/>
                <w:szCs w:val="24"/>
              </w:rPr>
              <w:t>Status</w:t>
            </w:r>
          </w:p>
        </w:tc>
      </w:tr>
      <w:tr w:rsidR="00F950D8" w:rsidRPr="00E62C28" w14:paraId="1BC805D1" w14:textId="77777777" w:rsidTr="00815D28">
        <w:tc>
          <w:tcPr>
            <w:tcW w:w="693" w:type="dxa"/>
          </w:tcPr>
          <w:p w14:paraId="0A66A086" w14:textId="77777777" w:rsidR="00F950D8" w:rsidRPr="00E62C28" w:rsidRDefault="00F950D8" w:rsidP="00830C17">
            <w:pPr>
              <w:rPr>
                <w:rFonts w:ascii="Trebuchet MS" w:hAnsi="Trebuchet MS"/>
                <w:sz w:val="24"/>
                <w:szCs w:val="24"/>
              </w:rPr>
            </w:pPr>
            <w:r w:rsidRPr="00E62C28">
              <w:rPr>
                <w:rFonts w:ascii="Trebuchet MS" w:hAnsi="Trebuchet MS"/>
                <w:sz w:val="24"/>
                <w:szCs w:val="24"/>
              </w:rPr>
              <w:t>1.0</w:t>
            </w:r>
          </w:p>
        </w:tc>
        <w:tc>
          <w:tcPr>
            <w:tcW w:w="2133" w:type="dxa"/>
          </w:tcPr>
          <w:p w14:paraId="1E28E144" w14:textId="68D4A7C6" w:rsidR="00F950D8" w:rsidRPr="00E62C28" w:rsidRDefault="008607C8" w:rsidP="00830C17">
            <w:pPr>
              <w:rPr>
                <w:rFonts w:ascii="Trebuchet MS" w:hAnsi="Trebuchet MS"/>
                <w:sz w:val="24"/>
                <w:szCs w:val="24"/>
              </w:rPr>
            </w:pPr>
            <w:r>
              <w:rPr>
                <w:rFonts w:ascii="Trebuchet MS" w:hAnsi="Trebuchet MS"/>
                <w:sz w:val="24"/>
                <w:szCs w:val="24"/>
              </w:rPr>
              <w:t>0</w:t>
            </w:r>
            <w:r w:rsidR="00B671D4">
              <w:rPr>
                <w:rFonts w:ascii="Trebuchet MS" w:hAnsi="Trebuchet MS"/>
                <w:sz w:val="24"/>
                <w:szCs w:val="24"/>
              </w:rPr>
              <w:t>7</w:t>
            </w:r>
            <w:r>
              <w:rPr>
                <w:rFonts w:ascii="Trebuchet MS" w:hAnsi="Trebuchet MS"/>
                <w:sz w:val="24"/>
                <w:szCs w:val="24"/>
              </w:rPr>
              <w:t>/</w:t>
            </w:r>
            <w:r w:rsidR="00B671D4">
              <w:rPr>
                <w:rFonts w:ascii="Trebuchet MS" w:hAnsi="Trebuchet MS"/>
                <w:sz w:val="24"/>
                <w:szCs w:val="24"/>
              </w:rPr>
              <w:t>06</w:t>
            </w:r>
            <w:r>
              <w:rPr>
                <w:rFonts w:ascii="Trebuchet MS" w:hAnsi="Trebuchet MS"/>
                <w:sz w:val="24"/>
                <w:szCs w:val="24"/>
              </w:rPr>
              <w:t>/2023</w:t>
            </w:r>
          </w:p>
        </w:tc>
        <w:tc>
          <w:tcPr>
            <w:tcW w:w="1099" w:type="dxa"/>
          </w:tcPr>
          <w:p w14:paraId="2156A41A" w14:textId="77777777" w:rsidR="00F950D8" w:rsidRPr="00E62C28" w:rsidRDefault="00F950D8" w:rsidP="00830C17">
            <w:pPr>
              <w:rPr>
                <w:rFonts w:ascii="Trebuchet MS" w:hAnsi="Trebuchet MS"/>
                <w:sz w:val="24"/>
                <w:szCs w:val="24"/>
              </w:rPr>
            </w:pPr>
            <w:r w:rsidRPr="00E62C28">
              <w:rPr>
                <w:rFonts w:ascii="Trebuchet MS" w:hAnsi="Trebuchet MS"/>
                <w:sz w:val="24"/>
                <w:szCs w:val="24"/>
              </w:rPr>
              <w:t>1</w:t>
            </w:r>
          </w:p>
        </w:tc>
        <w:tc>
          <w:tcPr>
            <w:tcW w:w="1708" w:type="dxa"/>
          </w:tcPr>
          <w:p w14:paraId="02CE0411" w14:textId="77777777" w:rsidR="00F950D8" w:rsidRDefault="008607C8" w:rsidP="008607C8">
            <w:pPr>
              <w:rPr>
                <w:rFonts w:ascii="Trebuchet MS" w:hAnsi="Trebuchet MS"/>
                <w:sz w:val="24"/>
                <w:szCs w:val="24"/>
              </w:rPr>
            </w:pPr>
            <w:r>
              <w:rPr>
                <w:rFonts w:ascii="Trebuchet MS" w:hAnsi="Trebuchet MS"/>
                <w:sz w:val="24"/>
                <w:szCs w:val="24"/>
              </w:rPr>
              <w:t>Kha Truong</w:t>
            </w:r>
            <w:r w:rsidR="00E03A69">
              <w:rPr>
                <w:rFonts w:ascii="Trebuchet MS" w:hAnsi="Trebuchet MS"/>
                <w:sz w:val="24"/>
                <w:szCs w:val="24"/>
              </w:rPr>
              <w:t>,</w:t>
            </w:r>
          </w:p>
          <w:p w14:paraId="13E24E58" w14:textId="6AE7CB49" w:rsidR="004C5E7D" w:rsidRPr="00E62C28" w:rsidRDefault="004C5E7D" w:rsidP="008607C8">
            <w:pPr>
              <w:rPr>
                <w:rFonts w:ascii="Trebuchet MS" w:hAnsi="Trebuchet MS"/>
                <w:sz w:val="24"/>
                <w:szCs w:val="24"/>
              </w:rPr>
            </w:pPr>
            <w:r>
              <w:rPr>
                <w:rFonts w:ascii="Trebuchet MS" w:hAnsi="Trebuchet MS"/>
                <w:sz w:val="24"/>
                <w:szCs w:val="24"/>
              </w:rPr>
              <w:t>Sabarinathan</w:t>
            </w:r>
          </w:p>
        </w:tc>
        <w:tc>
          <w:tcPr>
            <w:tcW w:w="1777" w:type="dxa"/>
          </w:tcPr>
          <w:p w14:paraId="6BE431B9" w14:textId="2DF86310" w:rsidR="00F950D8" w:rsidRPr="00E62C28" w:rsidRDefault="00636A64" w:rsidP="008607C8">
            <w:pPr>
              <w:rPr>
                <w:rFonts w:ascii="Trebuchet MS" w:hAnsi="Trebuchet MS"/>
                <w:sz w:val="24"/>
                <w:szCs w:val="24"/>
              </w:rPr>
            </w:pPr>
            <w:r>
              <w:rPr>
                <w:rFonts w:ascii="Trebuchet MS" w:hAnsi="Trebuchet MS"/>
                <w:sz w:val="24"/>
                <w:szCs w:val="24"/>
              </w:rPr>
              <w:t>Review</w:t>
            </w:r>
            <w:r w:rsidR="00F950D8" w:rsidRPr="00E62C28">
              <w:rPr>
                <w:rFonts w:ascii="Trebuchet MS" w:hAnsi="Trebuchet MS"/>
                <w:sz w:val="24"/>
                <w:szCs w:val="24"/>
              </w:rPr>
              <w:t xml:space="preserve"> Draft</w:t>
            </w:r>
            <w:r w:rsidR="003838E6">
              <w:rPr>
                <w:rFonts w:ascii="Trebuchet MS" w:hAnsi="Trebuchet MS"/>
                <w:sz w:val="24"/>
                <w:szCs w:val="24"/>
              </w:rPr>
              <w:t xml:space="preserve"> for </w:t>
            </w:r>
            <w:r w:rsidR="008607C8">
              <w:rPr>
                <w:rFonts w:ascii="Trebuchet MS" w:hAnsi="Trebuchet MS"/>
                <w:sz w:val="24"/>
                <w:szCs w:val="24"/>
              </w:rPr>
              <w:t>MPLS Licensing</w:t>
            </w:r>
            <w:r w:rsidR="003838E6">
              <w:rPr>
                <w:rFonts w:ascii="Trebuchet MS" w:hAnsi="Trebuchet MS"/>
                <w:sz w:val="24"/>
                <w:szCs w:val="24"/>
              </w:rPr>
              <w:t xml:space="preserve"> </w:t>
            </w:r>
            <w:r w:rsidR="00E41B57">
              <w:rPr>
                <w:rFonts w:ascii="Trebuchet MS" w:hAnsi="Trebuchet MS"/>
                <w:sz w:val="24"/>
                <w:szCs w:val="24"/>
              </w:rPr>
              <w:t>for AOSDEV-2472</w:t>
            </w:r>
          </w:p>
        </w:tc>
        <w:tc>
          <w:tcPr>
            <w:tcW w:w="1074" w:type="dxa"/>
          </w:tcPr>
          <w:p w14:paraId="2C548968" w14:textId="60AD2FDB" w:rsidR="00F950D8" w:rsidRPr="00E62C28" w:rsidRDefault="00F950D8" w:rsidP="00830C17">
            <w:pPr>
              <w:rPr>
                <w:rFonts w:ascii="Trebuchet MS" w:hAnsi="Trebuchet MS"/>
                <w:sz w:val="24"/>
                <w:szCs w:val="24"/>
              </w:rPr>
            </w:pPr>
            <w:r w:rsidRPr="00E62C28">
              <w:rPr>
                <w:rFonts w:ascii="Trebuchet MS" w:hAnsi="Trebuchet MS"/>
                <w:sz w:val="24"/>
                <w:szCs w:val="24"/>
              </w:rPr>
              <w:t>8.</w:t>
            </w:r>
            <w:r w:rsidR="008607C8">
              <w:rPr>
                <w:rFonts w:ascii="Trebuchet MS" w:hAnsi="Trebuchet MS"/>
                <w:sz w:val="24"/>
                <w:szCs w:val="24"/>
              </w:rPr>
              <w:t>9</w:t>
            </w:r>
            <w:r w:rsidRPr="00E62C28">
              <w:rPr>
                <w:rFonts w:ascii="Trebuchet MS" w:hAnsi="Trebuchet MS"/>
                <w:sz w:val="24"/>
                <w:szCs w:val="24"/>
              </w:rPr>
              <w:t>.R0</w:t>
            </w:r>
            <w:r w:rsidR="008607C8">
              <w:rPr>
                <w:rFonts w:ascii="Trebuchet MS" w:hAnsi="Trebuchet MS"/>
                <w:sz w:val="24"/>
                <w:szCs w:val="24"/>
              </w:rPr>
              <w:t>3</w:t>
            </w:r>
          </w:p>
        </w:tc>
        <w:tc>
          <w:tcPr>
            <w:tcW w:w="1231" w:type="dxa"/>
          </w:tcPr>
          <w:p w14:paraId="422836B8" w14:textId="77777777" w:rsidR="00F950D8" w:rsidRPr="00E62C28" w:rsidRDefault="00F950D8" w:rsidP="00830C17">
            <w:pPr>
              <w:rPr>
                <w:rFonts w:ascii="Trebuchet MS" w:hAnsi="Trebuchet MS"/>
                <w:sz w:val="24"/>
                <w:szCs w:val="24"/>
              </w:rPr>
            </w:pPr>
            <w:r w:rsidRPr="00E62C28">
              <w:rPr>
                <w:rFonts w:ascii="Trebuchet MS" w:hAnsi="Trebuchet MS"/>
                <w:sz w:val="24"/>
                <w:szCs w:val="24"/>
              </w:rPr>
              <w:t>Review Draft</w:t>
            </w:r>
          </w:p>
        </w:tc>
      </w:tr>
      <w:tr w:rsidR="002E6961" w:rsidRPr="00E62C28" w14:paraId="5E5A08C3" w14:textId="77777777" w:rsidTr="00815D28">
        <w:tc>
          <w:tcPr>
            <w:tcW w:w="693" w:type="dxa"/>
          </w:tcPr>
          <w:p w14:paraId="6C19A62F" w14:textId="041A1FE2" w:rsidR="002E6961" w:rsidRPr="00E62C28" w:rsidRDefault="002E6961" w:rsidP="00830C17">
            <w:pPr>
              <w:rPr>
                <w:rFonts w:ascii="Trebuchet MS" w:hAnsi="Trebuchet MS"/>
                <w:sz w:val="24"/>
                <w:szCs w:val="24"/>
              </w:rPr>
            </w:pPr>
            <w:r>
              <w:rPr>
                <w:rFonts w:ascii="Trebuchet MS" w:hAnsi="Trebuchet MS"/>
                <w:sz w:val="24"/>
                <w:szCs w:val="24"/>
              </w:rPr>
              <w:t>1.1</w:t>
            </w:r>
          </w:p>
        </w:tc>
        <w:tc>
          <w:tcPr>
            <w:tcW w:w="2133" w:type="dxa"/>
          </w:tcPr>
          <w:p w14:paraId="2F0944BF" w14:textId="64B75075" w:rsidR="002E6961" w:rsidRDefault="002E6961" w:rsidP="00830C17">
            <w:pPr>
              <w:rPr>
                <w:rFonts w:ascii="Trebuchet MS" w:hAnsi="Trebuchet MS"/>
                <w:sz w:val="24"/>
                <w:szCs w:val="24"/>
              </w:rPr>
            </w:pPr>
            <w:r>
              <w:rPr>
                <w:rFonts w:ascii="Trebuchet MS" w:hAnsi="Trebuchet MS"/>
                <w:sz w:val="24"/>
                <w:szCs w:val="24"/>
              </w:rPr>
              <w:t>0</w:t>
            </w:r>
            <w:r w:rsidR="0012170F">
              <w:rPr>
                <w:rFonts w:ascii="Trebuchet MS" w:hAnsi="Trebuchet MS"/>
                <w:sz w:val="24"/>
                <w:szCs w:val="24"/>
              </w:rPr>
              <w:t>9</w:t>
            </w:r>
            <w:r>
              <w:rPr>
                <w:rFonts w:ascii="Trebuchet MS" w:hAnsi="Trebuchet MS"/>
                <w:sz w:val="24"/>
                <w:szCs w:val="24"/>
              </w:rPr>
              <w:t>/</w:t>
            </w:r>
            <w:r w:rsidR="002C72FF">
              <w:rPr>
                <w:rFonts w:ascii="Trebuchet MS" w:hAnsi="Trebuchet MS"/>
                <w:sz w:val="24"/>
                <w:szCs w:val="24"/>
              </w:rPr>
              <w:t>12</w:t>
            </w:r>
            <w:r>
              <w:rPr>
                <w:rFonts w:ascii="Trebuchet MS" w:hAnsi="Trebuchet MS"/>
                <w:sz w:val="24"/>
                <w:szCs w:val="24"/>
              </w:rPr>
              <w:t>/2023</w:t>
            </w:r>
          </w:p>
        </w:tc>
        <w:tc>
          <w:tcPr>
            <w:tcW w:w="1099" w:type="dxa"/>
          </w:tcPr>
          <w:p w14:paraId="119F2DFA" w14:textId="571E898A" w:rsidR="002E6961" w:rsidRPr="00E62C28" w:rsidRDefault="00B33176" w:rsidP="00830C17">
            <w:pPr>
              <w:rPr>
                <w:rFonts w:ascii="Trebuchet MS" w:hAnsi="Trebuchet MS"/>
                <w:sz w:val="24"/>
                <w:szCs w:val="24"/>
              </w:rPr>
            </w:pPr>
            <w:r>
              <w:rPr>
                <w:rFonts w:ascii="Trebuchet MS" w:hAnsi="Trebuchet MS"/>
                <w:sz w:val="24"/>
                <w:szCs w:val="24"/>
              </w:rPr>
              <w:t>A</w:t>
            </w:r>
          </w:p>
        </w:tc>
        <w:tc>
          <w:tcPr>
            <w:tcW w:w="1708" w:type="dxa"/>
          </w:tcPr>
          <w:p w14:paraId="2A78F874" w14:textId="77777777" w:rsidR="007950DD" w:rsidRDefault="007950DD" w:rsidP="007950DD">
            <w:pPr>
              <w:rPr>
                <w:rFonts w:ascii="Trebuchet MS" w:hAnsi="Trebuchet MS"/>
                <w:sz w:val="24"/>
                <w:szCs w:val="24"/>
              </w:rPr>
            </w:pPr>
            <w:r>
              <w:rPr>
                <w:rFonts w:ascii="Trebuchet MS" w:hAnsi="Trebuchet MS"/>
                <w:sz w:val="24"/>
                <w:szCs w:val="24"/>
              </w:rPr>
              <w:t>Kha Truong,</w:t>
            </w:r>
          </w:p>
          <w:p w14:paraId="22B39A73" w14:textId="7DE04597" w:rsidR="002E6961" w:rsidRDefault="007950DD" w:rsidP="007950DD">
            <w:pPr>
              <w:rPr>
                <w:rFonts w:ascii="Trebuchet MS" w:hAnsi="Trebuchet MS"/>
                <w:sz w:val="24"/>
                <w:szCs w:val="24"/>
              </w:rPr>
            </w:pPr>
            <w:r>
              <w:rPr>
                <w:rFonts w:ascii="Trebuchet MS" w:hAnsi="Trebuchet MS"/>
                <w:sz w:val="24"/>
                <w:szCs w:val="24"/>
              </w:rPr>
              <w:t>Sabarinathan</w:t>
            </w:r>
          </w:p>
        </w:tc>
        <w:tc>
          <w:tcPr>
            <w:tcW w:w="1777" w:type="dxa"/>
          </w:tcPr>
          <w:p w14:paraId="5F390451" w14:textId="7D8EEC60" w:rsidR="002E6961" w:rsidRDefault="007950DD" w:rsidP="008607C8">
            <w:pPr>
              <w:rPr>
                <w:rFonts w:ascii="Trebuchet MS" w:hAnsi="Trebuchet MS"/>
                <w:sz w:val="24"/>
                <w:szCs w:val="24"/>
              </w:rPr>
            </w:pPr>
            <w:r>
              <w:rPr>
                <w:rFonts w:ascii="Trebuchet MS" w:hAnsi="Trebuchet MS"/>
                <w:sz w:val="24"/>
                <w:szCs w:val="24"/>
              </w:rPr>
              <w:t>Update after review</w:t>
            </w:r>
          </w:p>
        </w:tc>
        <w:tc>
          <w:tcPr>
            <w:tcW w:w="1074" w:type="dxa"/>
          </w:tcPr>
          <w:p w14:paraId="29678FC3" w14:textId="38E23ACB" w:rsidR="002E6961" w:rsidRPr="00E62C28" w:rsidRDefault="007950DD" w:rsidP="00830C17">
            <w:pPr>
              <w:rPr>
                <w:rFonts w:ascii="Trebuchet MS" w:hAnsi="Trebuchet MS"/>
                <w:sz w:val="24"/>
                <w:szCs w:val="24"/>
              </w:rPr>
            </w:pPr>
            <w:r>
              <w:rPr>
                <w:rFonts w:ascii="Trebuchet MS" w:hAnsi="Trebuchet MS"/>
                <w:sz w:val="24"/>
                <w:szCs w:val="24"/>
              </w:rPr>
              <w:t>89R03</w:t>
            </w:r>
          </w:p>
        </w:tc>
        <w:tc>
          <w:tcPr>
            <w:tcW w:w="1231" w:type="dxa"/>
          </w:tcPr>
          <w:p w14:paraId="0502FABE" w14:textId="2F137EEB" w:rsidR="002E6961" w:rsidRPr="00E62C28" w:rsidRDefault="007950DD" w:rsidP="00830C17">
            <w:pPr>
              <w:rPr>
                <w:rFonts w:ascii="Trebuchet MS" w:hAnsi="Trebuchet MS"/>
                <w:sz w:val="24"/>
                <w:szCs w:val="24"/>
              </w:rPr>
            </w:pPr>
            <w:r>
              <w:rPr>
                <w:rFonts w:ascii="Trebuchet MS" w:hAnsi="Trebuchet MS"/>
                <w:sz w:val="24"/>
                <w:szCs w:val="24"/>
              </w:rPr>
              <w:t>Final</w:t>
            </w:r>
          </w:p>
        </w:tc>
      </w:tr>
      <w:tr w:rsidR="00161C0A" w:rsidRPr="00E62C28" w14:paraId="6A97485E" w14:textId="77777777" w:rsidTr="00815D28">
        <w:trPr>
          <w:ins w:id="622" w:author="Vachiravel Sabarinathan" w:date="2024-06-30T20:01:00Z"/>
        </w:trPr>
        <w:tc>
          <w:tcPr>
            <w:tcW w:w="693" w:type="dxa"/>
          </w:tcPr>
          <w:p w14:paraId="6F3955B5" w14:textId="79C11558" w:rsidR="00161C0A" w:rsidRDefault="00161C0A" w:rsidP="00161C0A">
            <w:pPr>
              <w:rPr>
                <w:ins w:id="623" w:author="Vachiravel Sabarinathan" w:date="2024-06-30T20:01:00Z"/>
                <w:rFonts w:ascii="Trebuchet MS" w:hAnsi="Trebuchet MS"/>
                <w:sz w:val="24"/>
                <w:szCs w:val="24"/>
              </w:rPr>
            </w:pPr>
            <w:ins w:id="624" w:author="Vachiravel Sabarinathan" w:date="2024-06-30T20:01:00Z">
              <w:r>
                <w:rPr>
                  <w:rFonts w:ascii="Trebuchet MS" w:hAnsi="Trebuchet MS"/>
                  <w:sz w:val="24"/>
                  <w:szCs w:val="24"/>
                </w:rPr>
                <w:t>1.2</w:t>
              </w:r>
            </w:ins>
          </w:p>
        </w:tc>
        <w:tc>
          <w:tcPr>
            <w:tcW w:w="2133" w:type="dxa"/>
          </w:tcPr>
          <w:p w14:paraId="059A0562" w14:textId="7F5CC614" w:rsidR="00161C0A" w:rsidRDefault="00161C0A" w:rsidP="00161C0A">
            <w:pPr>
              <w:rPr>
                <w:ins w:id="625" w:author="Vachiravel Sabarinathan" w:date="2024-06-30T20:01:00Z"/>
                <w:rFonts w:ascii="Trebuchet MS" w:hAnsi="Trebuchet MS"/>
                <w:sz w:val="24"/>
                <w:szCs w:val="24"/>
              </w:rPr>
            </w:pPr>
            <w:ins w:id="626" w:author="Vachiravel Sabarinathan" w:date="2024-06-30T20:01:00Z">
              <w:r>
                <w:rPr>
                  <w:rFonts w:ascii="Trebuchet MS" w:hAnsi="Trebuchet MS"/>
                  <w:sz w:val="24"/>
                  <w:szCs w:val="24"/>
                </w:rPr>
                <w:t>03/25/2023</w:t>
              </w:r>
            </w:ins>
          </w:p>
        </w:tc>
        <w:tc>
          <w:tcPr>
            <w:tcW w:w="1099" w:type="dxa"/>
          </w:tcPr>
          <w:p w14:paraId="00CD2133" w14:textId="7D226AB8" w:rsidR="00161C0A" w:rsidRDefault="00161C0A" w:rsidP="00161C0A">
            <w:pPr>
              <w:rPr>
                <w:ins w:id="627" w:author="Vachiravel Sabarinathan" w:date="2024-06-30T20:01:00Z"/>
                <w:rFonts w:ascii="Trebuchet MS" w:hAnsi="Trebuchet MS"/>
                <w:sz w:val="24"/>
                <w:szCs w:val="24"/>
              </w:rPr>
            </w:pPr>
            <w:ins w:id="628" w:author="Vachiravel Sabarinathan" w:date="2024-06-30T20:01:00Z">
              <w:del w:id="629" w:author="White Gloria" w:date="2024-09-12T15:50:00Z">
                <w:r w:rsidDel="0096056B">
                  <w:rPr>
                    <w:rFonts w:ascii="Trebuchet MS" w:hAnsi="Trebuchet MS"/>
                    <w:sz w:val="24"/>
                    <w:szCs w:val="24"/>
                  </w:rPr>
                  <w:delText>A</w:delText>
                </w:r>
              </w:del>
            </w:ins>
            <w:ins w:id="630" w:author="White Gloria" w:date="2024-09-12T15:50:00Z">
              <w:r w:rsidR="0096056B">
                <w:rPr>
                  <w:rFonts w:ascii="Trebuchet MS" w:hAnsi="Trebuchet MS"/>
                  <w:sz w:val="24"/>
                  <w:szCs w:val="24"/>
                </w:rPr>
                <w:t>1</w:t>
              </w:r>
            </w:ins>
          </w:p>
        </w:tc>
        <w:tc>
          <w:tcPr>
            <w:tcW w:w="1708" w:type="dxa"/>
          </w:tcPr>
          <w:p w14:paraId="587F5587" w14:textId="0743EC8D" w:rsidR="00161C0A" w:rsidRDefault="00161C0A" w:rsidP="00161C0A">
            <w:pPr>
              <w:rPr>
                <w:ins w:id="631" w:author="Vachiravel Sabarinathan" w:date="2024-06-30T20:01:00Z"/>
                <w:rFonts w:ascii="Trebuchet MS" w:hAnsi="Trebuchet MS"/>
                <w:sz w:val="24"/>
                <w:szCs w:val="24"/>
              </w:rPr>
            </w:pPr>
            <w:ins w:id="632" w:author="Vachiravel Sabarinathan" w:date="2024-06-30T20:01:00Z">
              <w:r>
                <w:rPr>
                  <w:rFonts w:ascii="Trebuchet MS" w:hAnsi="Trebuchet MS"/>
                  <w:sz w:val="24"/>
                  <w:szCs w:val="24"/>
                </w:rPr>
                <w:t>Kha Truong</w:t>
              </w:r>
            </w:ins>
          </w:p>
        </w:tc>
        <w:tc>
          <w:tcPr>
            <w:tcW w:w="1777" w:type="dxa"/>
          </w:tcPr>
          <w:p w14:paraId="2800F822" w14:textId="53D69D36" w:rsidR="00161C0A" w:rsidRDefault="00161C0A" w:rsidP="00161C0A">
            <w:pPr>
              <w:rPr>
                <w:ins w:id="633" w:author="Vachiravel Sabarinathan" w:date="2024-06-30T20:01:00Z"/>
                <w:rFonts w:ascii="Trebuchet MS" w:hAnsi="Trebuchet MS"/>
                <w:sz w:val="24"/>
                <w:szCs w:val="24"/>
              </w:rPr>
            </w:pPr>
            <w:ins w:id="634" w:author="Vachiravel Sabarinathan" w:date="2024-06-30T20:01:00Z">
              <w:r>
                <w:rPr>
                  <w:rFonts w:ascii="Trebuchet MS" w:hAnsi="Trebuchet MS"/>
                  <w:sz w:val="24"/>
                  <w:szCs w:val="24"/>
                </w:rPr>
                <w:t xml:space="preserve">Appendix A: AOSDEV-2233 6 x 50G speed support on OS6870 using license manager </w:t>
              </w:r>
            </w:ins>
          </w:p>
        </w:tc>
        <w:tc>
          <w:tcPr>
            <w:tcW w:w="1074" w:type="dxa"/>
          </w:tcPr>
          <w:p w14:paraId="483BF85C" w14:textId="6B59FF19" w:rsidR="00161C0A" w:rsidRDefault="00161C0A" w:rsidP="00161C0A">
            <w:pPr>
              <w:rPr>
                <w:ins w:id="635" w:author="Vachiravel Sabarinathan" w:date="2024-06-30T20:01:00Z"/>
                <w:rFonts w:ascii="Trebuchet MS" w:hAnsi="Trebuchet MS"/>
                <w:sz w:val="24"/>
                <w:szCs w:val="24"/>
              </w:rPr>
            </w:pPr>
            <w:ins w:id="636" w:author="Vachiravel Sabarinathan" w:date="2024-06-30T20:01:00Z">
              <w:r>
                <w:rPr>
                  <w:rFonts w:ascii="Trebuchet MS" w:hAnsi="Trebuchet MS"/>
                  <w:sz w:val="24"/>
                  <w:szCs w:val="24"/>
                </w:rPr>
                <w:t>810R02</w:t>
              </w:r>
            </w:ins>
          </w:p>
        </w:tc>
        <w:tc>
          <w:tcPr>
            <w:tcW w:w="1231" w:type="dxa"/>
          </w:tcPr>
          <w:p w14:paraId="3FB3AA41" w14:textId="769C6428" w:rsidR="00161C0A" w:rsidRDefault="00161C0A" w:rsidP="00161C0A">
            <w:pPr>
              <w:rPr>
                <w:ins w:id="637" w:author="Vachiravel Sabarinathan" w:date="2024-06-30T20:01:00Z"/>
                <w:rFonts w:ascii="Trebuchet MS" w:hAnsi="Trebuchet MS"/>
                <w:sz w:val="24"/>
                <w:szCs w:val="24"/>
              </w:rPr>
            </w:pPr>
            <w:ins w:id="638" w:author="Vachiravel Sabarinathan" w:date="2024-06-30T20:01:00Z">
              <w:r>
                <w:rPr>
                  <w:rFonts w:ascii="Trebuchet MS" w:hAnsi="Trebuchet MS"/>
                  <w:sz w:val="24"/>
                  <w:szCs w:val="24"/>
                </w:rPr>
                <w:t>Review Draft</w:t>
              </w:r>
            </w:ins>
          </w:p>
        </w:tc>
      </w:tr>
      <w:tr w:rsidR="00BE70F5" w:rsidRPr="00E62C28" w14:paraId="17572278" w14:textId="77777777" w:rsidTr="00815D28">
        <w:trPr>
          <w:ins w:id="639" w:author="Kha Truong" w:date="2024-06-28T10:07:00Z"/>
        </w:trPr>
        <w:tc>
          <w:tcPr>
            <w:tcW w:w="693" w:type="dxa"/>
          </w:tcPr>
          <w:p w14:paraId="52F4CEBA" w14:textId="281B5918" w:rsidR="00BE70F5" w:rsidRDefault="00BE70F5" w:rsidP="00830C17">
            <w:pPr>
              <w:rPr>
                <w:ins w:id="640" w:author="Kha Truong" w:date="2024-06-28T10:07:00Z"/>
                <w:rFonts w:ascii="Trebuchet MS" w:hAnsi="Trebuchet MS"/>
                <w:sz w:val="24"/>
                <w:szCs w:val="24"/>
              </w:rPr>
            </w:pPr>
            <w:ins w:id="641" w:author="Kha Truong" w:date="2024-06-28T10:07:00Z">
              <w:r>
                <w:rPr>
                  <w:rFonts w:ascii="Trebuchet MS" w:hAnsi="Trebuchet MS"/>
                  <w:sz w:val="24"/>
                  <w:szCs w:val="24"/>
                </w:rPr>
                <w:t>1.</w:t>
              </w:r>
              <w:del w:id="642" w:author="White Gloria" w:date="2024-09-12T15:48:00Z">
                <w:r w:rsidDel="0096056B">
                  <w:rPr>
                    <w:rFonts w:ascii="Trebuchet MS" w:hAnsi="Trebuchet MS"/>
                    <w:sz w:val="24"/>
                    <w:szCs w:val="24"/>
                  </w:rPr>
                  <w:delText>2</w:delText>
                </w:r>
              </w:del>
            </w:ins>
            <w:ins w:id="643" w:author="White Gloria" w:date="2024-09-12T15:48:00Z">
              <w:r w:rsidR="0096056B">
                <w:rPr>
                  <w:rFonts w:ascii="Trebuchet MS" w:hAnsi="Trebuchet MS"/>
                  <w:sz w:val="24"/>
                  <w:szCs w:val="24"/>
                </w:rPr>
                <w:t>3</w:t>
              </w:r>
            </w:ins>
          </w:p>
        </w:tc>
        <w:tc>
          <w:tcPr>
            <w:tcW w:w="2133" w:type="dxa"/>
          </w:tcPr>
          <w:p w14:paraId="14AB9465" w14:textId="64D29F7A" w:rsidR="00BE70F5" w:rsidRDefault="00BE70F5" w:rsidP="00830C17">
            <w:pPr>
              <w:rPr>
                <w:ins w:id="644" w:author="Kha Truong" w:date="2024-06-28T10:07:00Z"/>
                <w:rFonts w:ascii="Trebuchet MS" w:hAnsi="Trebuchet MS"/>
                <w:sz w:val="24"/>
                <w:szCs w:val="24"/>
              </w:rPr>
            </w:pPr>
            <w:ins w:id="645" w:author="Kha Truong" w:date="2024-06-28T10:07:00Z">
              <w:r>
                <w:rPr>
                  <w:rFonts w:ascii="Trebuchet MS" w:hAnsi="Trebuchet MS"/>
                  <w:sz w:val="24"/>
                  <w:szCs w:val="24"/>
                </w:rPr>
                <w:t>06/28/2024</w:t>
              </w:r>
            </w:ins>
          </w:p>
        </w:tc>
        <w:tc>
          <w:tcPr>
            <w:tcW w:w="1099" w:type="dxa"/>
          </w:tcPr>
          <w:p w14:paraId="1568A82F" w14:textId="2C007720" w:rsidR="00BE70F5" w:rsidRDefault="00BE70F5" w:rsidP="00830C17">
            <w:pPr>
              <w:rPr>
                <w:ins w:id="646" w:author="Kha Truong" w:date="2024-06-28T10:07:00Z"/>
                <w:rFonts w:ascii="Trebuchet MS" w:hAnsi="Trebuchet MS"/>
                <w:sz w:val="24"/>
                <w:szCs w:val="24"/>
              </w:rPr>
            </w:pPr>
            <w:ins w:id="647" w:author="Kha Truong" w:date="2024-06-28T10:07:00Z">
              <w:r>
                <w:rPr>
                  <w:rFonts w:ascii="Trebuchet MS" w:hAnsi="Trebuchet MS"/>
                  <w:sz w:val="24"/>
                  <w:szCs w:val="24"/>
                </w:rPr>
                <w:t>A</w:t>
              </w:r>
            </w:ins>
          </w:p>
        </w:tc>
        <w:tc>
          <w:tcPr>
            <w:tcW w:w="1708" w:type="dxa"/>
          </w:tcPr>
          <w:p w14:paraId="6B08BD1B" w14:textId="258F36CB" w:rsidR="00BE70F5" w:rsidRDefault="00BE70F5" w:rsidP="007950DD">
            <w:pPr>
              <w:rPr>
                <w:ins w:id="648" w:author="Kha Truong" w:date="2024-06-28T10:07:00Z"/>
                <w:rFonts w:ascii="Trebuchet MS" w:hAnsi="Trebuchet MS"/>
                <w:sz w:val="24"/>
                <w:szCs w:val="24"/>
              </w:rPr>
            </w:pPr>
            <w:ins w:id="649" w:author="Kha Truong" w:date="2024-06-28T10:07:00Z">
              <w:r>
                <w:rPr>
                  <w:rFonts w:ascii="Trebuchet MS" w:hAnsi="Trebuchet MS"/>
                  <w:sz w:val="24"/>
                  <w:szCs w:val="24"/>
                </w:rPr>
                <w:t>Kha Truong</w:t>
              </w:r>
            </w:ins>
          </w:p>
        </w:tc>
        <w:tc>
          <w:tcPr>
            <w:tcW w:w="1777" w:type="dxa"/>
          </w:tcPr>
          <w:p w14:paraId="494BB130" w14:textId="6AC21574" w:rsidR="00BE70F5" w:rsidRDefault="00BE70F5" w:rsidP="008607C8">
            <w:pPr>
              <w:rPr>
                <w:ins w:id="650" w:author="Kha Truong" w:date="2024-06-28T10:07:00Z"/>
                <w:rFonts w:ascii="Trebuchet MS" w:hAnsi="Trebuchet MS"/>
                <w:sz w:val="24"/>
                <w:szCs w:val="24"/>
              </w:rPr>
            </w:pPr>
            <w:ins w:id="651" w:author="Kha Truong" w:date="2024-06-28T10:07:00Z">
              <w:r>
                <w:rPr>
                  <w:rFonts w:ascii="Trebuchet MS" w:hAnsi="Trebuchet MS"/>
                  <w:sz w:val="24"/>
                  <w:szCs w:val="24"/>
                </w:rPr>
                <w:t>Appendix A: AOSDEV-2233 6 x 50G speed support through license</w:t>
              </w:r>
            </w:ins>
            <w:ins w:id="652" w:author="Vachiravel Sabarinathan" w:date="2024-06-30T20:02:00Z">
              <w:r w:rsidR="00ED2E96">
                <w:rPr>
                  <w:rFonts w:ascii="Trebuchet MS" w:hAnsi="Trebuchet MS"/>
                  <w:sz w:val="24"/>
                  <w:szCs w:val="24"/>
                </w:rPr>
                <w:t xml:space="preserve"> </w:t>
              </w:r>
            </w:ins>
          </w:p>
        </w:tc>
        <w:tc>
          <w:tcPr>
            <w:tcW w:w="1074" w:type="dxa"/>
          </w:tcPr>
          <w:p w14:paraId="77D96C5B" w14:textId="2EB81FB0" w:rsidR="00BE70F5" w:rsidRDefault="00BE70F5" w:rsidP="00830C17">
            <w:pPr>
              <w:rPr>
                <w:ins w:id="653" w:author="Kha Truong" w:date="2024-06-28T10:07:00Z"/>
                <w:rFonts w:ascii="Trebuchet MS" w:hAnsi="Trebuchet MS"/>
                <w:sz w:val="24"/>
                <w:szCs w:val="24"/>
              </w:rPr>
            </w:pPr>
            <w:ins w:id="654" w:author="Kha Truong" w:date="2024-06-28T10:07:00Z">
              <w:r>
                <w:rPr>
                  <w:rFonts w:ascii="Trebuchet MS" w:hAnsi="Trebuchet MS"/>
                  <w:sz w:val="24"/>
                  <w:szCs w:val="24"/>
                </w:rPr>
                <w:t>810R02</w:t>
              </w:r>
            </w:ins>
          </w:p>
        </w:tc>
        <w:tc>
          <w:tcPr>
            <w:tcW w:w="1231" w:type="dxa"/>
          </w:tcPr>
          <w:p w14:paraId="6B1ECACE" w14:textId="16426220" w:rsidR="00BE70F5" w:rsidRDefault="00BE70F5" w:rsidP="00830C17">
            <w:pPr>
              <w:rPr>
                <w:ins w:id="655" w:author="Kha Truong" w:date="2024-06-28T10:07:00Z"/>
                <w:rFonts w:ascii="Trebuchet MS" w:hAnsi="Trebuchet MS"/>
                <w:sz w:val="24"/>
                <w:szCs w:val="24"/>
              </w:rPr>
            </w:pPr>
            <w:ins w:id="656" w:author="Kha Truong" w:date="2024-06-28T10:07:00Z">
              <w:del w:id="657" w:author="Vachiravel Sabarinathan" w:date="2024-06-30T20:01:00Z">
                <w:r w:rsidDel="00161C0A">
                  <w:rPr>
                    <w:rFonts w:ascii="Trebuchet MS" w:hAnsi="Trebuchet MS"/>
                    <w:sz w:val="24"/>
                    <w:szCs w:val="24"/>
                  </w:rPr>
                  <w:delText>Review Draft</w:delText>
                </w:r>
              </w:del>
            </w:ins>
            <w:ins w:id="658" w:author="Vachiravel Sabarinathan" w:date="2024-09-08T19:35:00Z">
              <w:r w:rsidR="0069008B">
                <w:rPr>
                  <w:rFonts w:ascii="Trebuchet MS" w:hAnsi="Trebuchet MS"/>
                  <w:sz w:val="24"/>
                  <w:szCs w:val="24"/>
                </w:rPr>
                <w:t>Final</w:t>
              </w:r>
            </w:ins>
          </w:p>
        </w:tc>
      </w:tr>
    </w:tbl>
    <w:p w14:paraId="6393D5A7" w14:textId="77777777" w:rsidR="00D4719B" w:rsidRPr="00E62C28" w:rsidRDefault="00D4719B" w:rsidP="00830C17">
      <w:pPr>
        <w:spacing w:line="240" w:lineRule="auto"/>
        <w:rPr>
          <w:rFonts w:ascii="Trebuchet MS" w:hAnsi="Trebuchet MS"/>
          <w:sz w:val="24"/>
          <w:szCs w:val="24"/>
        </w:rPr>
      </w:pPr>
    </w:p>
    <w:p w14:paraId="39784062" w14:textId="77777777" w:rsidR="00D4719B" w:rsidRPr="00E62C28" w:rsidRDefault="00D4719B" w:rsidP="00830C17">
      <w:pPr>
        <w:spacing w:line="240" w:lineRule="auto"/>
        <w:rPr>
          <w:rFonts w:ascii="Trebuchet MS" w:hAnsi="Trebuchet MS"/>
          <w:b/>
          <w:sz w:val="24"/>
          <w:szCs w:val="24"/>
        </w:rPr>
      </w:pPr>
    </w:p>
    <w:p w14:paraId="554ACBD6" w14:textId="77777777" w:rsidR="00D4719B" w:rsidRPr="00E62C28" w:rsidRDefault="00D4719B" w:rsidP="00830C17">
      <w:pPr>
        <w:spacing w:line="240" w:lineRule="auto"/>
        <w:rPr>
          <w:rFonts w:ascii="Trebuchet MS" w:hAnsi="Trebuchet MS"/>
          <w:b/>
          <w:sz w:val="24"/>
          <w:szCs w:val="24"/>
        </w:rPr>
      </w:pPr>
    </w:p>
    <w:p w14:paraId="317AC196" w14:textId="27ACEDD1" w:rsidR="00D4719B" w:rsidRPr="00E62C28" w:rsidRDefault="00D4719B" w:rsidP="00830C17">
      <w:pPr>
        <w:spacing w:line="240" w:lineRule="auto"/>
        <w:rPr>
          <w:rFonts w:ascii="Trebuchet MS" w:hAnsi="Trebuchet MS"/>
          <w:b/>
          <w:sz w:val="24"/>
          <w:szCs w:val="24"/>
        </w:rPr>
      </w:pPr>
    </w:p>
    <w:p w14:paraId="4D616019" w14:textId="77777777" w:rsidR="00D4719B" w:rsidRPr="00E62C28" w:rsidRDefault="00D4719B" w:rsidP="00830C17">
      <w:pPr>
        <w:spacing w:line="240" w:lineRule="auto"/>
        <w:rPr>
          <w:rFonts w:ascii="Trebuchet MS" w:hAnsi="Trebuchet MS"/>
          <w:b/>
          <w:sz w:val="24"/>
          <w:szCs w:val="24"/>
        </w:rPr>
      </w:pPr>
    </w:p>
    <w:p w14:paraId="2BB0794C" w14:textId="77777777" w:rsidR="00D4719B" w:rsidRPr="00E62C28" w:rsidRDefault="00D4719B" w:rsidP="00830C17">
      <w:pPr>
        <w:spacing w:line="240" w:lineRule="auto"/>
        <w:rPr>
          <w:rFonts w:ascii="Trebuchet MS" w:hAnsi="Trebuchet MS"/>
          <w:b/>
          <w:sz w:val="24"/>
          <w:szCs w:val="24"/>
        </w:rPr>
      </w:pPr>
    </w:p>
    <w:p w14:paraId="2C2A26C3" w14:textId="32562E5C" w:rsidR="00D4719B" w:rsidRPr="00E62C28" w:rsidRDefault="00D4719B" w:rsidP="00830C17">
      <w:pPr>
        <w:spacing w:line="240" w:lineRule="auto"/>
        <w:rPr>
          <w:rFonts w:ascii="Trebuchet MS" w:hAnsi="Trebuchet MS"/>
          <w:b/>
          <w:sz w:val="24"/>
          <w:szCs w:val="24"/>
        </w:rPr>
      </w:pPr>
    </w:p>
    <w:p w14:paraId="681DCB9F" w14:textId="77777777" w:rsidR="00D4719B" w:rsidRPr="00E62C28" w:rsidRDefault="00D4719B" w:rsidP="00830C17">
      <w:pPr>
        <w:spacing w:line="240" w:lineRule="auto"/>
        <w:rPr>
          <w:rFonts w:ascii="Trebuchet MS" w:hAnsi="Trebuchet MS"/>
          <w:b/>
          <w:sz w:val="24"/>
          <w:szCs w:val="24"/>
        </w:rPr>
      </w:pPr>
    </w:p>
    <w:p w14:paraId="5A198939" w14:textId="77777777" w:rsidR="00D4719B" w:rsidRPr="00E62C28" w:rsidRDefault="00D4719B" w:rsidP="00830C17">
      <w:pPr>
        <w:spacing w:line="240" w:lineRule="auto"/>
        <w:rPr>
          <w:rFonts w:ascii="Trebuchet MS" w:hAnsi="Trebuchet MS"/>
          <w:b/>
          <w:sz w:val="24"/>
          <w:szCs w:val="24"/>
        </w:rPr>
      </w:pPr>
    </w:p>
    <w:p w14:paraId="20B23038" w14:textId="77777777" w:rsidR="00D4719B" w:rsidRPr="00E62C28" w:rsidRDefault="00D4719B" w:rsidP="00830C17">
      <w:pPr>
        <w:spacing w:line="240" w:lineRule="auto"/>
        <w:rPr>
          <w:rFonts w:ascii="Trebuchet MS" w:hAnsi="Trebuchet MS"/>
          <w:b/>
          <w:sz w:val="24"/>
          <w:szCs w:val="24"/>
        </w:rPr>
      </w:pPr>
    </w:p>
    <w:p w14:paraId="6EF08605" w14:textId="77777777" w:rsidR="00D4719B" w:rsidRPr="00E62C28" w:rsidRDefault="00D4719B" w:rsidP="00830C17">
      <w:pPr>
        <w:spacing w:line="240" w:lineRule="auto"/>
        <w:rPr>
          <w:rFonts w:ascii="Trebuchet MS" w:hAnsi="Trebuchet MS"/>
          <w:b/>
          <w:sz w:val="24"/>
          <w:szCs w:val="24"/>
        </w:rPr>
      </w:pPr>
    </w:p>
    <w:p w14:paraId="1C525811" w14:textId="5AEC9FFA" w:rsidR="00D4719B" w:rsidRPr="00E62C28" w:rsidDel="00BC7989" w:rsidRDefault="00D4719B" w:rsidP="00830C17">
      <w:pPr>
        <w:spacing w:line="240" w:lineRule="auto"/>
        <w:rPr>
          <w:del w:id="659" w:author="White Gloria" w:date="2024-09-12T15:54:00Z"/>
          <w:rFonts w:ascii="Trebuchet MS" w:hAnsi="Trebuchet MS"/>
          <w:b/>
          <w:sz w:val="24"/>
          <w:szCs w:val="24"/>
        </w:rPr>
      </w:pPr>
    </w:p>
    <w:p w14:paraId="1E094D88" w14:textId="38EFC0C0" w:rsidR="00D4719B" w:rsidRPr="00E62C28" w:rsidDel="00BC7989" w:rsidRDefault="00D4719B" w:rsidP="00830C17">
      <w:pPr>
        <w:spacing w:line="240" w:lineRule="auto"/>
        <w:rPr>
          <w:del w:id="660" w:author="White Gloria" w:date="2024-09-12T15:54:00Z"/>
          <w:rFonts w:ascii="Trebuchet MS" w:hAnsi="Trebuchet MS"/>
          <w:b/>
          <w:sz w:val="24"/>
          <w:szCs w:val="24"/>
        </w:rPr>
      </w:pPr>
    </w:p>
    <w:p w14:paraId="65F02D93" w14:textId="42300CFD" w:rsidR="00D4719B" w:rsidRPr="00E62C28" w:rsidDel="00BC7989" w:rsidRDefault="00D4719B" w:rsidP="00830C17">
      <w:pPr>
        <w:spacing w:line="240" w:lineRule="auto"/>
        <w:rPr>
          <w:del w:id="661" w:author="White Gloria" w:date="2024-09-12T15:54:00Z"/>
          <w:rFonts w:ascii="Trebuchet MS" w:hAnsi="Trebuchet MS"/>
          <w:b/>
          <w:sz w:val="24"/>
          <w:szCs w:val="24"/>
        </w:rPr>
      </w:pPr>
    </w:p>
    <w:p w14:paraId="4A115211" w14:textId="1DDCD279" w:rsidR="00D4719B" w:rsidRPr="00E62C28" w:rsidDel="00BC7989" w:rsidRDefault="00D4719B" w:rsidP="00830C17">
      <w:pPr>
        <w:spacing w:line="240" w:lineRule="auto"/>
        <w:rPr>
          <w:del w:id="662" w:author="White Gloria" w:date="2024-09-12T15:54:00Z"/>
          <w:rFonts w:ascii="Trebuchet MS" w:hAnsi="Trebuchet MS"/>
          <w:b/>
          <w:sz w:val="24"/>
          <w:szCs w:val="24"/>
        </w:rPr>
      </w:pPr>
    </w:p>
    <w:p w14:paraId="10F82947" w14:textId="7AF1039F" w:rsidR="00BA6C41" w:rsidRPr="00CD3CE8" w:rsidRDefault="00004A55" w:rsidP="00CD3CE8">
      <w:pPr>
        <w:pStyle w:val="Heading1"/>
        <w:rPr>
          <w:rFonts w:ascii="Trebuchet MS" w:hAnsi="Trebuchet MS"/>
          <w:b/>
          <w:sz w:val="24"/>
          <w:szCs w:val="24"/>
        </w:rPr>
      </w:pPr>
      <w:del w:id="663" w:author="White Gloria" w:date="2024-09-12T15:54:00Z">
        <w:r w:rsidRPr="00CD3CE8" w:rsidDel="00BC7989">
          <w:rPr>
            <w:rFonts w:ascii="Trebuchet MS" w:hAnsi="Trebuchet MS"/>
            <w:b/>
            <w:color w:val="auto"/>
            <w:sz w:val="24"/>
            <w:szCs w:val="24"/>
          </w:rPr>
          <w:br w:type="page"/>
        </w:r>
      </w:del>
      <w:bookmarkStart w:id="664" w:name="_Toc176718764"/>
      <w:r w:rsidR="00C96030" w:rsidRPr="00CD3CE8">
        <w:rPr>
          <w:rFonts w:ascii="Trebuchet MS" w:hAnsi="Trebuchet MS"/>
          <w:b/>
          <w:color w:val="auto"/>
          <w:sz w:val="24"/>
          <w:szCs w:val="24"/>
        </w:rPr>
        <w:t>1 INTRODUCTION</w:t>
      </w:r>
      <w:bookmarkEnd w:id="664"/>
    </w:p>
    <w:p w14:paraId="1B5453E0" w14:textId="77777777" w:rsidR="001C0FDB" w:rsidRPr="00E62C28" w:rsidRDefault="001C0FDB" w:rsidP="00917E25">
      <w:pPr>
        <w:pStyle w:val="Heading2"/>
        <w:spacing w:line="276" w:lineRule="auto"/>
        <w:rPr>
          <w:rFonts w:ascii="Trebuchet MS" w:hAnsi="Trebuchet MS"/>
          <w:b/>
          <w:color w:val="auto"/>
          <w:sz w:val="24"/>
          <w:szCs w:val="24"/>
        </w:rPr>
      </w:pPr>
      <w:bookmarkStart w:id="665" w:name="_Toc176718765"/>
      <w:r w:rsidRPr="00E62C28">
        <w:rPr>
          <w:rFonts w:ascii="Trebuchet MS" w:hAnsi="Trebuchet MS"/>
          <w:b/>
          <w:color w:val="auto"/>
          <w:sz w:val="24"/>
          <w:szCs w:val="24"/>
        </w:rPr>
        <w:t>1.1 Purpose</w:t>
      </w:r>
      <w:bookmarkEnd w:id="665"/>
    </w:p>
    <w:p w14:paraId="0D226C01" w14:textId="4E99B9EA" w:rsidR="00C53857" w:rsidRPr="00053318" w:rsidRDefault="00C53857" w:rsidP="00917E25">
      <w:pPr>
        <w:spacing w:line="276" w:lineRule="auto"/>
        <w:rPr>
          <w:rFonts w:ascii="Trebuchet MS" w:hAnsi="Trebuchet MS"/>
        </w:rPr>
      </w:pPr>
      <w:r w:rsidRPr="00053318">
        <w:rPr>
          <w:rFonts w:ascii="Trebuchet MS" w:hAnsi="Trebuchet MS"/>
        </w:rPr>
        <w:t>This document captures the requirements</w:t>
      </w:r>
      <w:r w:rsidR="00B21A6A">
        <w:rPr>
          <w:rFonts w:ascii="Trebuchet MS" w:hAnsi="Trebuchet MS"/>
        </w:rPr>
        <w:t xml:space="preserve"> and implementation</w:t>
      </w:r>
      <w:r w:rsidRPr="00053318">
        <w:rPr>
          <w:rFonts w:ascii="Trebuchet MS" w:hAnsi="Trebuchet MS"/>
        </w:rPr>
        <w:t xml:space="preserve"> o</w:t>
      </w:r>
      <w:r w:rsidR="00B21A6A">
        <w:rPr>
          <w:rFonts w:ascii="Trebuchet MS" w:hAnsi="Trebuchet MS"/>
        </w:rPr>
        <w:t>n</w:t>
      </w:r>
      <w:r w:rsidRPr="00053318">
        <w:rPr>
          <w:rFonts w:ascii="Trebuchet MS" w:hAnsi="Trebuchet MS"/>
        </w:rPr>
        <w:t xml:space="preserve"> AOS to support </w:t>
      </w:r>
      <w:r w:rsidR="008607C8" w:rsidRPr="00053318">
        <w:rPr>
          <w:rFonts w:ascii="Trebuchet MS" w:hAnsi="Trebuchet MS"/>
        </w:rPr>
        <w:t>MPLS Licensing</w:t>
      </w:r>
      <w:r w:rsidR="00B21A6A">
        <w:rPr>
          <w:rFonts w:ascii="Trebuchet MS" w:hAnsi="Trebuchet MS"/>
        </w:rPr>
        <w:t xml:space="preserve"> (</w:t>
      </w:r>
      <w:hyperlink r:id="rId12" w:history="1">
        <w:r w:rsidR="00B21A6A" w:rsidRPr="00A53633">
          <w:rPr>
            <w:rStyle w:val="Hyperlink"/>
            <w:rFonts w:ascii="Trebuchet MS" w:hAnsi="Trebuchet MS"/>
          </w:rPr>
          <w:t>AOSDEV-2472</w:t>
        </w:r>
      </w:hyperlink>
      <w:r w:rsidR="00B21A6A">
        <w:rPr>
          <w:rFonts w:ascii="Trebuchet MS" w:hAnsi="Trebuchet MS"/>
        </w:rPr>
        <w:t>)</w:t>
      </w:r>
      <w:r w:rsidRPr="00053318">
        <w:rPr>
          <w:rFonts w:ascii="Trebuchet MS" w:hAnsi="Trebuchet MS"/>
        </w:rPr>
        <w:t xml:space="preserve"> in AOS release 8.</w:t>
      </w:r>
      <w:r w:rsidR="008607C8" w:rsidRPr="00053318">
        <w:rPr>
          <w:rFonts w:ascii="Trebuchet MS" w:hAnsi="Trebuchet MS"/>
        </w:rPr>
        <w:t>9</w:t>
      </w:r>
      <w:r w:rsidRPr="00053318">
        <w:rPr>
          <w:rFonts w:ascii="Trebuchet MS" w:hAnsi="Trebuchet MS"/>
        </w:rPr>
        <w:t>.R</w:t>
      </w:r>
      <w:r w:rsidR="008607C8" w:rsidRPr="00053318">
        <w:rPr>
          <w:rFonts w:ascii="Trebuchet MS" w:hAnsi="Trebuchet MS"/>
        </w:rPr>
        <w:t>3</w:t>
      </w:r>
      <w:r w:rsidR="00863B41">
        <w:rPr>
          <w:rFonts w:ascii="Trebuchet MS" w:hAnsi="Trebuchet MS"/>
        </w:rPr>
        <w:t>.</w:t>
      </w:r>
    </w:p>
    <w:p w14:paraId="1857A049" w14:textId="77777777" w:rsidR="00C96030" w:rsidRPr="00E62C28" w:rsidRDefault="001C0FDB" w:rsidP="00917E25">
      <w:pPr>
        <w:pStyle w:val="Heading2"/>
        <w:spacing w:line="276" w:lineRule="auto"/>
        <w:rPr>
          <w:rFonts w:ascii="Trebuchet MS" w:hAnsi="Trebuchet MS"/>
          <w:b/>
          <w:color w:val="auto"/>
          <w:sz w:val="24"/>
          <w:szCs w:val="24"/>
        </w:rPr>
      </w:pPr>
      <w:bookmarkStart w:id="666" w:name="_Toc176718766"/>
      <w:r w:rsidRPr="00E62C28">
        <w:rPr>
          <w:rFonts w:ascii="Trebuchet MS" w:hAnsi="Trebuchet MS"/>
          <w:b/>
          <w:color w:val="auto"/>
          <w:sz w:val="24"/>
          <w:szCs w:val="24"/>
        </w:rPr>
        <w:t>1.2 Scope</w:t>
      </w:r>
      <w:bookmarkEnd w:id="666"/>
    </w:p>
    <w:p w14:paraId="74ACD587" w14:textId="73A4A452" w:rsidR="00961CEB" w:rsidRPr="00053318" w:rsidRDefault="00CD03FA" w:rsidP="00917E25">
      <w:pPr>
        <w:spacing w:line="276" w:lineRule="auto"/>
        <w:rPr>
          <w:rFonts w:ascii="Trebuchet MS" w:hAnsi="Trebuchet MS"/>
        </w:rPr>
      </w:pPr>
      <w:r w:rsidRPr="00053318">
        <w:rPr>
          <w:rFonts w:ascii="Trebuchet MS" w:hAnsi="Trebuchet MS"/>
        </w:rPr>
        <w:t xml:space="preserve">The scope of this document is to present the complete set of requirements and functional specifications for </w:t>
      </w:r>
      <w:r w:rsidR="000479A8" w:rsidRPr="00053318">
        <w:rPr>
          <w:rFonts w:ascii="Trebuchet MS" w:hAnsi="Trebuchet MS"/>
        </w:rPr>
        <w:t>MLPLS licensing</w:t>
      </w:r>
      <w:r w:rsidR="009258E5" w:rsidRPr="00053318">
        <w:rPr>
          <w:rFonts w:ascii="Trebuchet MS" w:hAnsi="Trebuchet MS"/>
        </w:rPr>
        <w:t xml:space="preserve"> </w:t>
      </w:r>
      <w:r w:rsidRPr="00053318">
        <w:rPr>
          <w:rFonts w:ascii="Trebuchet MS" w:hAnsi="Trebuchet MS"/>
        </w:rPr>
        <w:t>in 8.</w:t>
      </w:r>
      <w:r w:rsidR="000479A8" w:rsidRPr="00053318">
        <w:rPr>
          <w:rFonts w:ascii="Trebuchet MS" w:hAnsi="Trebuchet MS"/>
        </w:rPr>
        <w:t>9</w:t>
      </w:r>
      <w:r w:rsidRPr="00053318">
        <w:rPr>
          <w:rFonts w:ascii="Trebuchet MS" w:hAnsi="Trebuchet MS"/>
        </w:rPr>
        <w:t>.R0</w:t>
      </w:r>
      <w:r w:rsidR="000479A8" w:rsidRPr="00053318">
        <w:rPr>
          <w:rFonts w:ascii="Trebuchet MS" w:hAnsi="Trebuchet MS"/>
        </w:rPr>
        <w:t>3</w:t>
      </w:r>
      <w:r w:rsidRPr="00053318">
        <w:rPr>
          <w:rFonts w:ascii="Trebuchet MS" w:hAnsi="Trebuchet MS"/>
        </w:rPr>
        <w:t xml:space="preserve"> release. This document is prepared in accordance with the Alcatel-Lucent Product Development Process.</w:t>
      </w:r>
    </w:p>
    <w:p w14:paraId="2588810C" w14:textId="77777777" w:rsidR="00C96030" w:rsidRPr="00E62C28" w:rsidRDefault="00C96030" w:rsidP="00917E25">
      <w:pPr>
        <w:pStyle w:val="Heading2"/>
        <w:spacing w:line="276" w:lineRule="auto"/>
        <w:rPr>
          <w:rFonts w:ascii="Trebuchet MS" w:hAnsi="Trebuchet MS"/>
          <w:b/>
          <w:color w:val="auto"/>
          <w:sz w:val="24"/>
          <w:szCs w:val="24"/>
        </w:rPr>
      </w:pPr>
      <w:bookmarkStart w:id="667" w:name="_Toc176718767"/>
      <w:r w:rsidRPr="00E62C28">
        <w:rPr>
          <w:rFonts w:ascii="Trebuchet MS" w:hAnsi="Trebuchet MS"/>
          <w:b/>
          <w:color w:val="auto"/>
          <w:sz w:val="24"/>
          <w:szCs w:val="24"/>
        </w:rPr>
        <w:t>1.</w:t>
      </w:r>
      <w:r w:rsidR="001C0FDB" w:rsidRPr="00E62C28">
        <w:rPr>
          <w:rFonts w:ascii="Trebuchet MS" w:hAnsi="Trebuchet MS"/>
          <w:b/>
          <w:color w:val="auto"/>
          <w:sz w:val="24"/>
          <w:szCs w:val="24"/>
        </w:rPr>
        <w:t>3 Intended Audience</w:t>
      </w:r>
      <w:bookmarkEnd w:id="667"/>
    </w:p>
    <w:p w14:paraId="00CB7D82" w14:textId="77777777" w:rsidR="00CD03FA" w:rsidRPr="00053318" w:rsidRDefault="00CD03FA" w:rsidP="00917E25">
      <w:pPr>
        <w:spacing w:line="276" w:lineRule="auto"/>
        <w:rPr>
          <w:rFonts w:ascii="Trebuchet MS" w:hAnsi="Trebuchet MS"/>
        </w:rPr>
      </w:pPr>
      <w:r w:rsidRPr="00053318">
        <w:rPr>
          <w:rFonts w:ascii="Trebuchet MS" w:hAnsi="Trebuchet MS"/>
        </w:rPr>
        <w:t>This document is intended for the following:</w:t>
      </w:r>
    </w:p>
    <w:p w14:paraId="199A9708" w14:textId="77777777" w:rsidR="00CD03FA" w:rsidRPr="00053318" w:rsidRDefault="00CD03FA" w:rsidP="00917E25">
      <w:pPr>
        <w:pStyle w:val="ListParagraph"/>
        <w:numPr>
          <w:ilvl w:val="0"/>
          <w:numId w:val="1"/>
        </w:numPr>
        <w:spacing w:line="276" w:lineRule="auto"/>
        <w:rPr>
          <w:rFonts w:ascii="Trebuchet MS" w:hAnsi="Trebuchet MS"/>
        </w:rPr>
      </w:pPr>
      <w:r w:rsidRPr="00053318">
        <w:rPr>
          <w:rFonts w:ascii="Trebuchet MS" w:hAnsi="Trebuchet MS"/>
        </w:rPr>
        <w:t>Product Management team</w:t>
      </w:r>
    </w:p>
    <w:p w14:paraId="5AA0C73A" w14:textId="77777777" w:rsidR="00CD03FA" w:rsidRPr="00053318" w:rsidRDefault="00CD03FA" w:rsidP="00917E25">
      <w:pPr>
        <w:pStyle w:val="ListParagraph"/>
        <w:numPr>
          <w:ilvl w:val="0"/>
          <w:numId w:val="1"/>
        </w:numPr>
        <w:spacing w:line="276" w:lineRule="auto"/>
        <w:rPr>
          <w:rFonts w:ascii="Trebuchet MS" w:hAnsi="Trebuchet MS"/>
        </w:rPr>
      </w:pPr>
      <w:r w:rsidRPr="00053318">
        <w:rPr>
          <w:rFonts w:ascii="Trebuchet MS" w:hAnsi="Trebuchet MS"/>
        </w:rPr>
        <w:t>Engineering Design team</w:t>
      </w:r>
    </w:p>
    <w:p w14:paraId="6507DFAF" w14:textId="77777777" w:rsidR="00CD03FA" w:rsidRPr="00053318" w:rsidRDefault="00CD03FA" w:rsidP="00917E25">
      <w:pPr>
        <w:pStyle w:val="ListParagraph"/>
        <w:numPr>
          <w:ilvl w:val="0"/>
          <w:numId w:val="1"/>
        </w:numPr>
        <w:spacing w:line="276" w:lineRule="auto"/>
        <w:rPr>
          <w:rFonts w:ascii="Trebuchet MS" w:hAnsi="Trebuchet MS"/>
        </w:rPr>
      </w:pPr>
      <w:r w:rsidRPr="00053318">
        <w:rPr>
          <w:rFonts w:ascii="Trebuchet MS" w:hAnsi="Trebuchet MS"/>
        </w:rPr>
        <w:t>Product Test (PT) team</w:t>
      </w:r>
    </w:p>
    <w:p w14:paraId="7A1D3C66" w14:textId="77777777" w:rsidR="00CD03FA" w:rsidRPr="00053318" w:rsidRDefault="00CD03FA" w:rsidP="00917E25">
      <w:pPr>
        <w:pStyle w:val="ListParagraph"/>
        <w:numPr>
          <w:ilvl w:val="0"/>
          <w:numId w:val="1"/>
        </w:numPr>
        <w:spacing w:line="276" w:lineRule="auto"/>
        <w:rPr>
          <w:rFonts w:ascii="Trebuchet MS" w:hAnsi="Trebuchet MS"/>
        </w:rPr>
      </w:pPr>
      <w:r w:rsidRPr="00053318">
        <w:rPr>
          <w:rFonts w:ascii="Trebuchet MS" w:hAnsi="Trebuchet MS"/>
        </w:rPr>
        <w:t>System Test (ST) team</w:t>
      </w:r>
    </w:p>
    <w:p w14:paraId="4EA3109C" w14:textId="77777777" w:rsidR="00961CEB" w:rsidRPr="00053318" w:rsidRDefault="00CD03FA" w:rsidP="00917E25">
      <w:pPr>
        <w:pStyle w:val="ListParagraph"/>
        <w:numPr>
          <w:ilvl w:val="0"/>
          <w:numId w:val="1"/>
        </w:numPr>
        <w:spacing w:line="276" w:lineRule="auto"/>
        <w:rPr>
          <w:rFonts w:ascii="Trebuchet MS" w:hAnsi="Trebuchet MS"/>
        </w:rPr>
      </w:pPr>
      <w:r w:rsidRPr="00053318">
        <w:rPr>
          <w:rFonts w:ascii="Trebuchet MS" w:hAnsi="Trebuchet MS"/>
        </w:rPr>
        <w:t>Technical Writing team</w:t>
      </w:r>
    </w:p>
    <w:p w14:paraId="60C11EBD" w14:textId="77777777" w:rsidR="00C96030" w:rsidRPr="00E62C28" w:rsidRDefault="00C96030" w:rsidP="00917E25">
      <w:pPr>
        <w:pStyle w:val="Heading2"/>
        <w:spacing w:line="276" w:lineRule="auto"/>
        <w:rPr>
          <w:rFonts w:ascii="Trebuchet MS" w:hAnsi="Trebuchet MS"/>
          <w:b/>
          <w:color w:val="auto"/>
          <w:sz w:val="24"/>
          <w:szCs w:val="24"/>
        </w:rPr>
      </w:pPr>
      <w:bookmarkStart w:id="668" w:name="_Toc176718768"/>
      <w:r w:rsidRPr="00E62C28">
        <w:rPr>
          <w:rFonts w:ascii="Trebuchet MS" w:hAnsi="Trebuchet MS"/>
          <w:b/>
          <w:color w:val="auto"/>
          <w:sz w:val="24"/>
          <w:szCs w:val="24"/>
        </w:rPr>
        <w:t>1.4 Document Organization</w:t>
      </w:r>
      <w:bookmarkEnd w:id="668"/>
    </w:p>
    <w:tbl>
      <w:tblPr>
        <w:tblW w:w="885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6228"/>
      </w:tblGrid>
      <w:tr w:rsidR="00F814AC" w:rsidRPr="00E62C28" w14:paraId="529E5EFB" w14:textId="77777777" w:rsidTr="00B64B45">
        <w:tc>
          <w:tcPr>
            <w:tcW w:w="2628" w:type="dxa"/>
          </w:tcPr>
          <w:p w14:paraId="6BC53257" w14:textId="77777777" w:rsidR="00406160" w:rsidRPr="00053318" w:rsidRDefault="00086B95" w:rsidP="00917E25">
            <w:pPr>
              <w:spacing w:line="276" w:lineRule="auto"/>
              <w:rPr>
                <w:rFonts w:ascii="Trebuchet MS" w:hAnsi="Trebuchet MS"/>
                <w:bCs/>
              </w:rPr>
            </w:pPr>
            <w:r w:rsidRPr="00053318">
              <w:rPr>
                <w:rFonts w:ascii="Trebuchet MS" w:hAnsi="Trebuchet MS"/>
                <w:bCs/>
              </w:rPr>
              <w:t>Chapter 1: INTRODUCTION</w:t>
            </w:r>
          </w:p>
        </w:tc>
        <w:tc>
          <w:tcPr>
            <w:tcW w:w="6228" w:type="dxa"/>
          </w:tcPr>
          <w:p w14:paraId="07293336" w14:textId="77777777" w:rsidR="00406160" w:rsidRPr="00053318" w:rsidRDefault="00086B95" w:rsidP="00917E25">
            <w:pPr>
              <w:spacing w:line="276" w:lineRule="auto"/>
              <w:rPr>
                <w:rFonts w:ascii="Trebuchet MS" w:hAnsi="Trebuchet MS"/>
                <w:bCs/>
              </w:rPr>
            </w:pPr>
            <w:r w:rsidRPr="00053318">
              <w:rPr>
                <w:rFonts w:ascii="Trebuchet MS" w:hAnsi="Trebuchet MS"/>
                <w:bCs/>
              </w:rPr>
              <w:t>This chapter describes the purpose and scope for this document, and intended audience of this document, explains how information is organized in this document.</w:t>
            </w:r>
          </w:p>
        </w:tc>
      </w:tr>
      <w:tr w:rsidR="00F814AC" w:rsidRPr="00E62C28" w14:paraId="247578F2" w14:textId="77777777" w:rsidTr="00B64B45">
        <w:tc>
          <w:tcPr>
            <w:tcW w:w="2628" w:type="dxa"/>
          </w:tcPr>
          <w:p w14:paraId="20AE9E26" w14:textId="77777777" w:rsidR="00406160" w:rsidRPr="00053318" w:rsidRDefault="00086B95" w:rsidP="00917E25">
            <w:pPr>
              <w:spacing w:line="276" w:lineRule="auto"/>
              <w:rPr>
                <w:rFonts w:ascii="Trebuchet MS" w:hAnsi="Trebuchet MS"/>
                <w:bCs/>
              </w:rPr>
            </w:pPr>
            <w:r w:rsidRPr="00053318">
              <w:rPr>
                <w:rFonts w:ascii="Trebuchet MS" w:hAnsi="Trebuchet MS"/>
                <w:bCs/>
              </w:rPr>
              <w:t>Chapter 2: Requirements Overview</w:t>
            </w:r>
          </w:p>
        </w:tc>
        <w:tc>
          <w:tcPr>
            <w:tcW w:w="6228" w:type="dxa"/>
          </w:tcPr>
          <w:p w14:paraId="65F5DEE9" w14:textId="6A47D0F6" w:rsidR="00406160" w:rsidRPr="00053318" w:rsidRDefault="00086B95" w:rsidP="000479A8">
            <w:pPr>
              <w:spacing w:line="276" w:lineRule="auto"/>
              <w:rPr>
                <w:rFonts w:ascii="Trebuchet MS" w:hAnsi="Trebuchet MS"/>
                <w:bCs/>
              </w:rPr>
            </w:pPr>
            <w:r w:rsidRPr="00053318">
              <w:rPr>
                <w:rFonts w:ascii="Trebuchet MS" w:hAnsi="Trebuchet MS"/>
                <w:bCs/>
              </w:rPr>
              <w:t xml:space="preserve">This chapter provides a technical overview of </w:t>
            </w:r>
            <w:r w:rsidR="000479A8" w:rsidRPr="00053318">
              <w:rPr>
                <w:rFonts w:ascii="Trebuchet MS" w:hAnsi="Trebuchet MS"/>
                <w:bCs/>
              </w:rPr>
              <w:t xml:space="preserve">MPLS licensing </w:t>
            </w:r>
            <w:r w:rsidRPr="00053318">
              <w:rPr>
                <w:rFonts w:ascii="Trebuchet MS" w:hAnsi="Trebuchet MS"/>
                <w:bCs/>
              </w:rPr>
              <w:t>feature.</w:t>
            </w:r>
          </w:p>
        </w:tc>
      </w:tr>
      <w:tr w:rsidR="00F814AC" w:rsidRPr="00E62C28" w14:paraId="5865A728" w14:textId="77777777" w:rsidTr="00B64B45">
        <w:tc>
          <w:tcPr>
            <w:tcW w:w="2628" w:type="dxa"/>
          </w:tcPr>
          <w:p w14:paraId="49ADAFC2" w14:textId="77777777" w:rsidR="00406160" w:rsidRPr="00053318" w:rsidRDefault="00086B95" w:rsidP="00917E25">
            <w:pPr>
              <w:spacing w:line="276" w:lineRule="auto"/>
              <w:rPr>
                <w:rFonts w:ascii="Trebuchet MS" w:hAnsi="Trebuchet MS"/>
                <w:bCs/>
              </w:rPr>
            </w:pPr>
            <w:r w:rsidRPr="00053318">
              <w:rPr>
                <w:rFonts w:ascii="Trebuchet MS" w:hAnsi="Trebuchet MS"/>
                <w:bCs/>
              </w:rPr>
              <w:t>Chapter 3: Functional Description</w:t>
            </w:r>
          </w:p>
        </w:tc>
        <w:tc>
          <w:tcPr>
            <w:tcW w:w="6228" w:type="dxa"/>
          </w:tcPr>
          <w:p w14:paraId="273C8922" w14:textId="4FF2D8E4" w:rsidR="00406160" w:rsidRPr="00053318" w:rsidRDefault="00086B95" w:rsidP="000479A8">
            <w:pPr>
              <w:spacing w:line="276" w:lineRule="auto"/>
              <w:rPr>
                <w:rFonts w:ascii="Trebuchet MS" w:hAnsi="Trebuchet MS"/>
                <w:bCs/>
              </w:rPr>
            </w:pPr>
            <w:r w:rsidRPr="00053318">
              <w:rPr>
                <w:rFonts w:ascii="Trebuchet MS" w:hAnsi="Trebuchet MS"/>
                <w:bCs/>
              </w:rPr>
              <w:t xml:space="preserve">This chapter provides all the requirements namely the functional requirements, architecture related requirements, management requirements and system requirements for </w:t>
            </w:r>
            <w:r w:rsidR="000479A8" w:rsidRPr="00053318">
              <w:rPr>
                <w:rFonts w:ascii="Trebuchet MS" w:hAnsi="Trebuchet MS"/>
                <w:bCs/>
              </w:rPr>
              <w:t xml:space="preserve">MPLS </w:t>
            </w:r>
            <w:r w:rsidRPr="00053318">
              <w:rPr>
                <w:rFonts w:ascii="Trebuchet MS" w:hAnsi="Trebuchet MS"/>
                <w:bCs/>
              </w:rPr>
              <w:t>feature.</w:t>
            </w:r>
          </w:p>
        </w:tc>
      </w:tr>
      <w:tr w:rsidR="00F814AC" w:rsidRPr="00E62C28" w14:paraId="0EE00C2B" w14:textId="77777777" w:rsidTr="00B64B45">
        <w:tc>
          <w:tcPr>
            <w:tcW w:w="2628" w:type="dxa"/>
          </w:tcPr>
          <w:p w14:paraId="4ECA8026" w14:textId="77777777" w:rsidR="00406160" w:rsidRPr="00053318" w:rsidRDefault="00086B95" w:rsidP="00917E25">
            <w:pPr>
              <w:spacing w:line="276" w:lineRule="auto"/>
              <w:rPr>
                <w:rFonts w:ascii="Trebuchet MS" w:hAnsi="Trebuchet MS"/>
                <w:bCs/>
              </w:rPr>
            </w:pPr>
            <w:r w:rsidRPr="00053318">
              <w:rPr>
                <w:rFonts w:ascii="Trebuchet MS" w:hAnsi="Trebuchet MS"/>
                <w:bCs/>
              </w:rPr>
              <w:t>Chapter 4: Management Interface</w:t>
            </w:r>
          </w:p>
        </w:tc>
        <w:tc>
          <w:tcPr>
            <w:tcW w:w="6228" w:type="dxa"/>
          </w:tcPr>
          <w:p w14:paraId="49A30ABF" w14:textId="6CBB389A" w:rsidR="00406160" w:rsidRPr="00053318" w:rsidRDefault="00086B95" w:rsidP="000479A8">
            <w:pPr>
              <w:spacing w:line="276" w:lineRule="auto"/>
              <w:rPr>
                <w:rFonts w:ascii="Trebuchet MS" w:hAnsi="Trebuchet MS"/>
                <w:bCs/>
              </w:rPr>
            </w:pPr>
            <w:r w:rsidRPr="00053318">
              <w:rPr>
                <w:rFonts w:ascii="Trebuchet MS" w:hAnsi="Trebuchet MS"/>
                <w:bCs/>
              </w:rPr>
              <w:t xml:space="preserve">This chapter describes the management interface of </w:t>
            </w:r>
            <w:r w:rsidR="000479A8" w:rsidRPr="00053318">
              <w:rPr>
                <w:rFonts w:ascii="Trebuchet MS" w:hAnsi="Trebuchet MS"/>
                <w:bCs/>
              </w:rPr>
              <w:t xml:space="preserve">MPLS licensing </w:t>
            </w:r>
            <w:r w:rsidRPr="00053318">
              <w:rPr>
                <w:rFonts w:ascii="Trebuchet MS" w:hAnsi="Trebuchet MS"/>
                <w:bCs/>
              </w:rPr>
              <w:t>feature capturing all the CLIs, SNMP MIBs and the Web related information.</w:t>
            </w:r>
          </w:p>
        </w:tc>
      </w:tr>
      <w:tr w:rsidR="00F814AC" w:rsidRPr="00E62C28" w14:paraId="47B61AFA" w14:textId="77777777" w:rsidTr="00B64B45">
        <w:tc>
          <w:tcPr>
            <w:tcW w:w="2628" w:type="dxa"/>
          </w:tcPr>
          <w:p w14:paraId="443F8BBD" w14:textId="77777777" w:rsidR="00406160" w:rsidRPr="00053318" w:rsidRDefault="00086B95" w:rsidP="00917E25">
            <w:pPr>
              <w:spacing w:line="276" w:lineRule="auto"/>
              <w:rPr>
                <w:rFonts w:ascii="Trebuchet MS" w:hAnsi="Trebuchet MS"/>
                <w:bCs/>
              </w:rPr>
            </w:pPr>
            <w:r w:rsidRPr="00053318">
              <w:rPr>
                <w:rFonts w:ascii="Trebuchet MS" w:hAnsi="Trebuchet MS"/>
                <w:bCs/>
              </w:rPr>
              <w:t>Chapter 5: Sample Configuration/Use case</w:t>
            </w:r>
          </w:p>
        </w:tc>
        <w:tc>
          <w:tcPr>
            <w:tcW w:w="6228" w:type="dxa"/>
          </w:tcPr>
          <w:p w14:paraId="54E09B63" w14:textId="25859B32" w:rsidR="00406160" w:rsidRPr="00053318" w:rsidRDefault="00086B95" w:rsidP="000479A8">
            <w:pPr>
              <w:spacing w:line="276" w:lineRule="auto"/>
              <w:rPr>
                <w:rFonts w:ascii="Trebuchet MS" w:hAnsi="Trebuchet MS"/>
                <w:bCs/>
              </w:rPr>
            </w:pPr>
            <w:r w:rsidRPr="00053318">
              <w:rPr>
                <w:rFonts w:ascii="Trebuchet MS" w:hAnsi="Trebuchet MS"/>
                <w:bCs/>
              </w:rPr>
              <w:t xml:space="preserve">This chapter captures a sample configuration and Use cases for </w:t>
            </w:r>
            <w:r w:rsidR="000479A8" w:rsidRPr="00053318">
              <w:rPr>
                <w:rFonts w:ascii="Trebuchet MS" w:hAnsi="Trebuchet MS"/>
                <w:bCs/>
              </w:rPr>
              <w:t xml:space="preserve">MPLS licensing </w:t>
            </w:r>
            <w:r w:rsidRPr="00053318">
              <w:rPr>
                <w:rFonts w:ascii="Trebuchet MS" w:hAnsi="Trebuchet MS"/>
                <w:bCs/>
              </w:rPr>
              <w:t>feature.</w:t>
            </w:r>
          </w:p>
        </w:tc>
      </w:tr>
      <w:tr w:rsidR="00F814AC" w:rsidRPr="00E62C28" w14:paraId="6FABF1DC" w14:textId="77777777" w:rsidTr="00B64B45">
        <w:tc>
          <w:tcPr>
            <w:tcW w:w="2628" w:type="dxa"/>
          </w:tcPr>
          <w:p w14:paraId="3035C5E2" w14:textId="77777777" w:rsidR="00406160" w:rsidRPr="00053318" w:rsidRDefault="00086B95" w:rsidP="00917E25">
            <w:pPr>
              <w:spacing w:line="276" w:lineRule="auto"/>
              <w:rPr>
                <w:rFonts w:ascii="Trebuchet MS" w:hAnsi="Trebuchet MS"/>
                <w:bCs/>
              </w:rPr>
            </w:pPr>
            <w:r w:rsidRPr="00053318">
              <w:rPr>
                <w:rFonts w:ascii="Trebuchet MS" w:hAnsi="Trebuchet MS"/>
                <w:bCs/>
              </w:rPr>
              <w:t>Chapter 6: Software Subsystem Design</w:t>
            </w:r>
          </w:p>
        </w:tc>
        <w:tc>
          <w:tcPr>
            <w:tcW w:w="6228" w:type="dxa"/>
          </w:tcPr>
          <w:p w14:paraId="19F53982" w14:textId="77777777" w:rsidR="00406160" w:rsidRPr="00053318" w:rsidRDefault="00086B95" w:rsidP="00917E25">
            <w:pPr>
              <w:spacing w:line="276" w:lineRule="auto"/>
              <w:rPr>
                <w:rFonts w:ascii="Trebuchet MS" w:hAnsi="Trebuchet MS"/>
                <w:bCs/>
              </w:rPr>
            </w:pPr>
            <w:r w:rsidRPr="00053318">
              <w:rPr>
                <w:rFonts w:ascii="Trebuchet MS" w:hAnsi="Trebuchet MS"/>
                <w:bCs/>
              </w:rPr>
              <w:t>This chapter provides the implementation strategy, functional specification covering the initialization and the data structures used by it.</w:t>
            </w:r>
          </w:p>
        </w:tc>
      </w:tr>
      <w:tr w:rsidR="00F814AC" w:rsidRPr="00E62C28" w14:paraId="5B23644F" w14:textId="77777777" w:rsidTr="00B64B45">
        <w:tc>
          <w:tcPr>
            <w:tcW w:w="2628" w:type="dxa"/>
          </w:tcPr>
          <w:p w14:paraId="326A899F" w14:textId="77777777" w:rsidR="00406160" w:rsidRPr="00053318" w:rsidRDefault="00086B95" w:rsidP="00917E25">
            <w:pPr>
              <w:spacing w:line="276" w:lineRule="auto"/>
              <w:rPr>
                <w:rFonts w:ascii="Trebuchet MS" w:hAnsi="Trebuchet MS"/>
                <w:bCs/>
              </w:rPr>
            </w:pPr>
            <w:r w:rsidRPr="00053318">
              <w:rPr>
                <w:rFonts w:ascii="Trebuchet MS" w:hAnsi="Trebuchet MS"/>
                <w:bCs/>
              </w:rPr>
              <w:lastRenderedPageBreak/>
              <w:t>Chapter 7: Debug and Tracing Mechanism</w:t>
            </w:r>
          </w:p>
        </w:tc>
        <w:tc>
          <w:tcPr>
            <w:tcW w:w="6228" w:type="dxa"/>
          </w:tcPr>
          <w:p w14:paraId="3C2E669D" w14:textId="16B45804" w:rsidR="00406160" w:rsidRPr="00053318" w:rsidRDefault="00086B95" w:rsidP="000479A8">
            <w:pPr>
              <w:spacing w:line="276" w:lineRule="auto"/>
              <w:rPr>
                <w:rFonts w:ascii="Trebuchet MS" w:hAnsi="Trebuchet MS"/>
                <w:bCs/>
              </w:rPr>
            </w:pPr>
            <w:r w:rsidRPr="00053318">
              <w:rPr>
                <w:rFonts w:ascii="Trebuchet MS" w:hAnsi="Trebuchet MS"/>
                <w:bCs/>
              </w:rPr>
              <w:t xml:space="preserve">This chapter covers the debug and tracing mechanism being used for </w:t>
            </w:r>
            <w:r w:rsidR="000479A8" w:rsidRPr="00053318">
              <w:rPr>
                <w:rFonts w:ascii="Trebuchet MS" w:hAnsi="Trebuchet MS"/>
                <w:bCs/>
              </w:rPr>
              <w:t xml:space="preserve">MPLS licensing </w:t>
            </w:r>
            <w:r w:rsidRPr="00053318">
              <w:rPr>
                <w:rFonts w:ascii="Trebuchet MS" w:hAnsi="Trebuchet MS"/>
                <w:bCs/>
              </w:rPr>
              <w:t>feature.</w:t>
            </w:r>
          </w:p>
        </w:tc>
      </w:tr>
      <w:tr w:rsidR="00F814AC" w:rsidRPr="00E62C28" w14:paraId="5E153962" w14:textId="77777777" w:rsidTr="00B64B45">
        <w:tc>
          <w:tcPr>
            <w:tcW w:w="2628" w:type="dxa"/>
          </w:tcPr>
          <w:p w14:paraId="77CC0B47" w14:textId="77777777" w:rsidR="00406160" w:rsidRPr="00053318" w:rsidRDefault="00086B95" w:rsidP="00917E25">
            <w:pPr>
              <w:spacing w:line="276" w:lineRule="auto"/>
              <w:rPr>
                <w:rFonts w:ascii="Trebuchet MS" w:hAnsi="Trebuchet MS"/>
                <w:bCs/>
              </w:rPr>
            </w:pPr>
            <w:r w:rsidRPr="00053318">
              <w:rPr>
                <w:rFonts w:ascii="Trebuchet MS" w:hAnsi="Trebuchet MS"/>
                <w:bCs/>
              </w:rPr>
              <w:t>Chapter 8: Test and Verification</w:t>
            </w:r>
          </w:p>
        </w:tc>
        <w:tc>
          <w:tcPr>
            <w:tcW w:w="6228" w:type="dxa"/>
          </w:tcPr>
          <w:p w14:paraId="69D9A82A" w14:textId="77777777" w:rsidR="00406160" w:rsidRPr="00053318" w:rsidRDefault="00086B95" w:rsidP="00917E25">
            <w:pPr>
              <w:spacing w:line="276" w:lineRule="auto"/>
              <w:rPr>
                <w:rFonts w:ascii="Trebuchet MS" w:hAnsi="Trebuchet MS"/>
                <w:bCs/>
              </w:rPr>
            </w:pPr>
            <w:r w:rsidRPr="00053318">
              <w:rPr>
                <w:rFonts w:ascii="Trebuchet MS" w:hAnsi="Trebuchet MS"/>
                <w:bCs/>
              </w:rPr>
              <w:t>This chapter defines the scope of testing.</w:t>
            </w:r>
          </w:p>
        </w:tc>
      </w:tr>
    </w:tbl>
    <w:p w14:paraId="3B70077F" w14:textId="02B356FC" w:rsidR="00961CEB" w:rsidRPr="00E62C28" w:rsidRDefault="00413DB5" w:rsidP="00413DB5">
      <w:pPr>
        <w:pStyle w:val="Caption"/>
        <w:rPr>
          <w:sz w:val="24"/>
          <w:szCs w:val="24"/>
        </w:rPr>
      </w:pPr>
      <w:bookmarkStart w:id="669" w:name="_Toc176718750"/>
      <w:r w:rsidRPr="00E62C28">
        <w:rPr>
          <w:sz w:val="22"/>
        </w:rPr>
        <w:t>Table</w:t>
      </w:r>
      <w:r w:rsidRPr="00E62C28">
        <w:t xml:space="preserve"> </w:t>
      </w:r>
      <w:fldSimple w:instr=" SEQ Table \* ARABIC ">
        <w:r w:rsidR="00AA0D19">
          <w:rPr>
            <w:noProof/>
          </w:rPr>
          <w:t>1</w:t>
        </w:r>
      </w:fldSimple>
      <w:r w:rsidRPr="00E62C28">
        <w:t>. Document organization</w:t>
      </w:r>
      <w:bookmarkEnd w:id="669"/>
    </w:p>
    <w:p w14:paraId="53DC57B2" w14:textId="77777777" w:rsidR="00961CEB" w:rsidRPr="00E62C28" w:rsidRDefault="00903DE3" w:rsidP="00917E25">
      <w:pPr>
        <w:pStyle w:val="Heading2"/>
        <w:spacing w:line="276" w:lineRule="auto"/>
        <w:rPr>
          <w:rFonts w:ascii="Trebuchet MS" w:hAnsi="Trebuchet MS"/>
          <w:b/>
          <w:color w:val="auto"/>
          <w:sz w:val="24"/>
          <w:szCs w:val="24"/>
        </w:rPr>
      </w:pPr>
      <w:bookmarkStart w:id="670" w:name="_Toc176718769"/>
      <w:r w:rsidRPr="00E62C28">
        <w:rPr>
          <w:rFonts w:ascii="Trebuchet MS" w:hAnsi="Trebuchet MS"/>
          <w:b/>
          <w:color w:val="auto"/>
          <w:sz w:val="24"/>
          <w:szCs w:val="24"/>
        </w:rPr>
        <w:t>1.5 Referenced Documents</w:t>
      </w:r>
      <w:bookmarkEnd w:id="670"/>
    </w:p>
    <w:p w14:paraId="471D2938" w14:textId="193AE8EA" w:rsidR="00C96030" w:rsidRPr="00E62C28" w:rsidRDefault="00C96030" w:rsidP="00917E25">
      <w:pPr>
        <w:pStyle w:val="Heading3"/>
        <w:spacing w:line="276" w:lineRule="auto"/>
        <w:rPr>
          <w:rFonts w:ascii="Trebuchet MS" w:hAnsi="Trebuchet MS"/>
          <w:b/>
          <w:color w:val="auto"/>
        </w:rPr>
      </w:pPr>
      <w:bookmarkStart w:id="671" w:name="_Toc176718770"/>
      <w:r w:rsidRPr="00E62C28">
        <w:rPr>
          <w:rFonts w:ascii="Trebuchet MS" w:hAnsi="Trebuchet MS"/>
          <w:b/>
          <w:color w:val="auto"/>
        </w:rPr>
        <w:t>1.5.1 Internal Documents</w:t>
      </w:r>
      <w:bookmarkEnd w:id="671"/>
    </w:p>
    <w:p w14:paraId="44C33637" w14:textId="4E838509" w:rsidR="00406160" w:rsidRPr="002715CB" w:rsidRDefault="000479A8" w:rsidP="00917E25">
      <w:pPr>
        <w:numPr>
          <w:ilvl w:val="0"/>
          <w:numId w:val="2"/>
        </w:numPr>
        <w:spacing w:line="276" w:lineRule="auto"/>
        <w:rPr>
          <w:rFonts w:ascii="Trebuchet MS" w:hAnsi="Trebuchet MS"/>
          <w:bCs/>
          <w:lang w:val="fr-FR"/>
        </w:rPr>
      </w:pPr>
      <w:r w:rsidRPr="002715CB">
        <w:rPr>
          <w:rFonts w:ascii="Trebuchet MS" w:hAnsi="Trebuchet MS"/>
          <w:bCs/>
          <w:lang w:val="fr-FR"/>
        </w:rPr>
        <w:t>MPLS Site License Solution</w:t>
      </w:r>
      <w:r w:rsidR="00F23EAC" w:rsidRPr="002715CB">
        <w:rPr>
          <w:rFonts w:ascii="Trebuchet MS" w:hAnsi="Trebuchet MS"/>
          <w:bCs/>
          <w:lang w:val="fr-FR"/>
        </w:rPr>
        <w:t xml:space="preserve"> </w:t>
      </w:r>
      <w:r w:rsidR="00086B95" w:rsidRPr="002715CB">
        <w:rPr>
          <w:rFonts w:ascii="Trebuchet MS" w:hAnsi="Trebuchet MS"/>
          <w:bCs/>
          <w:lang w:val="fr-FR"/>
        </w:rPr>
        <w:t>(</w:t>
      </w:r>
      <w:r w:rsidRPr="002715CB">
        <w:rPr>
          <w:rFonts w:ascii="Trebuchet MS" w:hAnsi="Trebuchet MS"/>
          <w:bCs/>
          <w:lang w:val="fr-FR"/>
        </w:rPr>
        <w:t>MPLS-Site-License-Solution-v0.2</w:t>
      </w:r>
      <w:r w:rsidR="00086B95" w:rsidRPr="002715CB">
        <w:rPr>
          <w:rFonts w:ascii="Trebuchet MS" w:hAnsi="Trebuchet MS"/>
          <w:bCs/>
          <w:lang w:val="fr-FR"/>
        </w:rPr>
        <w:t xml:space="preserve">) </w:t>
      </w:r>
    </w:p>
    <w:p w14:paraId="5561A4F1" w14:textId="05641828" w:rsidR="00A53633" w:rsidRPr="002715CB" w:rsidRDefault="00F23EAC" w:rsidP="00917E25">
      <w:pPr>
        <w:numPr>
          <w:ilvl w:val="0"/>
          <w:numId w:val="2"/>
        </w:numPr>
        <w:spacing w:line="276" w:lineRule="auto"/>
        <w:rPr>
          <w:rFonts w:ascii="Trebuchet MS" w:hAnsi="Trebuchet MS"/>
          <w:bCs/>
        </w:rPr>
      </w:pPr>
      <w:r w:rsidRPr="002715CB">
        <w:rPr>
          <w:rFonts w:ascii="Trebuchet MS" w:hAnsi="Trebuchet MS"/>
          <w:bCs/>
        </w:rPr>
        <w:t xml:space="preserve">MPLS-SFS-draft-1.2 </w:t>
      </w:r>
      <w:r w:rsidR="002715CB" w:rsidRPr="002715CB">
        <w:rPr>
          <w:rFonts w:ascii="Trebuchet MS" w:hAnsi="Trebuchet MS"/>
          <w:bCs/>
        </w:rPr>
        <w:t>– Agile upload in progress.</w:t>
      </w:r>
    </w:p>
    <w:p w14:paraId="5473C423" w14:textId="77777777" w:rsidR="00C96030" w:rsidRPr="00E62C28" w:rsidRDefault="00C96030" w:rsidP="00917E25">
      <w:pPr>
        <w:pStyle w:val="Heading2"/>
        <w:spacing w:line="276" w:lineRule="auto"/>
        <w:rPr>
          <w:rFonts w:ascii="Trebuchet MS" w:hAnsi="Trebuchet MS"/>
          <w:b/>
          <w:color w:val="auto"/>
          <w:sz w:val="24"/>
          <w:szCs w:val="24"/>
        </w:rPr>
      </w:pPr>
      <w:bookmarkStart w:id="672" w:name="_Toc176718771"/>
      <w:r w:rsidRPr="00E62C28">
        <w:rPr>
          <w:rFonts w:ascii="Trebuchet MS" w:hAnsi="Trebuchet MS"/>
          <w:b/>
          <w:color w:val="auto"/>
          <w:sz w:val="24"/>
          <w:szCs w:val="24"/>
        </w:rPr>
        <w:t>1.6 Acronyms</w:t>
      </w:r>
      <w:bookmarkEnd w:id="672"/>
    </w:p>
    <w:tbl>
      <w:tblPr>
        <w:tblStyle w:val="TableGrid"/>
        <w:tblW w:w="0" w:type="auto"/>
        <w:tblInd w:w="-113" w:type="dxa"/>
        <w:tblLook w:val="04A0" w:firstRow="1" w:lastRow="0" w:firstColumn="1" w:lastColumn="0" w:noHBand="0" w:noVBand="1"/>
      </w:tblPr>
      <w:tblGrid>
        <w:gridCol w:w="3060"/>
        <w:gridCol w:w="5575"/>
      </w:tblGrid>
      <w:tr w:rsidR="00F814AC" w:rsidRPr="00E62C28" w14:paraId="6187227D" w14:textId="77777777" w:rsidTr="007543E2">
        <w:tc>
          <w:tcPr>
            <w:tcW w:w="3060" w:type="dxa"/>
          </w:tcPr>
          <w:p w14:paraId="7838535F" w14:textId="68BC3C82" w:rsidR="00406160" w:rsidRPr="00053318" w:rsidRDefault="00877F3B" w:rsidP="00917E25">
            <w:pPr>
              <w:spacing w:after="160" w:line="276" w:lineRule="auto"/>
              <w:rPr>
                <w:rFonts w:ascii="Trebuchet MS" w:hAnsi="Trebuchet MS"/>
                <w:bCs/>
              </w:rPr>
            </w:pPr>
            <w:r w:rsidRPr="00053318">
              <w:rPr>
                <w:rFonts w:ascii="Trebuchet MS" w:hAnsi="Trebuchet MS"/>
                <w:bCs/>
              </w:rPr>
              <w:t>SILOS</w:t>
            </w:r>
          </w:p>
        </w:tc>
        <w:tc>
          <w:tcPr>
            <w:tcW w:w="5575" w:type="dxa"/>
          </w:tcPr>
          <w:p w14:paraId="23E3497E" w14:textId="7A2833A6" w:rsidR="00406160" w:rsidRPr="00053318" w:rsidRDefault="00877F3B" w:rsidP="00917E25">
            <w:pPr>
              <w:spacing w:after="160" w:line="276" w:lineRule="auto"/>
              <w:rPr>
                <w:rFonts w:ascii="Trebuchet MS" w:hAnsi="Trebuchet MS"/>
                <w:bCs/>
              </w:rPr>
            </w:pPr>
            <w:r w:rsidRPr="00053318">
              <w:rPr>
                <w:rFonts w:ascii="Trebuchet MS" w:hAnsi="Trebuchet MS"/>
                <w:bCs/>
              </w:rPr>
              <w:t>Site local licensing server.</w:t>
            </w:r>
          </w:p>
        </w:tc>
      </w:tr>
      <w:tr w:rsidR="00577064" w:rsidRPr="00E62C28" w14:paraId="108A6E6B" w14:textId="77777777" w:rsidTr="007543E2">
        <w:tc>
          <w:tcPr>
            <w:tcW w:w="3060" w:type="dxa"/>
          </w:tcPr>
          <w:p w14:paraId="4190545A" w14:textId="366C2A97" w:rsidR="00577064" w:rsidRPr="00053318" w:rsidRDefault="00877F3B" w:rsidP="00917E25">
            <w:pPr>
              <w:spacing w:line="276" w:lineRule="auto"/>
              <w:rPr>
                <w:rFonts w:ascii="Trebuchet MS" w:hAnsi="Trebuchet MS"/>
                <w:bCs/>
              </w:rPr>
            </w:pPr>
            <w:r w:rsidRPr="00053318">
              <w:rPr>
                <w:rFonts w:ascii="Trebuchet MS" w:hAnsi="Trebuchet MS"/>
                <w:bCs/>
              </w:rPr>
              <w:t>SWLIC</w:t>
            </w:r>
          </w:p>
        </w:tc>
        <w:tc>
          <w:tcPr>
            <w:tcW w:w="5575" w:type="dxa"/>
          </w:tcPr>
          <w:p w14:paraId="5900D8CF" w14:textId="5D895692" w:rsidR="00577064" w:rsidRPr="00053318" w:rsidRDefault="00877F3B" w:rsidP="00917E25">
            <w:pPr>
              <w:spacing w:line="276" w:lineRule="auto"/>
              <w:rPr>
                <w:rFonts w:ascii="Trebuchet MS" w:hAnsi="Trebuchet MS"/>
                <w:bCs/>
              </w:rPr>
            </w:pPr>
            <w:r w:rsidRPr="00053318">
              <w:rPr>
                <w:rFonts w:ascii="Trebuchet MS" w:hAnsi="Trebuchet MS"/>
                <w:bCs/>
              </w:rPr>
              <w:t>Switch local client</w:t>
            </w:r>
          </w:p>
        </w:tc>
      </w:tr>
    </w:tbl>
    <w:p w14:paraId="3D7C79E7" w14:textId="475FA2A3" w:rsidR="00675B2B" w:rsidRDefault="00675B2B" w:rsidP="00877F3B">
      <w:pPr>
        <w:pStyle w:val="Heading1"/>
        <w:spacing w:line="276" w:lineRule="auto"/>
      </w:pPr>
      <w:bookmarkStart w:id="673" w:name="_Toc115161075"/>
      <w:bookmarkStart w:id="674" w:name="_Toc176718751"/>
      <w:bookmarkStart w:id="675" w:name="_Toc176718772"/>
      <w:r w:rsidRPr="00E62C28">
        <w:rPr>
          <w:sz w:val="22"/>
        </w:rPr>
        <w:t>Table</w:t>
      </w:r>
      <w:r w:rsidRPr="00E62C28">
        <w:t xml:space="preserve"> </w:t>
      </w:r>
      <w:fldSimple w:instr=" SEQ Table \* ARABIC ">
        <w:r w:rsidR="00AA0D19">
          <w:rPr>
            <w:noProof/>
          </w:rPr>
          <w:t>2</w:t>
        </w:r>
      </w:fldSimple>
      <w:r w:rsidRPr="00E62C28">
        <w:t>: System glossary</w:t>
      </w:r>
      <w:bookmarkEnd w:id="673"/>
      <w:bookmarkEnd w:id="674"/>
      <w:bookmarkEnd w:id="675"/>
    </w:p>
    <w:p w14:paraId="652DC204" w14:textId="77777777" w:rsidR="0058133F" w:rsidRDefault="0058133F" w:rsidP="00877F3B">
      <w:pPr>
        <w:pStyle w:val="Heading1"/>
        <w:spacing w:line="276" w:lineRule="auto"/>
      </w:pPr>
    </w:p>
    <w:p w14:paraId="6E44B774" w14:textId="77777777" w:rsidR="00556875" w:rsidRDefault="00556875" w:rsidP="00556875"/>
    <w:p w14:paraId="4C547208" w14:textId="77777777" w:rsidR="00556875" w:rsidRDefault="00556875" w:rsidP="00556875"/>
    <w:p w14:paraId="58837A91" w14:textId="77777777" w:rsidR="00556875" w:rsidRDefault="00556875" w:rsidP="00556875"/>
    <w:p w14:paraId="321CE349" w14:textId="77777777" w:rsidR="00556875" w:rsidRDefault="00556875" w:rsidP="00556875"/>
    <w:p w14:paraId="02DDE529" w14:textId="77777777" w:rsidR="00556875" w:rsidRDefault="00556875" w:rsidP="00556875"/>
    <w:p w14:paraId="295EBDEC" w14:textId="77777777" w:rsidR="00556875" w:rsidRPr="00556875" w:rsidRDefault="00556875" w:rsidP="00556875"/>
    <w:p w14:paraId="51BBC31D" w14:textId="77777777" w:rsidR="0058133F" w:rsidRDefault="0058133F" w:rsidP="0058133F"/>
    <w:p w14:paraId="01DC2CCD" w14:textId="77777777" w:rsidR="0058133F" w:rsidRDefault="0058133F" w:rsidP="0058133F"/>
    <w:p w14:paraId="7DD88140" w14:textId="77777777" w:rsidR="0058133F" w:rsidRPr="0058133F" w:rsidRDefault="0058133F" w:rsidP="0058133F"/>
    <w:p w14:paraId="2ED67E45" w14:textId="77777777" w:rsidR="00877F3B" w:rsidRPr="00E62C28" w:rsidRDefault="00877F3B" w:rsidP="00877F3B">
      <w:pPr>
        <w:pStyle w:val="Heading1"/>
        <w:spacing w:line="276" w:lineRule="auto"/>
        <w:rPr>
          <w:rFonts w:ascii="Trebuchet MS" w:hAnsi="Trebuchet MS"/>
          <w:b/>
          <w:color w:val="auto"/>
          <w:sz w:val="24"/>
          <w:szCs w:val="24"/>
        </w:rPr>
      </w:pPr>
      <w:bookmarkStart w:id="676" w:name="_Toc176718773"/>
      <w:r w:rsidRPr="00E62C28">
        <w:rPr>
          <w:rFonts w:ascii="Trebuchet MS" w:hAnsi="Trebuchet MS"/>
          <w:b/>
          <w:color w:val="auto"/>
          <w:sz w:val="24"/>
          <w:szCs w:val="24"/>
        </w:rPr>
        <w:lastRenderedPageBreak/>
        <w:t>2 REQUIREMENTS OVERVIEW</w:t>
      </w:r>
      <w:bookmarkEnd w:id="676"/>
    </w:p>
    <w:p w14:paraId="75B6FB8C" w14:textId="77777777" w:rsidR="00877F3B" w:rsidRPr="00E62C28" w:rsidRDefault="00877F3B" w:rsidP="00877F3B">
      <w:pPr>
        <w:pStyle w:val="Heading2"/>
        <w:spacing w:line="276" w:lineRule="auto"/>
        <w:rPr>
          <w:rFonts w:ascii="Trebuchet MS" w:hAnsi="Trebuchet MS"/>
          <w:b/>
          <w:color w:val="auto"/>
          <w:sz w:val="24"/>
          <w:szCs w:val="24"/>
        </w:rPr>
      </w:pPr>
      <w:bookmarkStart w:id="677" w:name="_Toc176718774"/>
      <w:r w:rsidRPr="00E62C28">
        <w:rPr>
          <w:rFonts w:ascii="Trebuchet MS" w:hAnsi="Trebuchet MS"/>
          <w:b/>
          <w:color w:val="auto"/>
          <w:sz w:val="24"/>
          <w:szCs w:val="24"/>
        </w:rPr>
        <w:t>2.1 Overview</w:t>
      </w:r>
      <w:bookmarkEnd w:id="677"/>
    </w:p>
    <w:p w14:paraId="6A3263D6" w14:textId="77777777" w:rsidR="00877F3B" w:rsidRPr="00556875" w:rsidRDefault="00877F3B" w:rsidP="00877F3B">
      <w:pPr>
        <w:ind w:left="360"/>
        <w:rPr>
          <w:rFonts w:ascii="Trebuchet MS" w:hAnsi="Trebuchet MS" w:cs="Arial"/>
        </w:rPr>
      </w:pPr>
      <w:r w:rsidRPr="00E07FAC">
        <w:rPr>
          <w:rFonts w:ascii="Trebuchet MS" w:hAnsi="Trebuchet MS" w:cs="Arial"/>
        </w:rPr>
        <w:t>With the introduction of MPLS functionality as a licensed/subscribed software feature on the AOS OmniSwitch product portfolio, it is necessary to support a robust and secure licensing mechanism.</w:t>
      </w:r>
    </w:p>
    <w:p w14:paraId="1A013F5E" w14:textId="09C59C7C" w:rsidR="001B5DB9" w:rsidRPr="00556875" w:rsidRDefault="001B5DB9" w:rsidP="001B5DB9">
      <w:pPr>
        <w:ind w:left="360"/>
        <w:rPr>
          <w:rFonts w:ascii="Trebuchet MS" w:hAnsi="Trebuchet MS" w:cs="Arial"/>
        </w:rPr>
      </w:pPr>
      <w:r w:rsidRPr="00556875">
        <w:rPr>
          <w:rFonts w:ascii="Trebuchet MS" w:hAnsi="Trebuchet MS" w:cs="Arial"/>
        </w:rPr>
        <w:t xml:space="preserve">Below are the high-level requirements to support </w:t>
      </w:r>
      <w:r w:rsidR="005F770A" w:rsidRPr="00556875">
        <w:rPr>
          <w:rFonts w:ascii="Trebuchet MS" w:hAnsi="Trebuchet MS" w:cs="Arial"/>
        </w:rPr>
        <w:t>Licenses for MPLS nodes</w:t>
      </w:r>
      <w:r w:rsidRPr="00556875">
        <w:rPr>
          <w:rFonts w:ascii="Trebuchet MS" w:hAnsi="Trebuchet MS" w:cs="Arial"/>
        </w:rPr>
        <w:t>:</w:t>
      </w:r>
    </w:p>
    <w:p w14:paraId="4607FE3A" w14:textId="77777777" w:rsidR="001B5DB9" w:rsidRPr="00556875" w:rsidRDefault="001B5DB9" w:rsidP="001B5DB9">
      <w:pPr>
        <w:ind w:left="360"/>
        <w:rPr>
          <w:rFonts w:ascii="Trebuchet MS" w:hAnsi="Trebuchet MS" w:cs="Arial"/>
        </w:rPr>
      </w:pPr>
      <w:r w:rsidRPr="00556875">
        <w:rPr>
          <w:rFonts w:ascii="Trebuchet MS" w:hAnsi="Trebuchet MS" w:cs="Arial"/>
        </w:rPr>
        <w:t>MPLS functionality will be made available on AOS switches as a dynamically loadable/installable software (Debian) package, in addition to the AOS software image. The MPLS control plane is licensed from IP-Infusion and is integrated into AOS software.</w:t>
      </w:r>
    </w:p>
    <w:p w14:paraId="3BB0D269" w14:textId="58EB593B" w:rsidR="001B5DB9" w:rsidRPr="00556875" w:rsidRDefault="001B5DB9" w:rsidP="001B5DB9">
      <w:pPr>
        <w:ind w:left="360"/>
        <w:rPr>
          <w:rFonts w:ascii="Trebuchet MS" w:hAnsi="Trebuchet MS" w:cs="Arial"/>
        </w:rPr>
      </w:pPr>
      <w:r w:rsidRPr="00556875">
        <w:rPr>
          <w:rFonts w:ascii="Trebuchet MS" w:hAnsi="Trebuchet MS" w:cs="Arial"/>
        </w:rPr>
        <w:t xml:space="preserve">Every network node that runs MPLS will require to be licensed. Such licenses will be </w:t>
      </w:r>
      <w:r w:rsidR="00D4136F" w:rsidRPr="00556875">
        <w:rPr>
          <w:rFonts w:ascii="Trebuchet MS" w:hAnsi="Trebuchet MS" w:cs="Arial"/>
        </w:rPr>
        <w:t xml:space="preserve">generated </w:t>
      </w:r>
      <w:r w:rsidRPr="00556875">
        <w:rPr>
          <w:rFonts w:ascii="Trebuchet MS" w:hAnsi="Trebuchet MS" w:cs="Arial"/>
        </w:rPr>
        <w:t>on the ALE Customer/Business portal.</w:t>
      </w:r>
    </w:p>
    <w:p w14:paraId="1B546861" w14:textId="77777777" w:rsidR="0075245E" w:rsidRPr="00556875" w:rsidRDefault="0075245E" w:rsidP="0075245E">
      <w:pPr>
        <w:ind w:left="360"/>
        <w:rPr>
          <w:rFonts w:ascii="Trebuchet MS" w:hAnsi="Trebuchet MS" w:cs="Arial"/>
        </w:rPr>
      </w:pPr>
      <w:r w:rsidRPr="00556875">
        <w:rPr>
          <w:rFonts w:ascii="Trebuchet MS" w:hAnsi="Trebuchet MS" w:cs="Arial"/>
        </w:rPr>
        <w:t>Two types of licenses must be supported:</w:t>
      </w:r>
    </w:p>
    <w:p w14:paraId="55B7817F" w14:textId="77777777" w:rsidR="0075245E" w:rsidRPr="00556875" w:rsidRDefault="0075245E" w:rsidP="00DD2134">
      <w:pPr>
        <w:pStyle w:val="ListParagraph"/>
        <w:numPr>
          <w:ilvl w:val="0"/>
          <w:numId w:val="6"/>
        </w:numPr>
        <w:rPr>
          <w:rFonts w:ascii="Trebuchet MS" w:hAnsi="Trebuchet MS" w:cs="Arial"/>
        </w:rPr>
      </w:pPr>
      <w:r w:rsidRPr="00556875">
        <w:rPr>
          <w:rFonts w:ascii="Trebuchet MS" w:hAnsi="Trebuchet MS" w:cs="Arial"/>
        </w:rPr>
        <w:t>Site-based license</w:t>
      </w:r>
    </w:p>
    <w:p w14:paraId="7BEFD813" w14:textId="5366020D" w:rsidR="0075245E" w:rsidRPr="00556875" w:rsidRDefault="0075245E" w:rsidP="00DD2134">
      <w:pPr>
        <w:pStyle w:val="ListParagraph"/>
        <w:numPr>
          <w:ilvl w:val="1"/>
          <w:numId w:val="6"/>
        </w:numPr>
        <w:rPr>
          <w:rFonts w:ascii="Trebuchet MS" w:hAnsi="Trebuchet MS" w:cs="Arial"/>
        </w:rPr>
      </w:pPr>
      <w:r w:rsidRPr="00556875">
        <w:rPr>
          <w:rFonts w:ascii="Trebuchet MS" w:hAnsi="Trebuchet MS" w:cs="Arial"/>
        </w:rPr>
        <w:t>The Site-based licenses can be used as floating/shared license up to a maximum of 4 network switches, without being bound to HW. This also makes it less complicated for customers to track switch identification using serial numbers and system MAC addresses, etc.</w:t>
      </w:r>
    </w:p>
    <w:p w14:paraId="3B41432B" w14:textId="1208FC05" w:rsidR="0075245E" w:rsidRPr="00556875" w:rsidRDefault="0075245E" w:rsidP="00DD2134">
      <w:pPr>
        <w:pStyle w:val="ListParagraph"/>
        <w:numPr>
          <w:ilvl w:val="1"/>
          <w:numId w:val="6"/>
        </w:numPr>
        <w:rPr>
          <w:rFonts w:ascii="Trebuchet MS" w:hAnsi="Trebuchet MS" w:cs="Arial"/>
        </w:rPr>
      </w:pPr>
      <w:r w:rsidRPr="00556875">
        <w:rPr>
          <w:rFonts w:ascii="Trebuchet MS" w:hAnsi="Trebuchet MS" w:cs="Arial"/>
        </w:rPr>
        <w:t xml:space="preserve">A site-based license is a floating license that can be shared by 4 network nodes. </w:t>
      </w:r>
      <w:r w:rsidR="00DB58D5" w:rsidRPr="00556875">
        <w:rPr>
          <w:rFonts w:ascii="Trebuchet MS" w:hAnsi="Trebuchet MS" w:cs="Arial"/>
        </w:rPr>
        <w:t>For</w:t>
      </w:r>
      <w:r w:rsidRPr="00556875">
        <w:rPr>
          <w:rFonts w:ascii="Trebuchet MS" w:hAnsi="Trebuchet MS" w:cs="Arial"/>
        </w:rPr>
        <w:t xml:space="preserve"> licensing, a network node can be a standalone switch or a Virtual Chassis of up to 8 units. </w:t>
      </w:r>
    </w:p>
    <w:p w14:paraId="51BAA29C" w14:textId="4498911F" w:rsidR="0075245E" w:rsidRPr="00556875" w:rsidRDefault="0075245E" w:rsidP="00DD2134">
      <w:pPr>
        <w:pStyle w:val="ListParagraph"/>
        <w:numPr>
          <w:ilvl w:val="1"/>
          <w:numId w:val="6"/>
        </w:numPr>
        <w:rPr>
          <w:rFonts w:ascii="Trebuchet MS" w:hAnsi="Trebuchet MS" w:cs="Arial"/>
          <w:b/>
          <w:bCs/>
          <w:i/>
          <w:iCs/>
        </w:rPr>
      </w:pPr>
      <w:r w:rsidRPr="00556875">
        <w:rPr>
          <w:rFonts w:ascii="Trebuchet MS" w:hAnsi="Trebuchet MS" w:cs="Arial"/>
          <w:b/>
          <w:bCs/>
          <w:i/>
          <w:iCs/>
        </w:rPr>
        <w:t xml:space="preserve">Note: The notion of a floating license eliminates the need to support expiry, </w:t>
      </w:r>
      <w:r w:rsidR="00062B64" w:rsidRPr="00556875">
        <w:rPr>
          <w:rFonts w:ascii="Trebuchet MS" w:hAnsi="Trebuchet MS" w:cs="Arial"/>
          <w:b/>
          <w:bCs/>
          <w:i/>
          <w:iCs/>
        </w:rPr>
        <w:t>revocation,</w:t>
      </w:r>
      <w:r w:rsidRPr="00556875">
        <w:rPr>
          <w:rFonts w:ascii="Trebuchet MS" w:hAnsi="Trebuchet MS" w:cs="Arial"/>
          <w:b/>
          <w:bCs/>
          <w:i/>
          <w:iCs/>
        </w:rPr>
        <w:t xml:space="preserve"> or transfer attributes on the switch client. All that gets handled by the site license server.</w:t>
      </w:r>
    </w:p>
    <w:p w14:paraId="10351C2B" w14:textId="77777777" w:rsidR="0075245E" w:rsidRPr="00556875" w:rsidRDefault="0075245E" w:rsidP="00DD2134">
      <w:pPr>
        <w:pStyle w:val="ListParagraph"/>
        <w:numPr>
          <w:ilvl w:val="0"/>
          <w:numId w:val="6"/>
        </w:numPr>
        <w:rPr>
          <w:rFonts w:ascii="Trebuchet MS" w:hAnsi="Trebuchet MS" w:cs="Arial"/>
        </w:rPr>
      </w:pPr>
      <w:r w:rsidRPr="00556875">
        <w:rPr>
          <w:rFonts w:ascii="Trebuchet MS" w:hAnsi="Trebuchet MS" w:cs="Arial"/>
        </w:rPr>
        <w:t>Node-based license</w:t>
      </w:r>
    </w:p>
    <w:p w14:paraId="34E96F3D" w14:textId="0F6F9730" w:rsidR="0075245E" w:rsidRPr="00556875" w:rsidRDefault="0075245E" w:rsidP="00DD2134">
      <w:pPr>
        <w:pStyle w:val="ListParagraph"/>
        <w:numPr>
          <w:ilvl w:val="1"/>
          <w:numId w:val="6"/>
        </w:numPr>
        <w:rPr>
          <w:rFonts w:ascii="Trebuchet MS" w:hAnsi="Trebuchet MS" w:cs="Arial"/>
        </w:rPr>
      </w:pPr>
      <w:r w:rsidRPr="00556875">
        <w:rPr>
          <w:rFonts w:ascii="Trebuchet MS" w:hAnsi="Trebuchet MS" w:cs="Arial"/>
        </w:rPr>
        <w:t>The Node-based licenses are specific to an</w:t>
      </w:r>
      <w:r w:rsidR="00062B64" w:rsidRPr="00556875">
        <w:rPr>
          <w:rFonts w:ascii="Trebuchet MS" w:hAnsi="Trebuchet MS" w:cs="Arial"/>
        </w:rPr>
        <w:t>y</w:t>
      </w:r>
      <w:r w:rsidRPr="00556875">
        <w:rPr>
          <w:rFonts w:ascii="Trebuchet MS" w:hAnsi="Trebuchet MS" w:cs="Arial"/>
        </w:rPr>
        <w:t xml:space="preserve"> MPLS node</w:t>
      </w:r>
      <w:r w:rsidR="00062B64" w:rsidRPr="00556875">
        <w:rPr>
          <w:rFonts w:ascii="Trebuchet MS" w:hAnsi="Trebuchet MS" w:cs="Arial"/>
        </w:rPr>
        <w:t>,</w:t>
      </w:r>
      <w:r w:rsidRPr="00556875">
        <w:rPr>
          <w:rFonts w:ascii="Trebuchet MS" w:hAnsi="Trebuchet MS" w:cs="Arial"/>
        </w:rPr>
        <w:t xml:space="preserve"> not bound to HW and </w:t>
      </w:r>
      <w:r w:rsidR="00DB180B" w:rsidRPr="00556875">
        <w:rPr>
          <w:rFonts w:ascii="Trebuchet MS" w:hAnsi="Trebuchet MS" w:cs="Arial"/>
        </w:rPr>
        <w:t>are</w:t>
      </w:r>
      <w:r w:rsidRPr="00556875">
        <w:rPr>
          <w:rFonts w:ascii="Trebuchet MS" w:hAnsi="Trebuchet MS" w:cs="Arial"/>
        </w:rPr>
        <w:t xml:space="preserve"> not tied to the Node’s Serial Number and MAC addresses etc. </w:t>
      </w:r>
      <w:r w:rsidR="00062B64" w:rsidRPr="00556875">
        <w:rPr>
          <w:rFonts w:ascii="Trebuchet MS" w:hAnsi="Trebuchet MS" w:cs="Arial"/>
        </w:rPr>
        <w:t>For</w:t>
      </w:r>
      <w:r w:rsidRPr="00556875">
        <w:rPr>
          <w:rFonts w:ascii="Trebuchet MS" w:hAnsi="Trebuchet MS" w:cs="Arial"/>
        </w:rPr>
        <w:t xml:space="preserve"> licensing, </w:t>
      </w:r>
      <w:r w:rsidR="00DB58D5" w:rsidRPr="00556875">
        <w:rPr>
          <w:rFonts w:ascii="Trebuchet MS" w:hAnsi="Trebuchet MS" w:cs="Arial"/>
        </w:rPr>
        <w:t>an MPLS</w:t>
      </w:r>
      <w:r w:rsidRPr="00556875">
        <w:rPr>
          <w:rFonts w:ascii="Trebuchet MS" w:hAnsi="Trebuchet MS" w:cs="Arial"/>
        </w:rPr>
        <w:t xml:space="preserve"> node can be a standalone of a Virtual Chassis of up to 8 units.</w:t>
      </w:r>
    </w:p>
    <w:p w14:paraId="46275341" w14:textId="30D56D4C" w:rsidR="00BE70F5" w:rsidDel="00ED2E96" w:rsidRDefault="00BE70F5" w:rsidP="0075245E">
      <w:pPr>
        <w:ind w:left="360"/>
        <w:rPr>
          <w:ins w:id="678" w:author="Kha Truong" w:date="2024-06-28T10:11:00Z"/>
          <w:del w:id="679" w:author="Vachiravel Sabarinathan" w:date="2024-06-30T20:02:00Z"/>
          <w:rFonts w:ascii="Trebuchet MS" w:hAnsi="Trebuchet MS" w:cs="Arial"/>
        </w:rPr>
      </w:pPr>
    </w:p>
    <w:p w14:paraId="6FC7E118" w14:textId="54335873" w:rsidR="00BE70F5" w:rsidRDefault="00BE70F5" w:rsidP="00BE70F5">
      <w:pPr>
        <w:ind w:left="360"/>
        <w:rPr>
          <w:ins w:id="680" w:author="Kha Truong" w:date="2024-06-28T10:11:00Z"/>
          <w:rFonts w:ascii="Trebuchet MS" w:hAnsi="Trebuchet MS" w:cs="Arial"/>
        </w:rPr>
      </w:pPr>
      <w:ins w:id="681" w:author="Kha Truong" w:date="2024-06-28T10:11:00Z">
        <w:r>
          <w:rPr>
            <w:rFonts w:ascii="Trebuchet MS" w:hAnsi="Trebuchet MS" w:cs="Arial"/>
          </w:rPr>
          <w:t xml:space="preserve">From 8.10.R02, </w:t>
        </w:r>
        <w:r w:rsidRPr="005157DD">
          <w:rPr>
            <w:rFonts w:ascii="Trebuchet MS" w:hAnsi="Trebuchet MS" w:cs="Arial"/>
          </w:rPr>
          <w:t>a new license type is supported called "Individual"</w:t>
        </w:r>
        <w:r w:rsidRPr="005157DD">
          <w:t xml:space="preserve"> </w:t>
        </w:r>
        <w:r w:rsidRPr="005157DD">
          <w:rPr>
            <w:rFonts w:ascii="Trebuchet MS" w:hAnsi="Trebuchet MS" w:cs="Arial"/>
          </w:rPr>
          <w:t>(defined in Appendix A)</w:t>
        </w:r>
        <w:r>
          <w:rPr>
            <w:rFonts w:ascii="Trebuchet MS" w:hAnsi="Trebuchet MS" w:cs="Arial"/>
          </w:rPr>
          <w:t>.</w:t>
        </w:r>
      </w:ins>
    </w:p>
    <w:p w14:paraId="12085AA5" w14:textId="78894BA1" w:rsidR="0075245E" w:rsidRPr="00556875" w:rsidRDefault="0075245E" w:rsidP="0075245E">
      <w:pPr>
        <w:ind w:left="360"/>
        <w:rPr>
          <w:rFonts w:ascii="Trebuchet MS" w:hAnsi="Trebuchet MS" w:cs="Arial"/>
        </w:rPr>
      </w:pPr>
      <w:r w:rsidRPr="00556875">
        <w:rPr>
          <w:rFonts w:ascii="Trebuchet MS" w:hAnsi="Trebuchet MS" w:cs="Arial"/>
        </w:rPr>
        <w:t>For the purposes of license generation and usage, the following are defined:</w:t>
      </w:r>
    </w:p>
    <w:p w14:paraId="7E518423" w14:textId="62535B7E" w:rsidR="0075245E" w:rsidRPr="00556875" w:rsidRDefault="00D30B37" w:rsidP="00DD2134">
      <w:pPr>
        <w:pStyle w:val="ListParagraph"/>
        <w:numPr>
          <w:ilvl w:val="0"/>
          <w:numId w:val="5"/>
        </w:numPr>
        <w:rPr>
          <w:rFonts w:ascii="Trebuchet MS" w:hAnsi="Trebuchet MS" w:cs="Arial"/>
          <w:b/>
          <w:bCs/>
        </w:rPr>
      </w:pPr>
      <w:r w:rsidRPr="00556875">
        <w:rPr>
          <w:rFonts w:ascii="Trebuchet MS" w:hAnsi="Trebuchet MS" w:cs="Arial"/>
          <w:b/>
          <w:bCs/>
        </w:rPr>
        <w:t>Instance ID</w:t>
      </w:r>
      <w:r w:rsidR="00E9361E" w:rsidRPr="00556875">
        <w:rPr>
          <w:rFonts w:ascii="Trebuchet MS" w:hAnsi="Trebuchet MS" w:cs="Arial"/>
          <w:b/>
          <w:bCs/>
        </w:rPr>
        <w:t xml:space="preserve">: </w:t>
      </w:r>
      <w:r w:rsidR="00E9361E" w:rsidRPr="00556875">
        <w:rPr>
          <w:rFonts w:ascii="Trebuchet MS" w:hAnsi="Trebuchet MS" w:cs="Arial"/>
        </w:rPr>
        <w:t>Number of instances of Sites or Nodes</w:t>
      </w:r>
      <w:r w:rsidR="0073326B" w:rsidRPr="00556875">
        <w:rPr>
          <w:rFonts w:ascii="Trebuchet MS" w:hAnsi="Trebuchet MS" w:cs="Arial"/>
        </w:rPr>
        <w:t xml:space="preserve"> </w:t>
      </w:r>
    </w:p>
    <w:p w14:paraId="18471E77" w14:textId="3692B0C2" w:rsidR="0075245E" w:rsidRPr="00556875" w:rsidRDefault="0075245E" w:rsidP="00DD2134">
      <w:pPr>
        <w:pStyle w:val="ListParagraph"/>
        <w:numPr>
          <w:ilvl w:val="0"/>
          <w:numId w:val="5"/>
        </w:numPr>
        <w:rPr>
          <w:rFonts w:ascii="Trebuchet MS" w:hAnsi="Trebuchet MS" w:cs="Arial"/>
        </w:rPr>
      </w:pPr>
      <w:r w:rsidRPr="00556875">
        <w:rPr>
          <w:rFonts w:ascii="Trebuchet MS" w:hAnsi="Trebuchet MS" w:cs="Arial"/>
          <w:b/>
          <w:bCs/>
        </w:rPr>
        <w:t>Type</w:t>
      </w:r>
      <w:r w:rsidRPr="00556875">
        <w:rPr>
          <w:rFonts w:ascii="Trebuchet MS" w:hAnsi="Trebuchet MS" w:cs="Arial"/>
        </w:rPr>
        <w:t xml:space="preserve">: </w:t>
      </w:r>
      <w:r w:rsidR="00E9361E" w:rsidRPr="00556875">
        <w:rPr>
          <w:rFonts w:ascii="Trebuchet MS" w:hAnsi="Trebuchet MS" w:cs="Arial"/>
        </w:rPr>
        <w:t>MPLS</w:t>
      </w:r>
    </w:p>
    <w:p w14:paraId="2A77E084" w14:textId="45999B9F" w:rsidR="00E9361E" w:rsidRPr="00556875" w:rsidRDefault="00D30B37" w:rsidP="00DD2134">
      <w:pPr>
        <w:pStyle w:val="ListParagraph"/>
        <w:numPr>
          <w:ilvl w:val="0"/>
          <w:numId w:val="5"/>
        </w:numPr>
        <w:rPr>
          <w:rFonts w:ascii="Trebuchet MS" w:hAnsi="Trebuchet MS" w:cs="Arial"/>
        </w:rPr>
      </w:pPr>
      <w:r w:rsidRPr="00556875">
        <w:rPr>
          <w:rFonts w:ascii="Trebuchet MS" w:hAnsi="Trebuchet MS" w:cs="Arial"/>
          <w:b/>
          <w:bCs/>
        </w:rPr>
        <w:t>Sub</w:t>
      </w:r>
      <w:r w:rsidRPr="00556875">
        <w:rPr>
          <w:rFonts w:ascii="Trebuchet MS" w:hAnsi="Trebuchet MS" w:cs="Arial"/>
        </w:rPr>
        <w:t>-</w:t>
      </w:r>
      <w:r w:rsidRPr="00556875">
        <w:rPr>
          <w:rFonts w:ascii="Trebuchet MS" w:hAnsi="Trebuchet MS" w:cs="Arial"/>
          <w:b/>
          <w:bCs/>
        </w:rPr>
        <w:t>Type</w:t>
      </w:r>
      <w:r w:rsidR="00E9361E" w:rsidRPr="00556875">
        <w:rPr>
          <w:rFonts w:ascii="Trebuchet MS" w:hAnsi="Trebuchet MS" w:cs="Arial"/>
          <w:b/>
          <w:bCs/>
        </w:rPr>
        <w:t xml:space="preserve">: </w:t>
      </w:r>
      <w:r w:rsidR="00E9361E" w:rsidRPr="00556875">
        <w:rPr>
          <w:rFonts w:ascii="Trebuchet MS" w:hAnsi="Trebuchet MS" w:cs="Arial"/>
        </w:rPr>
        <w:t>Site or a Node license</w:t>
      </w:r>
    </w:p>
    <w:p w14:paraId="1D77921E" w14:textId="7AD77B83" w:rsidR="00E9361E" w:rsidRPr="00556875" w:rsidRDefault="00293865" w:rsidP="00DD2134">
      <w:pPr>
        <w:pStyle w:val="ListParagraph"/>
        <w:numPr>
          <w:ilvl w:val="0"/>
          <w:numId w:val="5"/>
        </w:numPr>
        <w:rPr>
          <w:rFonts w:ascii="Trebuchet MS" w:hAnsi="Trebuchet MS" w:cs="Arial"/>
        </w:rPr>
      </w:pPr>
      <w:r w:rsidRPr="00556875">
        <w:rPr>
          <w:rFonts w:ascii="Trebuchet MS" w:hAnsi="Trebuchet MS" w:cs="Arial"/>
          <w:b/>
          <w:bCs/>
        </w:rPr>
        <w:t xml:space="preserve">Switch </w:t>
      </w:r>
      <w:r w:rsidR="00E9361E" w:rsidRPr="00556875">
        <w:rPr>
          <w:rFonts w:ascii="Trebuchet MS" w:hAnsi="Trebuchet MS" w:cs="Arial"/>
          <w:b/>
          <w:bCs/>
        </w:rPr>
        <w:t>Serial Number</w:t>
      </w:r>
      <w:r w:rsidR="00E9361E" w:rsidRPr="00556875">
        <w:rPr>
          <w:rFonts w:ascii="Trebuchet MS" w:hAnsi="Trebuchet MS" w:cs="Arial"/>
        </w:rPr>
        <w:t xml:space="preserve">: </w:t>
      </w:r>
      <w:r w:rsidR="0073326B" w:rsidRPr="00556875">
        <w:rPr>
          <w:rFonts w:ascii="Trebuchet MS" w:hAnsi="Trebuchet MS" w:cs="Arial"/>
        </w:rPr>
        <w:t>Serial Number</w:t>
      </w:r>
      <w:r w:rsidR="00430909" w:rsidRPr="00556875">
        <w:rPr>
          <w:rFonts w:ascii="Trebuchet MS" w:hAnsi="Trebuchet MS" w:cs="Arial"/>
        </w:rPr>
        <w:t xml:space="preserve"> </w:t>
      </w:r>
      <w:r w:rsidR="00636840" w:rsidRPr="00556875">
        <w:rPr>
          <w:rFonts w:ascii="Trebuchet MS" w:hAnsi="Trebuchet MS" w:cs="Arial"/>
        </w:rPr>
        <w:t>that uniquely identifies the Switch on which the licenses are installed (SILOS switch – see below for explanation)</w:t>
      </w:r>
    </w:p>
    <w:p w14:paraId="7B68767F" w14:textId="6E318AFB" w:rsidR="0075245E" w:rsidRPr="00BF58D9" w:rsidRDefault="0075245E" w:rsidP="00DD2134">
      <w:pPr>
        <w:pStyle w:val="ListParagraph"/>
        <w:numPr>
          <w:ilvl w:val="0"/>
          <w:numId w:val="5"/>
        </w:numPr>
        <w:rPr>
          <w:rFonts w:ascii="Trebuchet MS" w:hAnsi="Trebuchet MS" w:cs="Arial"/>
          <w:strike/>
        </w:rPr>
      </w:pPr>
      <w:r w:rsidRPr="00BF58D9">
        <w:rPr>
          <w:rFonts w:ascii="Trebuchet MS" w:hAnsi="Trebuchet MS" w:cs="Arial"/>
          <w:b/>
          <w:bCs/>
          <w:strike/>
        </w:rPr>
        <w:t>Switch MAC Address</w:t>
      </w:r>
      <w:r w:rsidRPr="00BF58D9">
        <w:rPr>
          <w:rFonts w:ascii="Trebuchet MS" w:hAnsi="Trebuchet MS" w:cs="Arial"/>
          <w:strike/>
        </w:rPr>
        <w:t xml:space="preserve">: </w:t>
      </w:r>
      <w:r w:rsidR="00293865" w:rsidRPr="00BF58D9">
        <w:rPr>
          <w:rFonts w:ascii="Trebuchet MS" w:hAnsi="Trebuchet MS" w:cs="Arial"/>
          <w:strike/>
        </w:rPr>
        <w:t xml:space="preserve">A </w:t>
      </w:r>
      <w:r w:rsidR="00570136" w:rsidRPr="00BF58D9">
        <w:rPr>
          <w:rFonts w:ascii="Trebuchet MS" w:hAnsi="Trebuchet MS" w:cs="Arial"/>
          <w:strike/>
        </w:rPr>
        <w:t xml:space="preserve">single MAC address that uniquely identifies the Switch on which the </w:t>
      </w:r>
      <w:r w:rsidR="00744995" w:rsidRPr="00BF58D9">
        <w:rPr>
          <w:rFonts w:ascii="Trebuchet MS" w:hAnsi="Trebuchet MS" w:cs="Arial"/>
          <w:strike/>
        </w:rPr>
        <w:t>licenses are installed (SILOS switch – see below for explanation).</w:t>
      </w:r>
    </w:p>
    <w:p w14:paraId="67EA220A" w14:textId="66500DD6" w:rsidR="0075245E" w:rsidRPr="00556875" w:rsidRDefault="0075245E" w:rsidP="0075245E">
      <w:pPr>
        <w:ind w:left="360"/>
        <w:rPr>
          <w:rFonts w:ascii="Trebuchet MS" w:hAnsi="Trebuchet MS" w:cs="Arial"/>
        </w:rPr>
      </w:pPr>
      <w:r w:rsidRPr="00556875">
        <w:rPr>
          <w:rFonts w:ascii="Trebuchet MS" w:hAnsi="Trebuchet MS" w:cs="Arial"/>
        </w:rPr>
        <w:lastRenderedPageBreak/>
        <w:t xml:space="preserve">A Node-based license </w:t>
      </w:r>
      <w:r w:rsidR="00B26240" w:rsidRPr="00556875">
        <w:rPr>
          <w:rFonts w:ascii="Trebuchet MS" w:hAnsi="Trebuchet MS" w:cs="Arial"/>
        </w:rPr>
        <w:t xml:space="preserve">can be used by </w:t>
      </w:r>
      <w:r w:rsidRPr="00556875">
        <w:rPr>
          <w:rFonts w:ascii="Trebuchet MS" w:hAnsi="Trebuchet MS" w:cs="Arial"/>
        </w:rPr>
        <w:t>MPLS node</w:t>
      </w:r>
      <w:r w:rsidR="00B26240" w:rsidRPr="00556875">
        <w:rPr>
          <w:rFonts w:ascii="Trebuchet MS" w:hAnsi="Trebuchet MS" w:cs="Arial"/>
        </w:rPr>
        <w:t>s</w:t>
      </w:r>
      <w:r w:rsidRPr="00556875">
        <w:rPr>
          <w:rFonts w:ascii="Trebuchet MS" w:hAnsi="Trebuchet MS" w:cs="Arial"/>
        </w:rPr>
        <w:t xml:space="preserve"> (standalone/VC) </w:t>
      </w:r>
      <w:r w:rsidR="00F26EEA" w:rsidRPr="00556875">
        <w:rPr>
          <w:rFonts w:ascii="Trebuchet MS" w:hAnsi="Trebuchet MS" w:cs="Arial"/>
        </w:rPr>
        <w:t xml:space="preserve">limited to the number of </w:t>
      </w:r>
      <w:r w:rsidR="00A829FC" w:rsidRPr="00556875">
        <w:rPr>
          <w:rFonts w:ascii="Trebuchet MS" w:hAnsi="Trebuchet MS" w:cs="Arial"/>
        </w:rPr>
        <w:t>nodes</w:t>
      </w:r>
      <w:r w:rsidR="00F26EEA" w:rsidRPr="00556875">
        <w:rPr>
          <w:rFonts w:ascii="Trebuchet MS" w:hAnsi="Trebuchet MS" w:cs="Arial"/>
        </w:rPr>
        <w:t xml:space="preserve"> specified in the “</w:t>
      </w:r>
      <w:r w:rsidR="00F26EEA" w:rsidRPr="00556875">
        <w:rPr>
          <w:rFonts w:ascii="Trebuchet MS" w:hAnsi="Trebuchet MS" w:cs="Arial"/>
          <w:b/>
          <w:bCs/>
        </w:rPr>
        <w:t>Instance ID</w:t>
      </w:r>
      <w:r w:rsidR="00F26EEA" w:rsidRPr="00556875">
        <w:rPr>
          <w:rFonts w:ascii="Trebuchet MS" w:hAnsi="Trebuchet MS" w:cs="Arial"/>
        </w:rPr>
        <w:t xml:space="preserve">” </w:t>
      </w:r>
      <w:r w:rsidRPr="00556875">
        <w:rPr>
          <w:rFonts w:ascii="Trebuchet MS" w:hAnsi="Trebuchet MS" w:cs="Arial"/>
        </w:rPr>
        <w:t xml:space="preserve">and is uniquely identified as a tuple of </w:t>
      </w:r>
    </w:p>
    <w:p w14:paraId="1C28B57F" w14:textId="6E8D5D6C" w:rsidR="0075245E" w:rsidRPr="00556875" w:rsidRDefault="0075245E" w:rsidP="0075245E">
      <w:pPr>
        <w:ind w:left="360" w:firstLine="360"/>
        <w:rPr>
          <w:rFonts w:ascii="Trebuchet MS" w:hAnsi="Trebuchet MS" w:cs="Arial"/>
          <w:b/>
          <w:bCs/>
        </w:rPr>
      </w:pPr>
      <w:r w:rsidRPr="00556875">
        <w:rPr>
          <w:rFonts w:ascii="Trebuchet MS" w:hAnsi="Trebuchet MS" w:cs="Arial"/>
          <w:b/>
          <w:bCs/>
        </w:rPr>
        <w:t xml:space="preserve">[Instance ID, Type, </w:t>
      </w:r>
      <w:r w:rsidR="00B26240" w:rsidRPr="00556875">
        <w:rPr>
          <w:rFonts w:ascii="Trebuchet MS" w:hAnsi="Trebuchet MS" w:cs="Arial"/>
          <w:b/>
          <w:bCs/>
        </w:rPr>
        <w:t>Sub-Type, Switch Serial Number</w:t>
      </w:r>
      <w:r w:rsidR="00B26240" w:rsidRPr="00BF58D9">
        <w:rPr>
          <w:rFonts w:ascii="Trebuchet MS" w:hAnsi="Trebuchet MS" w:cs="Arial"/>
          <w:b/>
          <w:bCs/>
          <w:strike/>
        </w:rPr>
        <w:t xml:space="preserve">, </w:t>
      </w:r>
      <w:r w:rsidRPr="00BF58D9">
        <w:rPr>
          <w:rFonts w:ascii="Trebuchet MS" w:hAnsi="Trebuchet MS" w:cs="Arial"/>
          <w:b/>
          <w:bCs/>
          <w:strike/>
        </w:rPr>
        <w:t>Switch MAC Address</w:t>
      </w:r>
      <w:r w:rsidRPr="00556875">
        <w:rPr>
          <w:rFonts w:ascii="Trebuchet MS" w:hAnsi="Trebuchet MS" w:cs="Arial"/>
          <w:b/>
          <w:bCs/>
        </w:rPr>
        <w:t>]</w:t>
      </w:r>
    </w:p>
    <w:p w14:paraId="2DDAAA32" w14:textId="3D6C0ACE" w:rsidR="00A03580" w:rsidRPr="00556875" w:rsidRDefault="00A03580" w:rsidP="00A03580">
      <w:pPr>
        <w:ind w:left="360"/>
        <w:rPr>
          <w:rFonts w:ascii="Trebuchet MS" w:hAnsi="Trebuchet MS" w:cs="Arial"/>
        </w:rPr>
      </w:pPr>
      <w:r w:rsidRPr="00556875">
        <w:rPr>
          <w:rFonts w:ascii="Trebuchet MS" w:hAnsi="Trebuchet MS" w:cs="Arial"/>
        </w:rPr>
        <w:t>The Node-based licenses are specific to MPLS nodes not bound to HW and are not tied to the Node’s Serial Number and MAC addresses etc. For licensing, an MPLS node can be a standalone of a Virtual Chassis of up to 8 units.</w:t>
      </w:r>
    </w:p>
    <w:p w14:paraId="60C79723" w14:textId="3F6216C2" w:rsidR="0075245E" w:rsidRPr="00556875" w:rsidRDefault="0075245E" w:rsidP="0075245E">
      <w:pPr>
        <w:ind w:left="360"/>
        <w:rPr>
          <w:rFonts w:ascii="Trebuchet MS" w:hAnsi="Trebuchet MS" w:cs="Arial"/>
        </w:rPr>
      </w:pPr>
      <w:r w:rsidRPr="00556875">
        <w:rPr>
          <w:rFonts w:ascii="Trebuchet MS" w:hAnsi="Trebuchet MS" w:cs="Arial"/>
        </w:rPr>
        <w:t xml:space="preserve">A Site-based license can be used by </w:t>
      </w:r>
      <w:r w:rsidR="00A829FC" w:rsidRPr="00556875">
        <w:rPr>
          <w:rFonts w:ascii="Trebuchet MS" w:hAnsi="Trebuchet MS" w:cs="Arial"/>
        </w:rPr>
        <w:t>MPLS sites limited to the number of sites specified in the “</w:t>
      </w:r>
      <w:r w:rsidR="00A829FC" w:rsidRPr="00556875">
        <w:rPr>
          <w:rFonts w:ascii="Trebuchet MS" w:hAnsi="Trebuchet MS" w:cs="Arial"/>
          <w:b/>
          <w:bCs/>
        </w:rPr>
        <w:t>Instance ID</w:t>
      </w:r>
      <w:r w:rsidR="00A829FC" w:rsidRPr="00556875">
        <w:rPr>
          <w:rFonts w:ascii="Trebuchet MS" w:hAnsi="Trebuchet MS" w:cs="Arial"/>
        </w:rPr>
        <w:t xml:space="preserve">” with each </w:t>
      </w:r>
      <w:r w:rsidR="00A03580" w:rsidRPr="00556875">
        <w:rPr>
          <w:rFonts w:ascii="Trebuchet MS" w:hAnsi="Trebuchet MS" w:cs="Arial"/>
        </w:rPr>
        <w:t xml:space="preserve">site supporting </w:t>
      </w:r>
      <w:r w:rsidRPr="00556875">
        <w:rPr>
          <w:rFonts w:ascii="Trebuchet MS" w:hAnsi="Trebuchet MS" w:cs="Arial"/>
        </w:rPr>
        <w:t xml:space="preserve">up to a maximum of </w:t>
      </w:r>
      <w:r w:rsidRPr="00556875">
        <w:rPr>
          <w:rFonts w:ascii="Trebuchet MS" w:hAnsi="Trebuchet MS" w:cs="Arial"/>
          <w:b/>
          <w:bCs/>
        </w:rPr>
        <w:t>4</w:t>
      </w:r>
      <w:r w:rsidRPr="00556875">
        <w:rPr>
          <w:rFonts w:ascii="Trebuchet MS" w:hAnsi="Trebuchet MS" w:cs="Arial"/>
        </w:rPr>
        <w:t xml:space="preserve"> MPLS nodes (standalone/VC) and is uniquely identified as a tuple of </w:t>
      </w:r>
    </w:p>
    <w:p w14:paraId="0A75FA1F" w14:textId="77777777" w:rsidR="00A03580" w:rsidRPr="00556875" w:rsidRDefault="00A03580" w:rsidP="00A03580">
      <w:pPr>
        <w:ind w:left="360" w:firstLine="360"/>
        <w:rPr>
          <w:rFonts w:ascii="Trebuchet MS" w:hAnsi="Trebuchet MS" w:cs="Arial"/>
          <w:b/>
          <w:bCs/>
        </w:rPr>
      </w:pPr>
      <w:r w:rsidRPr="00556875">
        <w:rPr>
          <w:rFonts w:ascii="Trebuchet MS" w:hAnsi="Trebuchet MS" w:cs="Arial"/>
          <w:b/>
          <w:bCs/>
        </w:rPr>
        <w:t>[Instance ID, Type, Sub-Type, Switch Serial Number</w:t>
      </w:r>
      <w:r w:rsidRPr="00BF58D9">
        <w:rPr>
          <w:rFonts w:ascii="Trebuchet MS" w:hAnsi="Trebuchet MS" w:cs="Arial"/>
          <w:b/>
          <w:bCs/>
          <w:strike/>
        </w:rPr>
        <w:t>, Switch MAC Address</w:t>
      </w:r>
      <w:r w:rsidRPr="00556875">
        <w:rPr>
          <w:rFonts w:ascii="Trebuchet MS" w:hAnsi="Trebuchet MS" w:cs="Arial"/>
          <w:b/>
          <w:bCs/>
        </w:rPr>
        <w:t>]</w:t>
      </w:r>
    </w:p>
    <w:p w14:paraId="3434FEC7" w14:textId="77777777" w:rsidR="00A03580" w:rsidRPr="00556875" w:rsidRDefault="0075245E" w:rsidP="0075245E">
      <w:pPr>
        <w:ind w:left="360"/>
        <w:rPr>
          <w:rFonts w:ascii="Trebuchet MS" w:hAnsi="Trebuchet MS" w:cs="Arial"/>
        </w:rPr>
      </w:pPr>
      <w:r w:rsidRPr="00556875">
        <w:rPr>
          <w:rFonts w:ascii="Trebuchet MS" w:hAnsi="Trebuchet MS" w:cs="Arial"/>
        </w:rPr>
        <w:t xml:space="preserve">A site-based license can be used as floating/shared license for up to a maximum of 4 network switches, without being bound to HW. This makes it less complicated for customers to track switch identification using serial numbers and system MAC addresses, etc. </w:t>
      </w:r>
    </w:p>
    <w:p w14:paraId="20F6BA71" w14:textId="2DFDECC1" w:rsidR="0075245E" w:rsidRPr="00556875" w:rsidRDefault="00A03580" w:rsidP="0075245E">
      <w:pPr>
        <w:ind w:left="360"/>
        <w:rPr>
          <w:rFonts w:ascii="Trebuchet MS" w:hAnsi="Trebuchet MS" w:cs="Arial"/>
          <w:i/>
          <w:iCs/>
        </w:rPr>
      </w:pPr>
      <w:r w:rsidRPr="00556875">
        <w:rPr>
          <w:rFonts w:ascii="Trebuchet MS" w:hAnsi="Trebuchet MS" w:cs="Arial"/>
          <w:i/>
          <w:iCs/>
        </w:rPr>
        <w:t xml:space="preserve">Note: </w:t>
      </w:r>
      <w:r w:rsidR="0075245E" w:rsidRPr="00556875">
        <w:rPr>
          <w:rFonts w:ascii="Trebuchet MS" w:hAnsi="Trebuchet MS" w:cs="Arial"/>
          <w:i/>
          <w:iCs/>
        </w:rPr>
        <w:t xml:space="preserve">A customer may purchase multiple site or node licenses </w:t>
      </w:r>
      <w:r w:rsidR="00596AA4" w:rsidRPr="00556875">
        <w:rPr>
          <w:rFonts w:ascii="Trebuchet MS" w:hAnsi="Trebuchet MS" w:cs="Arial"/>
          <w:i/>
          <w:iCs/>
        </w:rPr>
        <w:t>to</w:t>
      </w:r>
      <w:r w:rsidR="0075245E" w:rsidRPr="00556875">
        <w:rPr>
          <w:rFonts w:ascii="Trebuchet MS" w:hAnsi="Trebuchet MS" w:cs="Arial"/>
          <w:i/>
          <w:iCs/>
        </w:rPr>
        <w:t xml:space="preserve"> use more than 4 MPLS network switches.</w:t>
      </w:r>
    </w:p>
    <w:p w14:paraId="345B3A72" w14:textId="09DFC35B" w:rsidR="0075245E" w:rsidRPr="00556875" w:rsidRDefault="0075245E" w:rsidP="0075245E">
      <w:pPr>
        <w:ind w:left="360"/>
        <w:rPr>
          <w:rFonts w:ascii="Trebuchet MS" w:hAnsi="Trebuchet MS" w:cs="Arial"/>
        </w:rPr>
      </w:pPr>
      <w:r w:rsidRPr="00556875">
        <w:rPr>
          <w:rFonts w:ascii="Trebuchet MS" w:hAnsi="Trebuchet MS" w:cs="Arial"/>
        </w:rPr>
        <w:t>It is required to have a CAPEX solution (</w:t>
      </w:r>
      <w:r w:rsidR="00596AA4" w:rsidRPr="00556875">
        <w:rPr>
          <w:rFonts w:ascii="Trebuchet MS" w:hAnsi="Trebuchet MS" w:cs="Arial"/>
        </w:rPr>
        <w:t>i.e.,</w:t>
      </w:r>
      <w:r w:rsidRPr="00556875">
        <w:rPr>
          <w:rFonts w:ascii="Trebuchet MS" w:hAnsi="Trebuchet MS" w:cs="Arial"/>
        </w:rPr>
        <w:t xml:space="preserve"> not related to </w:t>
      </w:r>
      <w:proofErr w:type="spellStart"/>
      <w:r w:rsidRPr="00556875">
        <w:rPr>
          <w:rFonts w:ascii="Trebuchet MS" w:hAnsi="Trebuchet MS" w:cs="Arial"/>
        </w:rPr>
        <w:t>NaaS</w:t>
      </w:r>
      <w:proofErr w:type="spellEnd"/>
      <w:r w:rsidRPr="00556875">
        <w:rPr>
          <w:rFonts w:ascii="Trebuchet MS" w:hAnsi="Trebuchet MS" w:cs="Arial"/>
        </w:rPr>
        <w:t xml:space="preserve">) that </w:t>
      </w:r>
      <w:r w:rsidR="00596AA4" w:rsidRPr="00556875">
        <w:rPr>
          <w:rFonts w:ascii="Trebuchet MS" w:hAnsi="Trebuchet MS" w:cs="Arial"/>
        </w:rPr>
        <w:t>involves.</w:t>
      </w:r>
      <w:r w:rsidRPr="00556875">
        <w:rPr>
          <w:rFonts w:ascii="Trebuchet MS" w:hAnsi="Trebuchet MS" w:cs="Arial"/>
        </w:rPr>
        <w:t xml:space="preserve"> </w:t>
      </w:r>
    </w:p>
    <w:p w14:paraId="2ADE0680" w14:textId="204A17DE" w:rsidR="0075245E" w:rsidRPr="00556875" w:rsidRDefault="0075245E" w:rsidP="00DD2134">
      <w:pPr>
        <w:pStyle w:val="ListParagraph"/>
        <w:numPr>
          <w:ilvl w:val="0"/>
          <w:numId w:val="4"/>
        </w:numPr>
        <w:rPr>
          <w:rFonts w:ascii="Trebuchet MS" w:hAnsi="Trebuchet MS" w:cs="Arial"/>
        </w:rPr>
      </w:pPr>
      <w:r w:rsidRPr="00556875">
        <w:rPr>
          <w:rFonts w:ascii="Trebuchet MS" w:hAnsi="Trebuchet MS" w:cs="Arial"/>
        </w:rPr>
        <w:t>An on-premises, customer-local server (</w:t>
      </w:r>
      <w:r w:rsidRPr="00556875">
        <w:rPr>
          <w:rFonts w:ascii="Trebuchet MS" w:hAnsi="Trebuchet MS" w:cs="Arial"/>
          <w:b/>
          <w:bCs/>
        </w:rPr>
        <w:t>SILOS</w:t>
      </w:r>
      <w:r w:rsidRPr="00556875">
        <w:rPr>
          <w:rFonts w:ascii="Trebuchet MS" w:hAnsi="Trebuchet MS" w:cs="Arial"/>
        </w:rPr>
        <w:t>) application that issues, tracks and reports floating license usage on a site</w:t>
      </w:r>
      <w:r w:rsidR="00596AA4" w:rsidRPr="00556875">
        <w:rPr>
          <w:rFonts w:ascii="Trebuchet MS" w:hAnsi="Trebuchet MS" w:cs="Arial"/>
        </w:rPr>
        <w:t xml:space="preserve"> or node</w:t>
      </w:r>
      <w:r w:rsidRPr="00556875">
        <w:rPr>
          <w:rFonts w:ascii="Trebuchet MS" w:hAnsi="Trebuchet MS" w:cs="Arial"/>
        </w:rPr>
        <w:t xml:space="preserve"> basis. It should be possible to deploy this application on an AOS network switch that is reachable from the MPLS-enabled network switches, to achieve a self-contained ALE licensing solution. Multiple site-based</w:t>
      </w:r>
      <w:r w:rsidR="00596AA4" w:rsidRPr="00556875">
        <w:rPr>
          <w:rFonts w:ascii="Trebuchet MS" w:hAnsi="Trebuchet MS" w:cs="Arial"/>
        </w:rPr>
        <w:t xml:space="preserve"> or node-based</w:t>
      </w:r>
      <w:r w:rsidRPr="00556875">
        <w:rPr>
          <w:rFonts w:ascii="Trebuchet MS" w:hAnsi="Trebuchet MS" w:cs="Arial"/>
        </w:rPr>
        <w:t xml:space="preserve"> licenses should be supported by a single instance of this application. Purchased licenses must be securely stored </w:t>
      </w:r>
      <w:r w:rsidR="00596AA4" w:rsidRPr="00556875">
        <w:rPr>
          <w:rFonts w:ascii="Trebuchet MS" w:hAnsi="Trebuchet MS" w:cs="Arial"/>
        </w:rPr>
        <w:t>in</w:t>
      </w:r>
      <w:r w:rsidRPr="00556875">
        <w:rPr>
          <w:rFonts w:ascii="Trebuchet MS" w:hAnsi="Trebuchet MS" w:cs="Arial"/>
        </w:rPr>
        <w:t xml:space="preserve"> local storage. There are two ways in which the licenses will be delivered to the switch running the SILOS application:</w:t>
      </w:r>
    </w:p>
    <w:p w14:paraId="40D07A41" w14:textId="2677F657" w:rsidR="0075245E" w:rsidRPr="00556875" w:rsidRDefault="0075245E" w:rsidP="00DD2134">
      <w:pPr>
        <w:pStyle w:val="ListParagraph"/>
        <w:numPr>
          <w:ilvl w:val="1"/>
          <w:numId w:val="4"/>
        </w:numPr>
        <w:rPr>
          <w:rFonts w:ascii="Trebuchet MS" w:hAnsi="Trebuchet MS" w:cs="Arial"/>
        </w:rPr>
      </w:pPr>
      <w:r w:rsidRPr="00556875">
        <w:rPr>
          <w:rFonts w:ascii="Trebuchet MS" w:hAnsi="Trebuchet MS" w:cs="Arial"/>
        </w:rPr>
        <w:t>Manual mode [</w:t>
      </w:r>
      <w:r w:rsidR="00E61B2D" w:rsidRPr="00556875">
        <w:rPr>
          <w:rFonts w:ascii="Trebuchet MS" w:hAnsi="Trebuchet MS" w:cs="Arial"/>
          <w:b/>
          <w:bCs/>
        </w:rPr>
        <w:t>89R03</w:t>
      </w:r>
      <w:r w:rsidRPr="00556875">
        <w:rPr>
          <w:rFonts w:ascii="Trebuchet MS" w:hAnsi="Trebuchet MS" w:cs="Arial"/>
        </w:rPr>
        <w:t>]</w:t>
      </w:r>
    </w:p>
    <w:p w14:paraId="18EEF811" w14:textId="04B46267" w:rsidR="0075245E" w:rsidRPr="00556875" w:rsidRDefault="0075245E" w:rsidP="0075245E">
      <w:pPr>
        <w:ind w:left="1440"/>
        <w:rPr>
          <w:rFonts w:ascii="Trebuchet MS" w:hAnsi="Trebuchet MS" w:cs="Arial"/>
        </w:rPr>
      </w:pPr>
      <w:r w:rsidRPr="00556875">
        <w:rPr>
          <w:rFonts w:ascii="Trebuchet MS" w:hAnsi="Trebuchet MS" w:cs="Arial"/>
        </w:rPr>
        <w:t>Customers will purchase the node</w:t>
      </w:r>
      <w:r w:rsidR="00E61B2D" w:rsidRPr="00556875">
        <w:rPr>
          <w:rFonts w:ascii="Trebuchet MS" w:hAnsi="Trebuchet MS" w:cs="Arial"/>
        </w:rPr>
        <w:t xml:space="preserve"> or </w:t>
      </w:r>
      <w:r w:rsidRPr="00556875">
        <w:rPr>
          <w:rFonts w:ascii="Trebuchet MS" w:hAnsi="Trebuchet MS" w:cs="Arial"/>
        </w:rPr>
        <w:t xml:space="preserve">site licenses on the ALE </w:t>
      </w:r>
      <w:r w:rsidR="00E61B2D" w:rsidRPr="00556875">
        <w:rPr>
          <w:rFonts w:ascii="Trebuchet MS" w:hAnsi="Trebuchet MS" w:cs="Arial"/>
        </w:rPr>
        <w:t xml:space="preserve">Licensing </w:t>
      </w:r>
      <w:r w:rsidRPr="00556875">
        <w:rPr>
          <w:rFonts w:ascii="Trebuchet MS" w:hAnsi="Trebuchet MS" w:cs="Arial"/>
        </w:rPr>
        <w:t xml:space="preserve">portal. License files are </w:t>
      </w:r>
      <w:r w:rsidR="00E61B2D" w:rsidRPr="00556875">
        <w:rPr>
          <w:rFonts w:ascii="Trebuchet MS" w:hAnsi="Trebuchet MS" w:cs="Arial"/>
        </w:rPr>
        <w:t>generated accordingly</w:t>
      </w:r>
      <w:r w:rsidRPr="00556875">
        <w:rPr>
          <w:rFonts w:ascii="Trebuchet MS" w:hAnsi="Trebuchet MS" w:cs="Arial"/>
        </w:rPr>
        <w:t>, which are then downloaded by customers to the switch designated to operate as the on-premises SILOS license server. Installation of these license files can follow the same/existing behavior, if required.</w:t>
      </w:r>
    </w:p>
    <w:p w14:paraId="22AF5F99" w14:textId="77777777" w:rsidR="0075245E" w:rsidRPr="00556875" w:rsidRDefault="0075245E" w:rsidP="00DD2134">
      <w:pPr>
        <w:pStyle w:val="ListParagraph"/>
        <w:numPr>
          <w:ilvl w:val="1"/>
          <w:numId w:val="4"/>
        </w:numPr>
        <w:rPr>
          <w:rFonts w:ascii="Trebuchet MS" w:hAnsi="Trebuchet MS" w:cs="Arial"/>
        </w:rPr>
      </w:pPr>
      <w:r w:rsidRPr="00556875">
        <w:rPr>
          <w:rFonts w:ascii="Trebuchet MS" w:hAnsi="Trebuchet MS" w:cs="Arial"/>
        </w:rPr>
        <w:t>Intelligent mode [</w:t>
      </w:r>
      <w:r w:rsidRPr="00556875">
        <w:rPr>
          <w:rFonts w:ascii="Trebuchet MS" w:hAnsi="Trebuchet MS" w:cs="Arial"/>
          <w:b/>
          <w:bCs/>
        </w:rPr>
        <w:t>Future</w:t>
      </w:r>
      <w:r w:rsidRPr="00556875">
        <w:rPr>
          <w:rFonts w:ascii="Trebuchet MS" w:hAnsi="Trebuchet MS" w:cs="Arial"/>
        </w:rPr>
        <w:t xml:space="preserve"> Release]</w:t>
      </w:r>
    </w:p>
    <w:p w14:paraId="3CF325A2" w14:textId="77777777" w:rsidR="0075245E" w:rsidRPr="00556875" w:rsidRDefault="0075245E" w:rsidP="0075245E">
      <w:pPr>
        <w:ind w:left="1440"/>
        <w:rPr>
          <w:rFonts w:ascii="Trebuchet MS" w:hAnsi="Trebuchet MS" w:cs="Arial"/>
        </w:rPr>
      </w:pPr>
      <w:r w:rsidRPr="00556875">
        <w:rPr>
          <w:rFonts w:ascii="Trebuchet MS" w:hAnsi="Trebuchet MS" w:cs="Arial"/>
        </w:rPr>
        <w:t xml:space="preserve">The license server application should work in conjunction with the ALE Customer/Business (License Generation) portal. Secure communication must be established with the ALE portal across the Internet. Licenses generated on the portal must be securely downloaded and installed onto the AOS switch. </w:t>
      </w:r>
    </w:p>
    <w:p w14:paraId="56F78267" w14:textId="77777777" w:rsidR="0075245E" w:rsidRPr="00556875" w:rsidRDefault="0075245E" w:rsidP="00DD2134">
      <w:pPr>
        <w:pStyle w:val="ListParagraph"/>
        <w:numPr>
          <w:ilvl w:val="0"/>
          <w:numId w:val="4"/>
        </w:numPr>
        <w:rPr>
          <w:rFonts w:ascii="Trebuchet MS" w:hAnsi="Trebuchet MS" w:cs="Arial"/>
        </w:rPr>
      </w:pPr>
      <w:r w:rsidRPr="00556875">
        <w:rPr>
          <w:rFonts w:ascii="Trebuchet MS" w:hAnsi="Trebuchet MS" w:cs="Arial"/>
        </w:rPr>
        <w:lastRenderedPageBreak/>
        <w:t>A switch-local client (</w:t>
      </w:r>
      <w:r w:rsidRPr="00556875">
        <w:rPr>
          <w:rFonts w:ascii="Trebuchet MS" w:hAnsi="Trebuchet MS" w:cs="Arial"/>
          <w:b/>
          <w:bCs/>
        </w:rPr>
        <w:t>SWLIC</w:t>
      </w:r>
      <w:r w:rsidRPr="00556875">
        <w:rPr>
          <w:rFonts w:ascii="Trebuchet MS" w:hAnsi="Trebuchet MS" w:cs="Arial"/>
        </w:rPr>
        <w:t xml:space="preserve">) application that runs on the MPLS-enabled AOS switch, that requests a license from the on-premises license server, installs and enforces usage as per license. </w:t>
      </w:r>
    </w:p>
    <w:p w14:paraId="1ED518E8" w14:textId="77777777" w:rsidR="00E97E8E" w:rsidRPr="00556875" w:rsidRDefault="0075245E" w:rsidP="00DD2134">
      <w:pPr>
        <w:pStyle w:val="ListParagraph"/>
        <w:numPr>
          <w:ilvl w:val="0"/>
          <w:numId w:val="4"/>
        </w:numPr>
        <w:rPr>
          <w:rFonts w:ascii="Trebuchet MS" w:hAnsi="Trebuchet MS" w:cs="Arial"/>
        </w:rPr>
      </w:pPr>
      <w:r w:rsidRPr="00556875">
        <w:rPr>
          <w:rFonts w:ascii="Trebuchet MS" w:hAnsi="Trebuchet MS" w:cs="Arial"/>
        </w:rPr>
        <w:t xml:space="preserve">Both the server and client applications should be delivered as (separate) installable (Debian) software package to support future solution upgrades, with minimal to zero changes to AOS software behavior or release management. It will be ideal to re-use the existing AOS package manager infrastructure, like </w:t>
      </w:r>
      <w:r w:rsidR="00E97E8E" w:rsidRPr="00556875">
        <w:rPr>
          <w:rFonts w:ascii="Trebuchet MS" w:hAnsi="Trebuchet MS" w:cs="Arial"/>
        </w:rPr>
        <w:t xml:space="preserve">any </w:t>
      </w:r>
      <w:r w:rsidRPr="00556875">
        <w:rPr>
          <w:rFonts w:ascii="Trebuchet MS" w:hAnsi="Trebuchet MS" w:cs="Arial"/>
        </w:rPr>
        <w:t xml:space="preserve">other add-on functionalities like AMS, MRP, etc. </w:t>
      </w:r>
    </w:p>
    <w:p w14:paraId="5CC4C0D6" w14:textId="66AA0744" w:rsidR="008177A1" w:rsidRDefault="0075245E" w:rsidP="00E07FAC">
      <w:pPr>
        <w:pStyle w:val="ListParagraph"/>
      </w:pPr>
      <w:r w:rsidRPr="00556875">
        <w:rPr>
          <w:rFonts w:ascii="Trebuchet MS" w:hAnsi="Trebuchet MS" w:cs="Arial"/>
        </w:rPr>
        <w:t>The switch</w:t>
      </w:r>
      <w:r w:rsidR="00CD5CDA" w:rsidRPr="00556875">
        <w:rPr>
          <w:rFonts w:ascii="Trebuchet MS" w:hAnsi="Trebuchet MS" w:cs="Arial"/>
        </w:rPr>
        <w:t>-local</w:t>
      </w:r>
      <w:r w:rsidRPr="00556875">
        <w:rPr>
          <w:rFonts w:ascii="Trebuchet MS" w:hAnsi="Trebuchet MS" w:cs="Arial"/>
        </w:rPr>
        <w:t xml:space="preserve"> client application </w:t>
      </w:r>
      <w:r w:rsidR="00E97E8E" w:rsidRPr="00556875">
        <w:rPr>
          <w:rFonts w:ascii="Trebuchet MS" w:hAnsi="Trebuchet MS" w:cs="Arial"/>
        </w:rPr>
        <w:t xml:space="preserve">can </w:t>
      </w:r>
      <w:r w:rsidRPr="00556875">
        <w:rPr>
          <w:rFonts w:ascii="Trebuchet MS" w:hAnsi="Trebuchet MS" w:cs="Arial"/>
        </w:rPr>
        <w:t xml:space="preserve">be bundled </w:t>
      </w:r>
      <w:r w:rsidR="00E97E8E" w:rsidRPr="00556875">
        <w:rPr>
          <w:rFonts w:ascii="Trebuchet MS" w:hAnsi="Trebuchet MS" w:cs="Arial"/>
        </w:rPr>
        <w:t xml:space="preserve">as another new application </w:t>
      </w:r>
      <w:r w:rsidR="00CD5CDA" w:rsidRPr="00556875">
        <w:rPr>
          <w:rFonts w:ascii="Trebuchet MS" w:hAnsi="Trebuchet MS" w:cs="Arial"/>
        </w:rPr>
        <w:t>in AOS</w:t>
      </w:r>
      <w:r w:rsidRPr="00556875">
        <w:rPr>
          <w:rFonts w:ascii="Trebuchet MS" w:hAnsi="Trebuchet MS" w:cs="Arial"/>
        </w:rPr>
        <w:t xml:space="preserve"> for deployment simplicity </w:t>
      </w:r>
      <w:r w:rsidR="00CD5CDA" w:rsidRPr="00556875">
        <w:rPr>
          <w:rFonts w:ascii="Trebuchet MS" w:hAnsi="Trebuchet MS" w:cs="Arial"/>
        </w:rPr>
        <w:t>or</w:t>
      </w:r>
      <w:r w:rsidRPr="00556875">
        <w:rPr>
          <w:rFonts w:ascii="Trebuchet MS" w:hAnsi="Trebuchet MS" w:cs="Arial"/>
        </w:rPr>
        <w:t xml:space="preserve"> the application may become a sub-module of the existing AOS license manager entity.</w:t>
      </w:r>
      <w:bookmarkStart w:id="682" w:name="_Toc82190611"/>
    </w:p>
    <w:p w14:paraId="1F13F67A" w14:textId="0ECFA648" w:rsidR="00C96030" w:rsidRDefault="00C96030" w:rsidP="00917E25">
      <w:pPr>
        <w:pStyle w:val="Heading2"/>
        <w:spacing w:line="276" w:lineRule="auto"/>
        <w:rPr>
          <w:rFonts w:ascii="Trebuchet MS" w:hAnsi="Trebuchet MS"/>
          <w:b/>
          <w:color w:val="auto"/>
          <w:sz w:val="24"/>
          <w:szCs w:val="24"/>
        </w:rPr>
      </w:pPr>
      <w:bookmarkStart w:id="683" w:name="_Toc176718775"/>
      <w:bookmarkEnd w:id="682"/>
      <w:r w:rsidRPr="00E62C28">
        <w:rPr>
          <w:rFonts w:ascii="Trebuchet MS" w:hAnsi="Trebuchet MS"/>
          <w:b/>
          <w:color w:val="auto"/>
          <w:sz w:val="24"/>
          <w:szCs w:val="24"/>
        </w:rPr>
        <w:t xml:space="preserve">2.2 </w:t>
      </w:r>
      <w:bookmarkStart w:id="684" w:name="_Hlk78233845"/>
      <w:r w:rsidR="005A3DD1" w:rsidRPr="00E62C28">
        <w:rPr>
          <w:rFonts w:ascii="Trebuchet MS" w:hAnsi="Trebuchet MS"/>
          <w:b/>
          <w:color w:val="auto"/>
          <w:sz w:val="24"/>
          <w:szCs w:val="24"/>
        </w:rPr>
        <w:t>Deployment Use Case</w:t>
      </w:r>
      <w:bookmarkEnd w:id="683"/>
    </w:p>
    <w:p w14:paraId="4F2AC989" w14:textId="69206E54" w:rsidR="008177A1" w:rsidRDefault="008177A1" w:rsidP="00E07FAC"/>
    <w:p w14:paraId="1C357FAF" w14:textId="4BA45444" w:rsidR="008177A1" w:rsidRDefault="00E97E8E" w:rsidP="00E07FAC">
      <w:r w:rsidRPr="008177A1">
        <w:rPr>
          <w:rFonts w:ascii="Trebuchet MS" w:hAnsi="Trebuchet MS"/>
          <w:b/>
          <w:noProof/>
          <w:sz w:val="24"/>
          <w:szCs w:val="24"/>
        </w:rPr>
        <w:drawing>
          <wp:inline distT="0" distB="0" distL="0" distR="0" wp14:anchorId="7A41822D" wp14:editId="17AF3530">
            <wp:extent cx="5943600" cy="3035935"/>
            <wp:effectExtent l="0" t="0" r="0" b="0"/>
            <wp:docPr id="7" name="Picture 2" descr="A picture containing text, diagram,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 picture containing text, diagram, font, screenshot&#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3035935"/>
                    </a:xfrm>
                    <a:prstGeom prst="rect">
                      <a:avLst/>
                    </a:prstGeom>
                  </pic:spPr>
                </pic:pic>
              </a:graphicData>
            </a:graphic>
          </wp:inline>
        </w:drawing>
      </w:r>
    </w:p>
    <w:p w14:paraId="660B9B9C" w14:textId="716FFB11" w:rsidR="008177A1" w:rsidRDefault="008177A1" w:rsidP="00E07FAC"/>
    <w:p w14:paraId="6FFFBAED" w14:textId="0A06F61B" w:rsidR="008177A1" w:rsidRDefault="00E97E8E" w:rsidP="00E07FAC">
      <w:r w:rsidRPr="008177A1">
        <w:rPr>
          <w:rFonts w:ascii="Trebuchet MS" w:hAnsi="Trebuchet MS"/>
          <w:noProof/>
        </w:rPr>
        <w:lastRenderedPageBreak/>
        <w:drawing>
          <wp:inline distT="0" distB="0" distL="0" distR="0" wp14:anchorId="481C23CE" wp14:editId="3559C779">
            <wp:extent cx="5943600" cy="3145790"/>
            <wp:effectExtent l="0" t="0" r="0" b="0"/>
            <wp:docPr id="8" name="Picture 3" descr="A picture containing text, diagram,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A picture containing text, diagram, font, screenshot&#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3145790"/>
                    </a:xfrm>
                    <a:prstGeom prst="rect">
                      <a:avLst/>
                    </a:prstGeom>
                  </pic:spPr>
                </pic:pic>
              </a:graphicData>
            </a:graphic>
          </wp:inline>
        </w:drawing>
      </w:r>
    </w:p>
    <w:p w14:paraId="1FC94A10" w14:textId="5D8F6C4C" w:rsidR="008177A1" w:rsidRDefault="008177A1" w:rsidP="00E07FAC"/>
    <w:p w14:paraId="623A8463" w14:textId="46750E79" w:rsidR="008177A1" w:rsidRDefault="00E97E8E" w:rsidP="00E07FAC">
      <w:r w:rsidRPr="008177A1">
        <w:rPr>
          <w:rFonts w:ascii="Trebuchet MS" w:hAnsi="Trebuchet MS"/>
          <w:noProof/>
        </w:rPr>
        <w:drawing>
          <wp:inline distT="0" distB="0" distL="0" distR="0" wp14:anchorId="13B91CF7" wp14:editId="4BB2443A">
            <wp:extent cx="5943600" cy="3397885"/>
            <wp:effectExtent l="0" t="0" r="0" b="0"/>
            <wp:docPr id="9" name="Picture 3" descr="A picture containing text, diagram, lin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A picture containing text, diagram, line, font&#10;&#10;Description automatically generated"/>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3397885"/>
                    </a:xfrm>
                    <a:prstGeom prst="rect">
                      <a:avLst/>
                    </a:prstGeom>
                  </pic:spPr>
                </pic:pic>
              </a:graphicData>
            </a:graphic>
          </wp:inline>
        </w:drawing>
      </w:r>
    </w:p>
    <w:p w14:paraId="4C06AC75" w14:textId="028E95BB" w:rsidR="008177A1" w:rsidRDefault="008177A1" w:rsidP="009807FD"/>
    <w:p w14:paraId="5C20A4C5" w14:textId="69D0772B" w:rsidR="00C469EA" w:rsidRPr="00532FE2" w:rsidRDefault="00C469EA" w:rsidP="00532FE2">
      <w:pPr>
        <w:pStyle w:val="Heading3"/>
        <w:rPr>
          <w:rFonts w:ascii="Trebuchet MS" w:hAnsi="Trebuchet MS"/>
          <w:b/>
          <w:color w:val="auto"/>
        </w:rPr>
      </w:pPr>
      <w:bookmarkStart w:id="685" w:name="_Toc129790208"/>
      <w:bookmarkStart w:id="686" w:name="_Toc176718776"/>
      <w:r w:rsidRPr="00532FE2">
        <w:rPr>
          <w:rFonts w:ascii="Trebuchet MS" w:hAnsi="Trebuchet MS"/>
          <w:b/>
          <w:color w:val="auto"/>
        </w:rPr>
        <w:lastRenderedPageBreak/>
        <w:t>Site-Local Licensing Server (SILOS)</w:t>
      </w:r>
      <w:bookmarkEnd w:id="685"/>
      <w:bookmarkEnd w:id="686"/>
    </w:p>
    <w:p w14:paraId="1088D4DA" w14:textId="77777777" w:rsidR="00C469EA" w:rsidRPr="00532FE2" w:rsidRDefault="00C469EA" w:rsidP="00C469EA">
      <w:pPr>
        <w:ind w:left="432"/>
        <w:rPr>
          <w:rFonts w:ascii="Trebuchet MS" w:hAnsi="Trebuchet MS" w:cs="Arial"/>
        </w:rPr>
      </w:pPr>
      <w:r w:rsidRPr="00532FE2">
        <w:rPr>
          <w:rFonts w:ascii="Trebuchet MS" w:hAnsi="Trebuchet MS" w:cs="Arial"/>
        </w:rPr>
        <w:t xml:space="preserve">SILOS will be made available as an ALE Debian software package that can be installed on an ALE OmniSwitch using the AOS package manager mechanism. </w:t>
      </w:r>
    </w:p>
    <w:p w14:paraId="6C5A57E1" w14:textId="03D58B85" w:rsidR="00C469EA" w:rsidRPr="00532FE2" w:rsidRDefault="00C469EA" w:rsidP="00C469EA">
      <w:pPr>
        <w:ind w:left="432"/>
        <w:rPr>
          <w:rFonts w:ascii="Trebuchet MS" w:hAnsi="Trebuchet MS" w:cs="Arial"/>
        </w:rPr>
      </w:pPr>
      <w:r w:rsidRPr="00532FE2">
        <w:rPr>
          <w:rFonts w:ascii="Trebuchet MS" w:hAnsi="Trebuchet MS" w:cs="Arial"/>
        </w:rPr>
        <w:t>SILOS software will be installed as an application in AOS environment running on an OmniSwitch network device</w:t>
      </w:r>
      <w:r w:rsidR="0076403D" w:rsidRPr="00532FE2">
        <w:rPr>
          <w:rFonts w:ascii="Trebuchet MS" w:hAnsi="Trebuchet MS" w:cs="Arial"/>
        </w:rPr>
        <w:t>.</w:t>
      </w:r>
      <w:r w:rsidRPr="00532FE2">
        <w:rPr>
          <w:rFonts w:ascii="Trebuchet MS" w:hAnsi="Trebuchet MS" w:cs="Arial"/>
        </w:rPr>
        <w:t xml:space="preserve"> </w:t>
      </w:r>
    </w:p>
    <w:p w14:paraId="60EA44C7" w14:textId="7568EB7B" w:rsidR="00C469EA" w:rsidRPr="00532FE2" w:rsidRDefault="00C469EA" w:rsidP="00C469EA">
      <w:pPr>
        <w:ind w:left="432"/>
        <w:rPr>
          <w:rFonts w:ascii="Trebuchet MS" w:hAnsi="Trebuchet MS" w:cs="Arial"/>
        </w:rPr>
      </w:pPr>
      <w:r w:rsidRPr="00532FE2">
        <w:rPr>
          <w:rFonts w:ascii="Trebuchet MS" w:hAnsi="Trebuchet MS" w:cs="Arial"/>
        </w:rPr>
        <w:t xml:space="preserve">In the initial release, only the manual mode of operation will be supported. Customers will download the </w:t>
      </w:r>
      <w:r w:rsidR="0076403D" w:rsidRPr="00532FE2">
        <w:rPr>
          <w:rFonts w:ascii="Trebuchet MS" w:hAnsi="Trebuchet MS" w:cs="Arial"/>
        </w:rPr>
        <w:t xml:space="preserve">site or node </w:t>
      </w:r>
      <w:r w:rsidRPr="00532FE2">
        <w:rPr>
          <w:rFonts w:ascii="Trebuchet MS" w:hAnsi="Trebuchet MS" w:cs="Arial"/>
        </w:rPr>
        <w:t xml:space="preserve">licenses generated on the ALE portal to the SILOS switch and install the licenses. </w:t>
      </w:r>
    </w:p>
    <w:p w14:paraId="165D71D1" w14:textId="14C5E683" w:rsidR="00C469EA" w:rsidRPr="00532FE2" w:rsidRDefault="00C469EA" w:rsidP="00C469EA">
      <w:pPr>
        <w:ind w:left="432"/>
        <w:rPr>
          <w:rFonts w:ascii="Trebuchet MS" w:hAnsi="Trebuchet MS" w:cs="Arial"/>
        </w:rPr>
      </w:pPr>
      <w:r w:rsidRPr="00532FE2">
        <w:rPr>
          <w:rFonts w:ascii="Trebuchet MS" w:hAnsi="Trebuchet MS" w:cs="Arial"/>
        </w:rPr>
        <w:t>In a future release, when intelligent mode of operation is supported, the SILOS application will establish secure communication (using Secure MQTT) with the ALE portal. Any available licenses (purchased/subscribed by the customer) will be downloaded to local secure/encrypted storage and installed locally</w:t>
      </w:r>
      <w:r w:rsidR="000B2D5A" w:rsidRPr="00532FE2">
        <w:rPr>
          <w:rFonts w:ascii="Trebuchet MS" w:hAnsi="Trebuchet MS" w:cs="Arial"/>
        </w:rPr>
        <w:t>.</w:t>
      </w:r>
    </w:p>
    <w:p w14:paraId="4756C218" w14:textId="77777777" w:rsidR="00C469EA" w:rsidRPr="00532FE2" w:rsidRDefault="00C469EA" w:rsidP="00532FE2">
      <w:pPr>
        <w:pStyle w:val="Heading3"/>
        <w:rPr>
          <w:rFonts w:ascii="Trebuchet MS" w:hAnsi="Trebuchet MS"/>
          <w:b/>
          <w:color w:val="auto"/>
        </w:rPr>
      </w:pPr>
      <w:bookmarkStart w:id="687" w:name="_Toc129790209"/>
      <w:bookmarkStart w:id="688" w:name="_Toc176718777"/>
      <w:r w:rsidRPr="00532FE2">
        <w:rPr>
          <w:rFonts w:ascii="Trebuchet MS" w:hAnsi="Trebuchet MS"/>
          <w:b/>
          <w:color w:val="auto"/>
        </w:rPr>
        <w:t>Switch-Local Client (SWLIC)</w:t>
      </w:r>
      <w:bookmarkEnd w:id="687"/>
      <w:bookmarkEnd w:id="688"/>
    </w:p>
    <w:p w14:paraId="30B60C3C" w14:textId="204C16D8" w:rsidR="00C469EA" w:rsidRPr="002679E6" w:rsidRDefault="00C469EA" w:rsidP="00C469EA">
      <w:pPr>
        <w:ind w:left="360"/>
        <w:rPr>
          <w:rFonts w:ascii="Trebuchet MS" w:hAnsi="Trebuchet MS" w:cs="Arial"/>
        </w:rPr>
      </w:pPr>
      <w:r w:rsidRPr="002679E6">
        <w:rPr>
          <w:rFonts w:ascii="Trebuchet MS" w:hAnsi="Trebuchet MS" w:cs="Arial"/>
        </w:rPr>
        <w:t xml:space="preserve">The </w:t>
      </w:r>
      <w:r w:rsidR="00A67F3C" w:rsidRPr="002679E6">
        <w:rPr>
          <w:rFonts w:ascii="Trebuchet MS" w:hAnsi="Trebuchet MS" w:cs="Arial"/>
        </w:rPr>
        <w:t>S</w:t>
      </w:r>
      <w:r w:rsidRPr="002679E6">
        <w:rPr>
          <w:rFonts w:ascii="Trebuchet MS" w:hAnsi="Trebuchet MS" w:cs="Arial"/>
        </w:rPr>
        <w:t xml:space="preserve">witch </w:t>
      </w:r>
      <w:r w:rsidR="00D878DC" w:rsidRPr="002679E6">
        <w:rPr>
          <w:rFonts w:ascii="Trebuchet MS" w:hAnsi="Trebuchet MS" w:cs="Arial"/>
        </w:rPr>
        <w:t>l</w:t>
      </w:r>
      <w:r w:rsidRPr="002679E6">
        <w:rPr>
          <w:rFonts w:ascii="Trebuchet MS" w:hAnsi="Trebuchet MS" w:cs="Arial"/>
        </w:rPr>
        <w:t xml:space="preserve">ocal </w:t>
      </w:r>
      <w:r w:rsidR="00D878DC" w:rsidRPr="002679E6">
        <w:rPr>
          <w:rFonts w:ascii="Trebuchet MS" w:hAnsi="Trebuchet MS" w:cs="Arial"/>
        </w:rPr>
        <w:t>Licensing</w:t>
      </w:r>
      <w:r w:rsidRPr="002679E6">
        <w:rPr>
          <w:rFonts w:ascii="Trebuchet MS" w:hAnsi="Trebuchet MS" w:cs="Arial"/>
        </w:rPr>
        <w:t xml:space="preserve"> client (SWLIC) </w:t>
      </w:r>
      <w:r w:rsidR="00D93CC1" w:rsidRPr="002679E6">
        <w:rPr>
          <w:rFonts w:ascii="Trebuchet MS" w:hAnsi="Trebuchet MS" w:cs="Arial"/>
        </w:rPr>
        <w:t xml:space="preserve">application is </w:t>
      </w:r>
      <w:r w:rsidR="00452DD7" w:rsidRPr="002679E6">
        <w:rPr>
          <w:rFonts w:ascii="Trebuchet MS" w:hAnsi="Trebuchet MS" w:cs="Arial"/>
        </w:rPr>
        <w:t xml:space="preserve">bundled </w:t>
      </w:r>
      <w:r w:rsidR="00D93CC1" w:rsidRPr="002679E6">
        <w:rPr>
          <w:rFonts w:ascii="Trebuchet MS" w:hAnsi="Trebuchet MS" w:cs="Arial"/>
        </w:rPr>
        <w:t xml:space="preserve">AOS image by default as well as </w:t>
      </w:r>
      <w:r w:rsidR="00452DD7" w:rsidRPr="002679E6">
        <w:rPr>
          <w:rFonts w:ascii="Trebuchet MS" w:hAnsi="Trebuchet MS" w:cs="Arial"/>
        </w:rPr>
        <w:t xml:space="preserve">delivered as </w:t>
      </w:r>
      <w:r w:rsidR="003208B8" w:rsidRPr="002679E6">
        <w:rPr>
          <w:rFonts w:ascii="Trebuchet MS" w:hAnsi="Trebuchet MS" w:cs="Arial"/>
        </w:rPr>
        <w:t xml:space="preserve">(separate) installable (Debian) software package to support future solution upgrades, with minimal to </w:t>
      </w:r>
      <w:r w:rsidR="002679E6" w:rsidRPr="002679E6">
        <w:rPr>
          <w:rFonts w:ascii="Trebuchet MS" w:hAnsi="Trebuchet MS" w:cs="Arial"/>
        </w:rPr>
        <w:t>zero changes to AOS software behavior or release management.</w:t>
      </w:r>
    </w:p>
    <w:p w14:paraId="2FFCD843" w14:textId="5C4C3D1E" w:rsidR="00C469EA" w:rsidRDefault="00C469EA" w:rsidP="00C469EA">
      <w:pPr>
        <w:ind w:left="360"/>
        <w:rPr>
          <w:rFonts w:ascii="Trebuchet MS" w:hAnsi="Trebuchet MS" w:cs="Arial"/>
        </w:rPr>
      </w:pPr>
      <w:r w:rsidRPr="00BB5078">
        <w:rPr>
          <w:rFonts w:ascii="Trebuchet MS" w:hAnsi="Trebuchet MS" w:cs="Arial"/>
        </w:rPr>
        <w:t xml:space="preserve">SWLIC should establish </w:t>
      </w:r>
      <w:r w:rsidR="00932580" w:rsidRPr="00BB5078">
        <w:rPr>
          <w:rFonts w:ascii="Trebuchet MS" w:hAnsi="Trebuchet MS" w:cs="Arial"/>
        </w:rPr>
        <w:t>secure</w:t>
      </w:r>
      <w:r w:rsidRPr="00BB5078">
        <w:rPr>
          <w:rFonts w:ascii="Trebuchet MS" w:hAnsi="Trebuchet MS" w:cs="Arial"/>
        </w:rPr>
        <w:t xml:space="preserve"> communication with the on-premises SILOS license server (using Secure MQTT transport protocol).</w:t>
      </w:r>
    </w:p>
    <w:p w14:paraId="50E90767" w14:textId="08B9E162" w:rsidR="005A3DD1" w:rsidRPr="00E62C28" w:rsidRDefault="005A3DD1">
      <w:pPr>
        <w:pStyle w:val="Heading2"/>
        <w:spacing w:line="276" w:lineRule="auto"/>
        <w:rPr>
          <w:rFonts w:ascii="Trebuchet MS" w:hAnsi="Trebuchet MS"/>
          <w:b/>
          <w:color w:val="auto"/>
          <w:sz w:val="24"/>
          <w:szCs w:val="24"/>
        </w:rPr>
      </w:pPr>
      <w:bookmarkStart w:id="689" w:name="_Toc176718778"/>
      <w:bookmarkEnd w:id="684"/>
      <w:r w:rsidRPr="00E62C28">
        <w:rPr>
          <w:rFonts w:ascii="Trebuchet MS" w:hAnsi="Trebuchet MS"/>
          <w:b/>
          <w:color w:val="auto"/>
          <w:sz w:val="24"/>
          <w:szCs w:val="24"/>
        </w:rPr>
        <w:t>2</w:t>
      </w:r>
      <w:r w:rsidR="007C5055" w:rsidRPr="00E62C28">
        <w:rPr>
          <w:rFonts w:ascii="Trebuchet MS" w:hAnsi="Trebuchet MS"/>
          <w:b/>
          <w:color w:val="auto"/>
          <w:sz w:val="24"/>
          <w:szCs w:val="24"/>
        </w:rPr>
        <w:t>.</w:t>
      </w:r>
      <w:r w:rsidR="008177A1">
        <w:rPr>
          <w:rFonts w:ascii="Trebuchet MS" w:hAnsi="Trebuchet MS"/>
          <w:b/>
          <w:color w:val="auto"/>
          <w:sz w:val="24"/>
          <w:szCs w:val="24"/>
        </w:rPr>
        <w:t>3</w:t>
      </w:r>
      <w:r w:rsidRPr="00E62C28">
        <w:rPr>
          <w:rFonts w:ascii="Trebuchet MS" w:hAnsi="Trebuchet MS"/>
          <w:b/>
          <w:color w:val="auto"/>
          <w:sz w:val="24"/>
          <w:szCs w:val="24"/>
        </w:rPr>
        <w:t xml:space="preserve"> Platforms Supported</w:t>
      </w:r>
      <w:bookmarkEnd w:id="689"/>
    </w:p>
    <w:p w14:paraId="6B11B84B" w14:textId="70D4CB1B" w:rsidR="00D71F9E" w:rsidRPr="003109C4" w:rsidRDefault="00BD2BBA" w:rsidP="00CD3CE8">
      <w:r w:rsidRPr="003109C4">
        <w:rPr>
          <w:rFonts w:ascii="Trebuchet MS" w:hAnsi="Trebuchet MS"/>
        </w:rPr>
        <w:t>The feature shall be supported on the following products:</w:t>
      </w:r>
    </w:p>
    <w:tbl>
      <w:tblPr>
        <w:tblStyle w:val="TableGrid"/>
        <w:tblW w:w="0" w:type="auto"/>
        <w:tblLook w:val="04A0" w:firstRow="1" w:lastRow="0" w:firstColumn="1" w:lastColumn="0" w:noHBand="0" w:noVBand="1"/>
      </w:tblPr>
      <w:tblGrid>
        <w:gridCol w:w="4675"/>
        <w:gridCol w:w="4675"/>
      </w:tblGrid>
      <w:tr w:rsidR="008536FB" w:rsidRPr="003109C4" w14:paraId="223E1D2E" w14:textId="77777777" w:rsidTr="008536FB">
        <w:tc>
          <w:tcPr>
            <w:tcW w:w="4675" w:type="dxa"/>
          </w:tcPr>
          <w:p w14:paraId="56CB16EC" w14:textId="5DB79E2E" w:rsidR="008536FB" w:rsidRPr="003109C4" w:rsidRDefault="008536FB">
            <w:pPr>
              <w:spacing w:line="276" w:lineRule="auto"/>
              <w:rPr>
                <w:rFonts w:ascii="Trebuchet MS" w:hAnsi="Trebuchet MS"/>
                <w:b/>
              </w:rPr>
            </w:pPr>
            <w:r w:rsidRPr="003109C4">
              <w:rPr>
                <w:rFonts w:ascii="Trebuchet MS" w:hAnsi="Trebuchet MS"/>
                <w:b/>
              </w:rPr>
              <w:t>Hardware</w:t>
            </w:r>
          </w:p>
        </w:tc>
        <w:tc>
          <w:tcPr>
            <w:tcW w:w="4675" w:type="dxa"/>
          </w:tcPr>
          <w:p w14:paraId="483B33C6" w14:textId="64857C1B" w:rsidR="008536FB" w:rsidRPr="003109C4" w:rsidRDefault="0042230D">
            <w:pPr>
              <w:spacing w:line="276" w:lineRule="auto"/>
              <w:rPr>
                <w:rFonts w:ascii="Trebuchet MS" w:hAnsi="Trebuchet MS"/>
                <w:b/>
              </w:rPr>
            </w:pPr>
            <w:r>
              <w:rPr>
                <w:rFonts w:ascii="Trebuchet MS" w:hAnsi="Trebuchet MS"/>
                <w:b/>
              </w:rPr>
              <w:t xml:space="preserve">MPLS Licensing </w:t>
            </w:r>
            <w:r w:rsidR="00F93AD0" w:rsidRPr="003109C4">
              <w:rPr>
                <w:rFonts w:ascii="Trebuchet MS" w:hAnsi="Trebuchet MS"/>
                <w:b/>
              </w:rPr>
              <w:t>Supported Starting Version</w:t>
            </w:r>
          </w:p>
        </w:tc>
      </w:tr>
      <w:tr w:rsidR="004620B3" w:rsidRPr="003109C4" w14:paraId="6A3FA634" w14:textId="77777777" w:rsidTr="00CD3CE8">
        <w:tc>
          <w:tcPr>
            <w:tcW w:w="9350" w:type="dxa"/>
            <w:gridSpan w:val="2"/>
            <w:shd w:val="clear" w:color="auto" w:fill="C0C0C0"/>
          </w:tcPr>
          <w:p w14:paraId="4E7B462A" w14:textId="58367220" w:rsidR="004620B3" w:rsidRPr="003109C4" w:rsidRDefault="004620B3" w:rsidP="00366527">
            <w:pPr>
              <w:spacing w:line="276" w:lineRule="auto"/>
              <w:rPr>
                <w:rFonts w:ascii="Trebuchet MS" w:hAnsi="Trebuchet MS"/>
                <w:b/>
              </w:rPr>
            </w:pPr>
            <w:r w:rsidRPr="003109C4">
              <w:rPr>
                <w:rFonts w:ascii="Trebuchet MS" w:hAnsi="Trebuchet MS"/>
                <w:b/>
              </w:rPr>
              <w:t>OS6860N</w:t>
            </w:r>
          </w:p>
        </w:tc>
      </w:tr>
      <w:tr w:rsidR="00366527" w:rsidRPr="003109C4" w14:paraId="328F66DA" w14:textId="77777777" w:rsidTr="008536FB">
        <w:tc>
          <w:tcPr>
            <w:tcW w:w="4675" w:type="dxa"/>
          </w:tcPr>
          <w:p w14:paraId="37CDACD9" w14:textId="4374C0AE" w:rsidR="00366527" w:rsidRPr="003109C4" w:rsidRDefault="009224DF" w:rsidP="00366527">
            <w:pPr>
              <w:spacing w:line="276" w:lineRule="auto"/>
              <w:rPr>
                <w:rFonts w:ascii="Trebuchet MS" w:hAnsi="Trebuchet MS"/>
              </w:rPr>
            </w:pPr>
            <w:r w:rsidRPr="003109C4">
              <w:rPr>
                <w:rFonts w:ascii="Trebuchet MS" w:hAnsi="Trebuchet MS"/>
              </w:rPr>
              <w:t>All models</w:t>
            </w:r>
          </w:p>
        </w:tc>
        <w:tc>
          <w:tcPr>
            <w:tcW w:w="4675" w:type="dxa"/>
          </w:tcPr>
          <w:p w14:paraId="686CD760" w14:textId="73EDEB8A" w:rsidR="00366527" w:rsidRPr="003109C4" w:rsidRDefault="009224DF" w:rsidP="00366527">
            <w:pPr>
              <w:spacing w:line="276" w:lineRule="auto"/>
              <w:rPr>
                <w:rFonts w:ascii="Trebuchet MS" w:hAnsi="Trebuchet MS"/>
              </w:rPr>
            </w:pPr>
            <w:r w:rsidRPr="003109C4">
              <w:rPr>
                <w:rFonts w:ascii="Trebuchet MS" w:hAnsi="Trebuchet MS"/>
              </w:rPr>
              <w:t>8.</w:t>
            </w:r>
            <w:r w:rsidR="008177A1" w:rsidRPr="003109C4">
              <w:rPr>
                <w:rFonts w:ascii="Trebuchet MS" w:hAnsi="Trebuchet MS"/>
              </w:rPr>
              <w:t>9</w:t>
            </w:r>
            <w:r w:rsidRPr="003109C4">
              <w:rPr>
                <w:rFonts w:ascii="Trebuchet MS" w:hAnsi="Trebuchet MS"/>
              </w:rPr>
              <w:t>.R0</w:t>
            </w:r>
            <w:r w:rsidR="008177A1" w:rsidRPr="003109C4">
              <w:rPr>
                <w:rFonts w:ascii="Trebuchet MS" w:hAnsi="Trebuchet MS"/>
              </w:rPr>
              <w:t>3</w:t>
            </w:r>
          </w:p>
        </w:tc>
      </w:tr>
    </w:tbl>
    <w:p w14:paraId="405EBBE5" w14:textId="5D81D209" w:rsidR="008536FB" w:rsidRPr="00CD3CE8" w:rsidRDefault="00AA0D19" w:rsidP="00CD3CE8">
      <w:pPr>
        <w:pStyle w:val="Caption"/>
        <w:rPr>
          <w:sz w:val="24"/>
          <w:szCs w:val="24"/>
        </w:rPr>
      </w:pPr>
      <w:bookmarkStart w:id="690" w:name="_Toc115161077"/>
      <w:bookmarkStart w:id="691" w:name="_Toc176718752"/>
      <w:r>
        <w:t xml:space="preserve">Table </w:t>
      </w:r>
      <w:fldSimple w:instr=" SEQ Table \* ARABIC ">
        <w:r>
          <w:rPr>
            <w:noProof/>
          </w:rPr>
          <w:t>4</w:t>
        </w:r>
      </w:fldSimple>
      <w:r>
        <w:t xml:space="preserve">: </w:t>
      </w:r>
      <w:r w:rsidR="00AB7BC5">
        <w:t>MPLS Site/Node based licensing</w:t>
      </w:r>
      <w:r>
        <w:t xml:space="preserve"> supported </w:t>
      </w:r>
      <w:bookmarkEnd w:id="690"/>
      <w:r w:rsidR="00AB7BC5">
        <w:t>platforms.</w:t>
      </w:r>
      <w:bookmarkEnd w:id="691"/>
    </w:p>
    <w:p w14:paraId="74D5C51A" w14:textId="77777777" w:rsidR="005A3DD1" w:rsidRPr="00E62C28" w:rsidRDefault="005A3DD1">
      <w:pPr>
        <w:pStyle w:val="Heading2"/>
        <w:spacing w:line="276" w:lineRule="auto"/>
        <w:rPr>
          <w:rFonts w:ascii="Trebuchet MS" w:hAnsi="Trebuchet MS"/>
          <w:b/>
          <w:color w:val="auto"/>
          <w:sz w:val="24"/>
          <w:szCs w:val="24"/>
        </w:rPr>
      </w:pPr>
      <w:bookmarkStart w:id="692" w:name="_Toc176718779"/>
      <w:r w:rsidRPr="00E62C28">
        <w:rPr>
          <w:rFonts w:ascii="Trebuchet MS" w:hAnsi="Trebuchet MS"/>
          <w:b/>
          <w:color w:val="auto"/>
          <w:sz w:val="24"/>
          <w:szCs w:val="24"/>
        </w:rPr>
        <w:t>2</w:t>
      </w:r>
      <w:r w:rsidR="007C5055" w:rsidRPr="00E62C28">
        <w:rPr>
          <w:rFonts w:ascii="Trebuchet MS" w:hAnsi="Trebuchet MS"/>
          <w:b/>
          <w:color w:val="auto"/>
          <w:sz w:val="24"/>
          <w:szCs w:val="24"/>
        </w:rPr>
        <w:t>.5</w:t>
      </w:r>
      <w:r w:rsidRPr="00E62C28">
        <w:rPr>
          <w:rFonts w:ascii="Trebuchet MS" w:hAnsi="Trebuchet MS"/>
          <w:b/>
          <w:color w:val="auto"/>
          <w:sz w:val="24"/>
          <w:szCs w:val="24"/>
        </w:rPr>
        <w:t xml:space="preserve"> License Requirements</w:t>
      </w:r>
      <w:bookmarkEnd w:id="692"/>
    </w:p>
    <w:p w14:paraId="47F76018" w14:textId="63B58203" w:rsidR="005A3DD1" w:rsidRPr="00E62C28" w:rsidRDefault="002876AD">
      <w:pPr>
        <w:spacing w:line="276" w:lineRule="auto"/>
        <w:rPr>
          <w:rFonts w:ascii="Trebuchet MS" w:hAnsi="Trebuchet MS"/>
          <w:sz w:val="24"/>
          <w:szCs w:val="24"/>
        </w:rPr>
      </w:pPr>
      <w:r w:rsidRPr="00A53633">
        <w:rPr>
          <w:rFonts w:ascii="Trebuchet MS" w:hAnsi="Trebuchet MS"/>
          <w:sz w:val="24"/>
          <w:szCs w:val="24"/>
        </w:rPr>
        <w:t>None</w:t>
      </w:r>
      <w:r w:rsidR="004418F0" w:rsidRPr="00A53633">
        <w:rPr>
          <w:rFonts w:ascii="Trebuchet MS" w:hAnsi="Trebuchet MS"/>
          <w:sz w:val="24"/>
          <w:szCs w:val="24"/>
        </w:rPr>
        <w:t>.</w:t>
      </w:r>
    </w:p>
    <w:p w14:paraId="782E570D" w14:textId="77777777" w:rsidR="005A3DD1" w:rsidRPr="00E62C28" w:rsidRDefault="005A3DD1">
      <w:pPr>
        <w:pStyle w:val="Heading2"/>
        <w:spacing w:line="276" w:lineRule="auto"/>
        <w:rPr>
          <w:rFonts w:ascii="Trebuchet MS" w:hAnsi="Trebuchet MS"/>
          <w:b/>
          <w:color w:val="auto"/>
          <w:sz w:val="24"/>
          <w:szCs w:val="24"/>
        </w:rPr>
      </w:pPr>
      <w:bookmarkStart w:id="693" w:name="_Toc176718780"/>
      <w:r w:rsidRPr="00E62C28">
        <w:rPr>
          <w:rFonts w:ascii="Trebuchet MS" w:hAnsi="Trebuchet MS"/>
          <w:b/>
          <w:color w:val="auto"/>
          <w:sz w:val="24"/>
          <w:szCs w:val="24"/>
        </w:rPr>
        <w:t>2</w:t>
      </w:r>
      <w:r w:rsidR="007C5055" w:rsidRPr="00E62C28">
        <w:rPr>
          <w:rFonts w:ascii="Trebuchet MS" w:hAnsi="Trebuchet MS"/>
          <w:b/>
          <w:color w:val="auto"/>
          <w:sz w:val="24"/>
          <w:szCs w:val="24"/>
        </w:rPr>
        <w:t>.6</w:t>
      </w:r>
      <w:r w:rsidRPr="00E62C28">
        <w:rPr>
          <w:rFonts w:ascii="Trebuchet MS" w:hAnsi="Trebuchet MS"/>
          <w:b/>
          <w:color w:val="auto"/>
          <w:sz w:val="24"/>
          <w:szCs w:val="24"/>
        </w:rPr>
        <w:t xml:space="preserve"> Hardware Limitations</w:t>
      </w:r>
      <w:bookmarkEnd w:id="693"/>
    </w:p>
    <w:p w14:paraId="24CE81DD" w14:textId="77777777" w:rsidR="005A3DD1" w:rsidRPr="00E62C28" w:rsidRDefault="008A0505">
      <w:pPr>
        <w:spacing w:line="276" w:lineRule="auto"/>
        <w:rPr>
          <w:rFonts w:ascii="Trebuchet MS" w:hAnsi="Trebuchet MS"/>
          <w:sz w:val="24"/>
          <w:szCs w:val="24"/>
        </w:rPr>
      </w:pPr>
      <w:r w:rsidRPr="00A53633">
        <w:rPr>
          <w:rFonts w:ascii="Trebuchet MS" w:hAnsi="Trebuchet MS"/>
          <w:sz w:val="24"/>
          <w:szCs w:val="24"/>
        </w:rPr>
        <w:t>None.</w:t>
      </w:r>
    </w:p>
    <w:p w14:paraId="2158C3BE" w14:textId="21398A10" w:rsidR="005A3DD1" w:rsidRDefault="005A3DD1" w:rsidP="008177A1">
      <w:pPr>
        <w:pStyle w:val="Heading2"/>
        <w:spacing w:line="276" w:lineRule="auto"/>
        <w:rPr>
          <w:rFonts w:ascii="Trebuchet MS" w:hAnsi="Trebuchet MS"/>
          <w:b/>
          <w:color w:val="auto"/>
          <w:sz w:val="24"/>
          <w:szCs w:val="24"/>
        </w:rPr>
      </w:pPr>
      <w:bookmarkStart w:id="694" w:name="_Toc176718781"/>
      <w:r w:rsidRPr="00E62C28">
        <w:rPr>
          <w:rFonts w:ascii="Trebuchet MS" w:hAnsi="Trebuchet MS"/>
          <w:b/>
          <w:color w:val="auto"/>
          <w:sz w:val="24"/>
          <w:szCs w:val="24"/>
        </w:rPr>
        <w:t>2</w:t>
      </w:r>
      <w:r w:rsidR="007C5055" w:rsidRPr="00E62C28">
        <w:rPr>
          <w:rFonts w:ascii="Trebuchet MS" w:hAnsi="Trebuchet MS"/>
          <w:b/>
          <w:color w:val="auto"/>
          <w:sz w:val="24"/>
          <w:szCs w:val="24"/>
        </w:rPr>
        <w:t>.7</w:t>
      </w:r>
      <w:r w:rsidRPr="00E62C28">
        <w:rPr>
          <w:rFonts w:ascii="Trebuchet MS" w:hAnsi="Trebuchet MS"/>
          <w:b/>
          <w:color w:val="auto"/>
          <w:sz w:val="24"/>
          <w:szCs w:val="24"/>
        </w:rPr>
        <w:t xml:space="preserve"> Software Limitations</w:t>
      </w:r>
      <w:bookmarkEnd w:id="694"/>
    </w:p>
    <w:p w14:paraId="19787EB2" w14:textId="63A3A256" w:rsidR="006040B4" w:rsidRPr="0029343E" w:rsidRDefault="00732872" w:rsidP="0029343E">
      <w:pPr>
        <w:rPr>
          <w:rFonts w:ascii="Trebuchet MS" w:hAnsi="Trebuchet MS" w:cs="Arial"/>
        </w:rPr>
      </w:pPr>
      <w:r w:rsidRPr="0029343E">
        <w:rPr>
          <w:rFonts w:ascii="Trebuchet MS" w:hAnsi="Trebuchet MS" w:cs="Arial"/>
        </w:rPr>
        <w:t>In License Server</w:t>
      </w:r>
      <w:r w:rsidR="00AE4734" w:rsidRPr="0029343E">
        <w:rPr>
          <w:rFonts w:ascii="Trebuchet MS" w:hAnsi="Trebuchet MS" w:cs="Arial"/>
        </w:rPr>
        <w:t xml:space="preserve">, the </w:t>
      </w:r>
      <w:r w:rsidRPr="0029343E">
        <w:rPr>
          <w:rFonts w:ascii="Trebuchet MS" w:hAnsi="Trebuchet MS" w:cs="Arial"/>
        </w:rPr>
        <w:t>SILOS</w:t>
      </w:r>
      <w:r w:rsidR="00AE4734" w:rsidRPr="0029343E">
        <w:rPr>
          <w:rFonts w:ascii="Trebuchet MS" w:hAnsi="Trebuchet MS" w:cs="Arial"/>
        </w:rPr>
        <w:t xml:space="preserve"> </w:t>
      </w:r>
      <w:r w:rsidR="00990B35" w:rsidRPr="0029343E">
        <w:rPr>
          <w:rFonts w:ascii="Trebuchet MS" w:hAnsi="Trebuchet MS" w:cs="Arial"/>
        </w:rPr>
        <w:t xml:space="preserve">database contains the information of license keys, site/node connected </w:t>
      </w:r>
      <w:r w:rsidR="004D69E2" w:rsidRPr="0029343E">
        <w:rPr>
          <w:rFonts w:ascii="Trebuchet MS" w:hAnsi="Trebuchet MS" w:cs="Arial"/>
        </w:rPr>
        <w:t xml:space="preserve">etc. </w:t>
      </w:r>
      <w:r w:rsidR="00AE4734" w:rsidRPr="0029343E">
        <w:rPr>
          <w:rFonts w:ascii="Trebuchet MS" w:hAnsi="Trebuchet MS" w:cs="Arial"/>
        </w:rPr>
        <w:t xml:space="preserve">saved </w:t>
      </w:r>
      <w:r w:rsidR="001205D1" w:rsidRPr="0029343E">
        <w:rPr>
          <w:rFonts w:ascii="Trebuchet MS" w:hAnsi="Trebuchet MS" w:cs="Arial"/>
        </w:rPr>
        <w:t>into</w:t>
      </w:r>
      <w:r w:rsidR="00AE4734" w:rsidRPr="0029343E">
        <w:rPr>
          <w:rFonts w:ascii="Trebuchet MS" w:hAnsi="Trebuchet MS" w:cs="Arial"/>
        </w:rPr>
        <w:t xml:space="preserve"> a file</w:t>
      </w:r>
      <w:r w:rsidR="00990B35" w:rsidRPr="0029343E">
        <w:rPr>
          <w:rFonts w:ascii="Trebuchet MS" w:hAnsi="Trebuchet MS" w:cs="Arial"/>
        </w:rPr>
        <w:t xml:space="preserve"> “/flash/switch/</w:t>
      </w:r>
      <w:proofErr w:type="spellStart"/>
      <w:r w:rsidR="00990B35" w:rsidRPr="0029343E">
        <w:rPr>
          <w:rFonts w:ascii="Trebuchet MS" w:hAnsi="Trebuchet MS" w:cs="Arial"/>
        </w:rPr>
        <w:t>sitemgr.db</w:t>
      </w:r>
      <w:proofErr w:type="spellEnd"/>
      <w:r w:rsidR="00990B35" w:rsidRPr="0029343E">
        <w:rPr>
          <w:rFonts w:ascii="Trebuchet MS" w:hAnsi="Trebuchet MS" w:cs="Arial"/>
        </w:rPr>
        <w:t xml:space="preserve">”. If this file has been </w:t>
      </w:r>
      <w:r w:rsidR="001205D1" w:rsidRPr="0029343E">
        <w:rPr>
          <w:rFonts w:ascii="Trebuchet MS" w:hAnsi="Trebuchet MS" w:cs="Arial"/>
        </w:rPr>
        <w:t xml:space="preserve">deleted </w:t>
      </w:r>
      <w:r w:rsidR="00990B35" w:rsidRPr="0029343E">
        <w:rPr>
          <w:rFonts w:ascii="Trebuchet MS" w:hAnsi="Trebuchet MS" w:cs="Arial"/>
        </w:rPr>
        <w:t xml:space="preserve">and </w:t>
      </w:r>
      <w:r w:rsidR="004D69E2" w:rsidRPr="0029343E">
        <w:rPr>
          <w:rFonts w:ascii="Trebuchet MS" w:hAnsi="Trebuchet MS" w:cs="Arial"/>
        </w:rPr>
        <w:t>the</w:t>
      </w:r>
      <w:r w:rsidR="001205D1" w:rsidRPr="0029343E">
        <w:rPr>
          <w:rFonts w:ascii="Trebuchet MS" w:hAnsi="Trebuchet MS" w:cs="Arial"/>
        </w:rPr>
        <w:t xml:space="preserve"> switch is rebooted </w:t>
      </w:r>
      <w:r w:rsidR="00EE32CD" w:rsidRPr="0029343E">
        <w:rPr>
          <w:rFonts w:ascii="Trebuchet MS" w:hAnsi="Trebuchet MS" w:cs="Arial"/>
        </w:rPr>
        <w:t xml:space="preserve">immediately </w:t>
      </w:r>
      <w:r w:rsidR="001205D1" w:rsidRPr="0029343E">
        <w:rPr>
          <w:rFonts w:ascii="Trebuchet MS" w:hAnsi="Trebuchet MS" w:cs="Arial"/>
        </w:rPr>
        <w:t>after that</w:t>
      </w:r>
      <w:r w:rsidR="004D69E2" w:rsidRPr="0029343E">
        <w:rPr>
          <w:rFonts w:ascii="Trebuchet MS" w:hAnsi="Trebuchet MS" w:cs="Arial"/>
        </w:rPr>
        <w:t xml:space="preserve">, all license information will be lost then </w:t>
      </w:r>
      <w:r w:rsidR="00990B35" w:rsidRPr="0029343E">
        <w:rPr>
          <w:rFonts w:ascii="Trebuchet MS" w:hAnsi="Trebuchet MS" w:cs="Arial"/>
        </w:rPr>
        <w:t xml:space="preserve">user </w:t>
      </w:r>
      <w:r w:rsidR="004D69E2" w:rsidRPr="0029343E">
        <w:rPr>
          <w:rFonts w:ascii="Trebuchet MS" w:hAnsi="Trebuchet MS" w:cs="Arial"/>
        </w:rPr>
        <w:t xml:space="preserve">must </w:t>
      </w:r>
      <w:r w:rsidR="00990B35" w:rsidRPr="0029343E">
        <w:rPr>
          <w:rFonts w:ascii="Trebuchet MS" w:hAnsi="Trebuchet MS" w:cs="Arial"/>
        </w:rPr>
        <w:t>re-</w:t>
      </w:r>
      <w:r w:rsidR="004D69E2" w:rsidRPr="0029343E">
        <w:rPr>
          <w:rFonts w:ascii="Trebuchet MS" w:hAnsi="Trebuchet MS" w:cs="Arial"/>
        </w:rPr>
        <w:t xml:space="preserve">install all Site or Node Licenses again. </w:t>
      </w:r>
    </w:p>
    <w:p w14:paraId="4CFC8C5D" w14:textId="383D2386" w:rsidR="005A3DD1" w:rsidRDefault="005A3DD1" w:rsidP="007B23A6">
      <w:pPr>
        <w:pStyle w:val="Heading2"/>
        <w:spacing w:line="276" w:lineRule="auto"/>
        <w:rPr>
          <w:rFonts w:ascii="Trebuchet MS" w:hAnsi="Trebuchet MS"/>
          <w:b/>
          <w:color w:val="auto"/>
          <w:sz w:val="24"/>
          <w:szCs w:val="24"/>
        </w:rPr>
      </w:pPr>
      <w:bookmarkStart w:id="695" w:name="_Toc176718782"/>
      <w:r w:rsidRPr="00E62C28">
        <w:rPr>
          <w:rFonts w:ascii="Trebuchet MS" w:hAnsi="Trebuchet MS"/>
          <w:b/>
          <w:color w:val="auto"/>
          <w:sz w:val="24"/>
          <w:szCs w:val="24"/>
        </w:rPr>
        <w:lastRenderedPageBreak/>
        <w:t>2</w:t>
      </w:r>
      <w:r w:rsidR="007C5055" w:rsidRPr="00E62C28">
        <w:rPr>
          <w:rFonts w:ascii="Trebuchet MS" w:hAnsi="Trebuchet MS"/>
          <w:b/>
          <w:color w:val="auto"/>
          <w:sz w:val="24"/>
          <w:szCs w:val="24"/>
        </w:rPr>
        <w:t>.8</w:t>
      </w:r>
      <w:r w:rsidRPr="00E62C28">
        <w:rPr>
          <w:rFonts w:ascii="Trebuchet MS" w:hAnsi="Trebuchet MS"/>
          <w:b/>
          <w:color w:val="auto"/>
          <w:sz w:val="24"/>
          <w:szCs w:val="24"/>
        </w:rPr>
        <w:t xml:space="preserve"> Assumptions and Dependencies</w:t>
      </w:r>
      <w:bookmarkEnd w:id="695"/>
    </w:p>
    <w:p w14:paraId="681CA928" w14:textId="23AA7972" w:rsidR="00E146BD" w:rsidRPr="00E146BD" w:rsidRDefault="00E146BD" w:rsidP="00E146BD">
      <w:pPr>
        <w:spacing w:line="276" w:lineRule="auto"/>
        <w:rPr>
          <w:rFonts w:ascii="Trebuchet MS" w:hAnsi="Trebuchet MS" w:cs="Arial"/>
        </w:rPr>
      </w:pPr>
      <w:r w:rsidRPr="00E146BD">
        <w:rPr>
          <w:rFonts w:ascii="Trebuchet MS" w:hAnsi="Trebuchet MS" w:cs="Arial"/>
        </w:rPr>
        <w:t xml:space="preserve">To enable the </w:t>
      </w:r>
      <w:r w:rsidR="00326DF5">
        <w:rPr>
          <w:rFonts w:ascii="Trebuchet MS" w:hAnsi="Trebuchet MS" w:cs="Arial"/>
        </w:rPr>
        <w:t>S</w:t>
      </w:r>
      <w:r w:rsidRPr="00E146BD">
        <w:rPr>
          <w:rFonts w:ascii="Trebuchet MS" w:hAnsi="Trebuchet MS" w:cs="Arial"/>
        </w:rPr>
        <w:t>it</w:t>
      </w:r>
      <w:r w:rsidR="00326DF5">
        <w:rPr>
          <w:rFonts w:ascii="Trebuchet MS" w:hAnsi="Trebuchet MS" w:cs="Arial"/>
        </w:rPr>
        <w:t>e/N</w:t>
      </w:r>
      <w:r w:rsidRPr="00E146BD">
        <w:rPr>
          <w:rFonts w:ascii="Trebuchet MS" w:hAnsi="Trebuchet MS" w:cs="Arial"/>
        </w:rPr>
        <w:t xml:space="preserve">ode license in </w:t>
      </w:r>
      <w:r w:rsidR="00326DF5">
        <w:rPr>
          <w:rFonts w:ascii="Trebuchet MS" w:hAnsi="Trebuchet MS" w:cs="Arial"/>
        </w:rPr>
        <w:t>the License Server (</w:t>
      </w:r>
      <w:r w:rsidRPr="00E146BD">
        <w:rPr>
          <w:rFonts w:ascii="Trebuchet MS" w:hAnsi="Trebuchet MS" w:cs="Arial"/>
        </w:rPr>
        <w:t>SILOS</w:t>
      </w:r>
      <w:r w:rsidR="00326DF5">
        <w:rPr>
          <w:rFonts w:ascii="Trebuchet MS" w:hAnsi="Trebuchet MS" w:cs="Arial"/>
        </w:rPr>
        <w:t>)</w:t>
      </w:r>
      <w:r w:rsidRPr="00E146BD">
        <w:rPr>
          <w:rFonts w:ascii="Trebuchet MS" w:hAnsi="Trebuchet MS" w:cs="Arial"/>
        </w:rPr>
        <w:t xml:space="preserve">, the customer must use the current ALE license portal to </w:t>
      </w:r>
      <w:r w:rsidR="00326DF5">
        <w:rPr>
          <w:rFonts w:ascii="Trebuchet MS" w:hAnsi="Trebuchet MS" w:cs="Arial"/>
        </w:rPr>
        <w:t>generate</w:t>
      </w:r>
      <w:r w:rsidRPr="00E146BD">
        <w:rPr>
          <w:rFonts w:ascii="Trebuchet MS" w:hAnsi="Trebuchet MS" w:cs="Arial"/>
        </w:rPr>
        <w:t xml:space="preserve"> the license and install it manually using ALE </w:t>
      </w:r>
      <w:r w:rsidR="0060371E">
        <w:rPr>
          <w:rFonts w:ascii="Trebuchet MS" w:hAnsi="Trebuchet MS" w:cs="Arial"/>
        </w:rPr>
        <w:t>License Server (</w:t>
      </w:r>
      <w:r w:rsidRPr="00E146BD">
        <w:rPr>
          <w:rFonts w:ascii="Trebuchet MS" w:hAnsi="Trebuchet MS" w:cs="Arial"/>
        </w:rPr>
        <w:t>SILOS</w:t>
      </w:r>
      <w:r w:rsidR="0060371E">
        <w:rPr>
          <w:rFonts w:ascii="Trebuchet MS" w:hAnsi="Trebuchet MS" w:cs="Arial"/>
        </w:rPr>
        <w:t>)</w:t>
      </w:r>
      <w:r w:rsidRPr="00E146BD">
        <w:rPr>
          <w:rFonts w:ascii="Trebuchet MS" w:hAnsi="Trebuchet MS" w:cs="Arial"/>
        </w:rPr>
        <w:t xml:space="preserve"> management </w:t>
      </w:r>
      <w:r w:rsidR="0060371E">
        <w:rPr>
          <w:rFonts w:ascii="Trebuchet MS" w:hAnsi="Trebuchet MS" w:cs="Arial"/>
        </w:rPr>
        <w:t>configuration commands</w:t>
      </w:r>
      <w:r w:rsidRPr="00E146BD">
        <w:rPr>
          <w:rFonts w:ascii="Trebuchet MS" w:hAnsi="Trebuchet MS" w:cs="Arial"/>
        </w:rPr>
        <w:t xml:space="preserve">. </w:t>
      </w:r>
    </w:p>
    <w:p w14:paraId="2E92434A" w14:textId="3C78A412" w:rsidR="00E146BD" w:rsidRPr="00E146BD" w:rsidRDefault="00E146BD" w:rsidP="00E146BD">
      <w:pPr>
        <w:spacing w:line="276" w:lineRule="auto"/>
        <w:rPr>
          <w:rFonts w:ascii="Trebuchet MS" w:hAnsi="Trebuchet MS" w:cs="Arial"/>
        </w:rPr>
      </w:pPr>
      <w:r w:rsidRPr="00E146BD">
        <w:rPr>
          <w:rFonts w:ascii="Trebuchet MS" w:hAnsi="Trebuchet MS" w:cs="Arial"/>
        </w:rPr>
        <w:t xml:space="preserve">For </w:t>
      </w:r>
      <w:r w:rsidR="00506E34">
        <w:rPr>
          <w:rFonts w:ascii="Trebuchet MS" w:hAnsi="Trebuchet MS" w:cs="Arial"/>
        </w:rPr>
        <w:t>License Client (</w:t>
      </w:r>
      <w:r w:rsidRPr="00E146BD">
        <w:rPr>
          <w:rFonts w:ascii="Trebuchet MS" w:hAnsi="Trebuchet MS" w:cs="Arial"/>
        </w:rPr>
        <w:t>SWLIC</w:t>
      </w:r>
      <w:r w:rsidR="00506E34">
        <w:rPr>
          <w:rFonts w:ascii="Trebuchet MS" w:hAnsi="Trebuchet MS" w:cs="Arial"/>
        </w:rPr>
        <w:t>)</w:t>
      </w:r>
      <w:r w:rsidRPr="00E146BD">
        <w:rPr>
          <w:rFonts w:ascii="Trebuchet MS" w:hAnsi="Trebuchet MS" w:cs="Arial"/>
        </w:rPr>
        <w:t xml:space="preserve"> to initiate a connection to the SILOS, there are some prerequisites that need to be met which are:</w:t>
      </w:r>
    </w:p>
    <w:p w14:paraId="3C2C4CF8" w14:textId="77777777" w:rsidR="00E146BD" w:rsidRPr="00E146BD" w:rsidRDefault="00E146BD" w:rsidP="00DD2134">
      <w:pPr>
        <w:pStyle w:val="ListParagraph"/>
        <w:numPr>
          <w:ilvl w:val="0"/>
          <w:numId w:val="21"/>
        </w:numPr>
        <w:spacing w:line="276" w:lineRule="auto"/>
        <w:rPr>
          <w:rFonts w:ascii="Trebuchet MS" w:hAnsi="Trebuchet MS" w:cs="Arial"/>
        </w:rPr>
      </w:pPr>
      <w:r w:rsidRPr="00E146BD">
        <w:rPr>
          <w:rFonts w:ascii="Trebuchet MS" w:hAnsi="Trebuchet MS" w:cs="Arial"/>
        </w:rPr>
        <w:t>MPLS package needs to be installed on the switch.</w:t>
      </w:r>
    </w:p>
    <w:p w14:paraId="0A918CD4" w14:textId="03D37930" w:rsidR="00E146BD" w:rsidRPr="00E146BD" w:rsidRDefault="00E146BD" w:rsidP="00DD2134">
      <w:pPr>
        <w:pStyle w:val="ListParagraph"/>
        <w:numPr>
          <w:ilvl w:val="0"/>
          <w:numId w:val="21"/>
        </w:numPr>
        <w:spacing w:line="276" w:lineRule="auto"/>
        <w:rPr>
          <w:rFonts w:ascii="Trebuchet MS" w:hAnsi="Trebuchet MS" w:cs="Arial"/>
        </w:rPr>
      </w:pPr>
      <w:r w:rsidRPr="00E146BD">
        <w:rPr>
          <w:rFonts w:ascii="Trebuchet MS" w:hAnsi="Trebuchet MS" w:cs="Arial"/>
        </w:rPr>
        <w:t>Loopback0 interface needs to be configured</w:t>
      </w:r>
      <w:r w:rsidR="00151E12">
        <w:rPr>
          <w:rFonts w:ascii="Trebuchet MS" w:hAnsi="Trebuchet MS" w:cs="Arial"/>
        </w:rPr>
        <w:t xml:space="preserve"> before the MPLS interface is enabled.</w:t>
      </w:r>
    </w:p>
    <w:p w14:paraId="0CD4667A" w14:textId="26337C77" w:rsidR="00E146BD" w:rsidRPr="00E146BD" w:rsidRDefault="00E146BD" w:rsidP="00DD2134">
      <w:pPr>
        <w:pStyle w:val="ListParagraph"/>
        <w:numPr>
          <w:ilvl w:val="0"/>
          <w:numId w:val="21"/>
        </w:numPr>
        <w:spacing w:line="276" w:lineRule="auto"/>
        <w:rPr>
          <w:rFonts w:ascii="Trebuchet MS" w:hAnsi="Trebuchet MS" w:cs="Arial"/>
        </w:rPr>
      </w:pPr>
      <w:r w:rsidRPr="00E146BD">
        <w:rPr>
          <w:rFonts w:ascii="Trebuchet MS" w:hAnsi="Trebuchet MS" w:cs="Arial"/>
        </w:rPr>
        <w:t xml:space="preserve">Server-Ip and Server-port </w:t>
      </w:r>
      <w:r w:rsidR="00506E34" w:rsidRPr="00E146BD">
        <w:rPr>
          <w:rFonts w:ascii="Trebuchet MS" w:hAnsi="Trebuchet MS" w:cs="Arial"/>
        </w:rPr>
        <w:t>need</w:t>
      </w:r>
      <w:r w:rsidRPr="00E146BD">
        <w:rPr>
          <w:rFonts w:ascii="Trebuchet MS" w:hAnsi="Trebuchet MS" w:cs="Arial"/>
        </w:rPr>
        <w:t xml:space="preserve"> to be configured for SWLIC.</w:t>
      </w:r>
    </w:p>
    <w:p w14:paraId="4B6C1868" w14:textId="256E555C" w:rsidR="00E146BD" w:rsidRPr="00E146BD" w:rsidRDefault="00E146BD" w:rsidP="00E146BD">
      <w:pPr>
        <w:spacing w:line="276" w:lineRule="auto"/>
        <w:rPr>
          <w:rFonts w:ascii="Trebuchet MS" w:hAnsi="Trebuchet MS" w:cs="Arial"/>
        </w:rPr>
      </w:pPr>
      <w:r w:rsidRPr="00E146BD">
        <w:rPr>
          <w:rFonts w:ascii="Trebuchet MS" w:hAnsi="Trebuchet MS" w:cs="Arial"/>
        </w:rPr>
        <w:t xml:space="preserve">After user </w:t>
      </w:r>
      <w:r w:rsidR="00506E34" w:rsidRPr="00E146BD">
        <w:rPr>
          <w:rFonts w:ascii="Trebuchet MS" w:hAnsi="Trebuchet MS" w:cs="Arial"/>
        </w:rPr>
        <w:t>enables</w:t>
      </w:r>
      <w:r w:rsidRPr="00E146BD">
        <w:rPr>
          <w:rFonts w:ascii="Trebuchet MS" w:hAnsi="Trebuchet MS" w:cs="Arial"/>
        </w:rPr>
        <w:t xml:space="preserve"> MPLS, MPLS will send </w:t>
      </w:r>
      <w:r w:rsidR="00506E34">
        <w:rPr>
          <w:rFonts w:ascii="Trebuchet MS" w:hAnsi="Trebuchet MS" w:cs="Arial"/>
        </w:rPr>
        <w:t xml:space="preserve">an IPC </w:t>
      </w:r>
      <w:r w:rsidRPr="00E146BD">
        <w:rPr>
          <w:rFonts w:ascii="Trebuchet MS" w:hAnsi="Trebuchet MS" w:cs="Arial"/>
        </w:rPr>
        <w:t xml:space="preserve">message to </w:t>
      </w:r>
      <w:r w:rsidR="00506E34">
        <w:rPr>
          <w:rFonts w:ascii="Trebuchet MS" w:hAnsi="Trebuchet MS" w:cs="Arial"/>
        </w:rPr>
        <w:t>License Client (</w:t>
      </w:r>
      <w:r w:rsidRPr="00E146BD">
        <w:rPr>
          <w:rFonts w:ascii="Trebuchet MS" w:hAnsi="Trebuchet MS" w:cs="Arial"/>
        </w:rPr>
        <w:t>SWLIC</w:t>
      </w:r>
      <w:r w:rsidR="00506E34">
        <w:rPr>
          <w:rFonts w:ascii="Trebuchet MS" w:hAnsi="Trebuchet MS" w:cs="Arial"/>
        </w:rPr>
        <w:t>)</w:t>
      </w:r>
      <w:r w:rsidR="003A77FA">
        <w:rPr>
          <w:rFonts w:ascii="Trebuchet MS" w:hAnsi="Trebuchet MS" w:cs="Arial"/>
        </w:rPr>
        <w:t xml:space="preserve"> </w:t>
      </w:r>
      <w:r w:rsidRPr="00E146BD">
        <w:rPr>
          <w:rFonts w:ascii="Trebuchet MS" w:hAnsi="Trebuchet MS" w:cs="Arial"/>
        </w:rPr>
        <w:t xml:space="preserve">and </w:t>
      </w:r>
      <w:r w:rsidR="003A77FA">
        <w:rPr>
          <w:rFonts w:ascii="Trebuchet MS" w:hAnsi="Trebuchet MS" w:cs="Arial"/>
        </w:rPr>
        <w:t>the License Client (</w:t>
      </w:r>
      <w:r w:rsidRPr="00E146BD">
        <w:rPr>
          <w:rFonts w:ascii="Trebuchet MS" w:hAnsi="Trebuchet MS" w:cs="Arial"/>
        </w:rPr>
        <w:t>SWLIC</w:t>
      </w:r>
      <w:r w:rsidR="003A77FA">
        <w:rPr>
          <w:rFonts w:ascii="Trebuchet MS" w:hAnsi="Trebuchet MS" w:cs="Arial"/>
        </w:rPr>
        <w:t>)</w:t>
      </w:r>
      <w:r w:rsidRPr="00E146BD">
        <w:rPr>
          <w:rFonts w:ascii="Trebuchet MS" w:hAnsi="Trebuchet MS" w:cs="Arial"/>
        </w:rPr>
        <w:t xml:space="preserve"> will establish the connection to SILOS.</w:t>
      </w:r>
    </w:p>
    <w:p w14:paraId="40D76B89" w14:textId="77777777" w:rsidR="005A3DD1" w:rsidRDefault="007C5055">
      <w:pPr>
        <w:pStyle w:val="Heading2"/>
        <w:spacing w:line="276" w:lineRule="auto"/>
        <w:rPr>
          <w:rFonts w:ascii="Trebuchet MS" w:hAnsi="Trebuchet MS"/>
          <w:b/>
          <w:color w:val="auto"/>
          <w:sz w:val="24"/>
          <w:szCs w:val="24"/>
        </w:rPr>
      </w:pPr>
      <w:bookmarkStart w:id="696" w:name="_Toc176718783"/>
      <w:r w:rsidRPr="00E62C28">
        <w:rPr>
          <w:rFonts w:ascii="Trebuchet MS" w:hAnsi="Trebuchet MS"/>
          <w:b/>
          <w:color w:val="auto"/>
          <w:sz w:val="24"/>
          <w:szCs w:val="24"/>
        </w:rPr>
        <w:t>2.9</w:t>
      </w:r>
      <w:r w:rsidR="005A3DD1" w:rsidRPr="00E62C28">
        <w:rPr>
          <w:rFonts w:ascii="Trebuchet MS" w:hAnsi="Trebuchet MS"/>
          <w:b/>
          <w:color w:val="auto"/>
          <w:sz w:val="24"/>
          <w:szCs w:val="24"/>
        </w:rPr>
        <w:t xml:space="preserve"> Resiliency Requirements</w:t>
      </w:r>
      <w:bookmarkEnd w:id="696"/>
    </w:p>
    <w:p w14:paraId="708F5AC6" w14:textId="503AE2E3" w:rsidR="006040B4" w:rsidRPr="00E62C28" w:rsidRDefault="005F425F" w:rsidP="006040B4">
      <w:pPr>
        <w:spacing w:line="276" w:lineRule="auto"/>
        <w:rPr>
          <w:rFonts w:ascii="Trebuchet MS" w:hAnsi="Trebuchet MS"/>
          <w:sz w:val="24"/>
          <w:szCs w:val="24"/>
        </w:rPr>
      </w:pPr>
      <w:r>
        <w:rPr>
          <w:rFonts w:ascii="Trebuchet MS" w:hAnsi="Trebuchet MS"/>
          <w:sz w:val="24"/>
          <w:szCs w:val="24"/>
        </w:rPr>
        <w:t xml:space="preserve">       None.</w:t>
      </w:r>
    </w:p>
    <w:p w14:paraId="22D34D7F" w14:textId="77777777" w:rsidR="006040B4" w:rsidRPr="006040B4" w:rsidRDefault="006040B4" w:rsidP="006040B4"/>
    <w:p w14:paraId="0FCE87A9" w14:textId="326BD2EF" w:rsidR="00AB2BE6" w:rsidRDefault="00AB2BE6">
      <w:pPr>
        <w:spacing w:line="276" w:lineRule="auto"/>
        <w:rPr>
          <w:rFonts w:ascii="Trebuchet MS" w:hAnsi="Trebuchet MS"/>
          <w:sz w:val="24"/>
          <w:szCs w:val="24"/>
        </w:rPr>
      </w:pPr>
    </w:p>
    <w:p w14:paraId="6D87EAC5" w14:textId="77777777" w:rsidR="00AB2BE6" w:rsidRPr="00E62C28" w:rsidRDefault="00AB2BE6">
      <w:pPr>
        <w:spacing w:line="276" w:lineRule="auto"/>
        <w:rPr>
          <w:rFonts w:ascii="Trebuchet MS" w:hAnsi="Trebuchet MS"/>
          <w:sz w:val="24"/>
          <w:szCs w:val="24"/>
        </w:rPr>
      </w:pPr>
    </w:p>
    <w:p w14:paraId="246CC095" w14:textId="77777777" w:rsidR="00CE1293" w:rsidRDefault="00CE1293">
      <w:pPr>
        <w:rPr>
          <w:rFonts w:ascii="Trebuchet MS" w:eastAsiaTheme="majorEastAsia" w:hAnsi="Trebuchet MS" w:cstheme="majorBidi"/>
          <w:b/>
          <w:sz w:val="24"/>
          <w:szCs w:val="24"/>
        </w:rPr>
      </w:pPr>
      <w:r>
        <w:rPr>
          <w:rFonts w:ascii="Trebuchet MS" w:hAnsi="Trebuchet MS"/>
          <w:b/>
          <w:sz w:val="24"/>
          <w:szCs w:val="24"/>
        </w:rPr>
        <w:br w:type="page"/>
      </w:r>
    </w:p>
    <w:p w14:paraId="7A18F5E8" w14:textId="5635D602" w:rsidR="005A3DD1" w:rsidRPr="00E62C28" w:rsidRDefault="005A3DD1" w:rsidP="00917E25">
      <w:pPr>
        <w:pStyle w:val="Heading1"/>
        <w:spacing w:line="276" w:lineRule="auto"/>
        <w:rPr>
          <w:rFonts w:ascii="Trebuchet MS" w:hAnsi="Trebuchet MS"/>
          <w:b/>
          <w:color w:val="auto"/>
          <w:sz w:val="24"/>
          <w:szCs w:val="24"/>
        </w:rPr>
      </w:pPr>
      <w:bookmarkStart w:id="697" w:name="_Toc176718784"/>
      <w:r w:rsidRPr="00E62C28">
        <w:rPr>
          <w:rFonts w:ascii="Trebuchet MS" w:hAnsi="Trebuchet MS"/>
          <w:b/>
          <w:color w:val="auto"/>
          <w:sz w:val="24"/>
          <w:szCs w:val="24"/>
        </w:rPr>
        <w:lastRenderedPageBreak/>
        <w:t>3</w:t>
      </w:r>
      <w:r w:rsidR="00086B95" w:rsidRPr="00E62C28">
        <w:rPr>
          <w:rFonts w:ascii="Trebuchet MS" w:hAnsi="Trebuchet MS"/>
          <w:b/>
          <w:color w:val="auto"/>
          <w:sz w:val="24"/>
          <w:szCs w:val="24"/>
        </w:rPr>
        <w:t xml:space="preserve"> FUNCTIONAL </w:t>
      </w:r>
      <w:r w:rsidR="00C07D05" w:rsidRPr="00E62C28">
        <w:rPr>
          <w:rFonts w:ascii="Trebuchet MS" w:hAnsi="Trebuchet MS"/>
          <w:b/>
          <w:color w:val="auto"/>
          <w:sz w:val="24"/>
          <w:szCs w:val="24"/>
        </w:rPr>
        <w:t>DESCRIPTIONS</w:t>
      </w:r>
      <w:bookmarkEnd w:id="697"/>
    </w:p>
    <w:p w14:paraId="2A9EB00E" w14:textId="418C0AA0" w:rsidR="005A3DD1" w:rsidRPr="00E62C28" w:rsidRDefault="005A3DD1" w:rsidP="00917E25">
      <w:pPr>
        <w:pStyle w:val="Heading2"/>
        <w:spacing w:line="276" w:lineRule="auto"/>
        <w:rPr>
          <w:rFonts w:ascii="Trebuchet MS" w:hAnsi="Trebuchet MS"/>
          <w:b/>
          <w:color w:val="auto"/>
          <w:sz w:val="24"/>
          <w:szCs w:val="24"/>
        </w:rPr>
      </w:pPr>
      <w:bookmarkStart w:id="698" w:name="_Toc176718785"/>
      <w:r w:rsidRPr="00E62C28">
        <w:rPr>
          <w:rFonts w:ascii="Trebuchet MS" w:hAnsi="Trebuchet MS"/>
          <w:b/>
          <w:color w:val="auto"/>
          <w:sz w:val="24"/>
          <w:szCs w:val="24"/>
        </w:rPr>
        <w:t xml:space="preserve">3.1 </w:t>
      </w:r>
      <w:r w:rsidR="008177A1">
        <w:rPr>
          <w:rFonts w:ascii="Trebuchet MS" w:hAnsi="Trebuchet MS"/>
          <w:b/>
          <w:color w:val="auto"/>
          <w:sz w:val="24"/>
          <w:szCs w:val="24"/>
        </w:rPr>
        <w:t>Site License</w:t>
      </w:r>
      <w:r w:rsidR="008177A1" w:rsidRPr="00E62C28">
        <w:rPr>
          <w:rFonts w:ascii="Trebuchet MS" w:hAnsi="Trebuchet MS"/>
          <w:b/>
          <w:color w:val="auto"/>
          <w:sz w:val="24"/>
          <w:szCs w:val="24"/>
        </w:rPr>
        <w:t xml:space="preserve"> </w:t>
      </w:r>
      <w:r w:rsidRPr="00E62C28">
        <w:rPr>
          <w:rFonts w:ascii="Trebuchet MS" w:hAnsi="Trebuchet MS"/>
          <w:b/>
          <w:color w:val="auto"/>
          <w:sz w:val="24"/>
          <w:szCs w:val="24"/>
        </w:rPr>
        <w:t>Basic Operation</w:t>
      </w:r>
      <w:bookmarkEnd w:id="698"/>
    </w:p>
    <w:p w14:paraId="67CDA15E" w14:textId="3AFED952" w:rsidR="008177A1" w:rsidRDefault="00415CF6" w:rsidP="00CC62D3">
      <w:pPr>
        <w:rPr>
          <w:rFonts w:ascii="Trebuchet MS" w:hAnsi="Trebuchet MS" w:cs="Arial"/>
        </w:rPr>
      </w:pPr>
      <w:r>
        <w:rPr>
          <w:b/>
          <w:sz w:val="24"/>
          <w:szCs w:val="24"/>
        </w:rPr>
        <w:t xml:space="preserve">       </w:t>
      </w:r>
      <w:r w:rsidRPr="009B4322">
        <w:rPr>
          <w:rFonts w:ascii="Trebuchet MS" w:hAnsi="Trebuchet MS" w:cs="Arial"/>
        </w:rPr>
        <w:t>The Site Licens</w:t>
      </w:r>
      <w:r w:rsidR="009B4322">
        <w:rPr>
          <w:rFonts w:ascii="Trebuchet MS" w:hAnsi="Trebuchet MS" w:cs="Arial"/>
        </w:rPr>
        <w:t xml:space="preserve">ing consists of 2 </w:t>
      </w:r>
      <w:r w:rsidR="00CC62D3">
        <w:rPr>
          <w:rFonts w:ascii="Trebuchet MS" w:hAnsi="Trebuchet MS" w:cs="Arial"/>
        </w:rPr>
        <w:t>components: -</w:t>
      </w:r>
    </w:p>
    <w:p w14:paraId="531BD11D" w14:textId="41916BBC" w:rsidR="00CC62D3" w:rsidRDefault="00CC62D3" w:rsidP="00DD2134">
      <w:pPr>
        <w:pStyle w:val="ListParagraph"/>
        <w:numPr>
          <w:ilvl w:val="0"/>
          <w:numId w:val="20"/>
        </w:numPr>
        <w:rPr>
          <w:rFonts w:ascii="Trebuchet MS" w:hAnsi="Trebuchet MS" w:cs="Arial"/>
        </w:rPr>
      </w:pPr>
      <w:r>
        <w:rPr>
          <w:rFonts w:ascii="Trebuchet MS" w:hAnsi="Trebuchet MS" w:cs="Arial"/>
        </w:rPr>
        <w:t xml:space="preserve">The Site Local Licensing Server (SILOS) </w:t>
      </w:r>
      <w:r w:rsidR="00C05691">
        <w:rPr>
          <w:rFonts w:ascii="Trebuchet MS" w:hAnsi="Trebuchet MS" w:cs="Arial"/>
        </w:rPr>
        <w:t>t</w:t>
      </w:r>
      <w:r w:rsidR="00EB4E37">
        <w:rPr>
          <w:rFonts w:ascii="Trebuchet MS" w:hAnsi="Trebuchet MS" w:cs="Arial"/>
        </w:rPr>
        <w:t>hat runs on a switch or a VC</w:t>
      </w:r>
      <w:r w:rsidR="002709C2">
        <w:rPr>
          <w:rFonts w:ascii="Trebuchet MS" w:hAnsi="Trebuchet MS" w:cs="Arial"/>
        </w:rPr>
        <w:t xml:space="preserve">, </w:t>
      </w:r>
      <w:r w:rsidR="00C05691">
        <w:rPr>
          <w:rFonts w:ascii="Trebuchet MS" w:hAnsi="Trebuchet MS" w:cs="Arial"/>
        </w:rPr>
        <w:t>acts as a server issuing the Site or Node licenses to the Sites and Nodes.</w:t>
      </w:r>
    </w:p>
    <w:p w14:paraId="7DBE6B7E" w14:textId="1D537A4F" w:rsidR="00EB4E37" w:rsidRDefault="00EB4E37" w:rsidP="00DD2134">
      <w:pPr>
        <w:pStyle w:val="ListParagraph"/>
        <w:numPr>
          <w:ilvl w:val="0"/>
          <w:numId w:val="20"/>
        </w:numPr>
        <w:rPr>
          <w:rFonts w:ascii="Trebuchet MS" w:hAnsi="Trebuchet MS" w:cs="Arial"/>
        </w:rPr>
      </w:pPr>
      <w:r>
        <w:rPr>
          <w:rFonts w:ascii="Trebuchet MS" w:hAnsi="Trebuchet MS" w:cs="Arial"/>
        </w:rPr>
        <w:t>The Switch License Client (SWLIC) that runs on another switch or VC</w:t>
      </w:r>
      <w:r w:rsidR="002709C2">
        <w:rPr>
          <w:rFonts w:ascii="Trebuchet MS" w:hAnsi="Trebuchet MS" w:cs="Arial"/>
        </w:rPr>
        <w:t>, acts as a client getting the Site or Node Licenses from the License Server (SILOS).</w:t>
      </w:r>
    </w:p>
    <w:p w14:paraId="3D8FF7C2" w14:textId="017B04AF" w:rsidR="0069721F" w:rsidRPr="003E23F1" w:rsidRDefault="003E23F1" w:rsidP="003E23F1">
      <w:pPr>
        <w:ind w:left="720"/>
        <w:rPr>
          <w:rFonts w:ascii="Trebuchet MS" w:hAnsi="Trebuchet MS" w:cs="Arial"/>
        </w:rPr>
      </w:pPr>
      <w:r>
        <w:rPr>
          <w:rFonts w:ascii="Trebuchet MS" w:hAnsi="Trebuchet MS" w:cs="Arial"/>
        </w:rPr>
        <w:t xml:space="preserve">Note: </w:t>
      </w:r>
      <w:r w:rsidR="0069721F" w:rsidRPr="003E23F1">
        <w:rPr>
          <w:rFonts w:ascii="Trebuchet MS" w:hAnsi="Trebuchet MS" w:cs="Arial"/>
        </w:rPr>
        <w:t>The Site Local Licensing Server (SILOS) and Switch License Client (SWLIC) can run on two different switches or VC</w:t>
      </w:r>
      <w:r w:rsidR="002F2EA6" w:rsidRPr="003E23F1">
        <w:rPr>
          <w:rFonts w:ascii="Trebuchet MS" w:hAnsi="Trebuchet MS" w:cs="Arial"/>
        </w:rPr>
        <w:t xml:space="preserve">. </w:t>
      </w:r>
      <w:r w:rsidR="004658D4" w:rsidRPr="003E23F1">
        <w:rPr>
          <w:rFonts w:ascii="Trebuchet MS" w:hAnsi="Trebuchet MS" w:cs="Arial"/>
        </w:rPr>
        <w:t>Also,</w:t>
      </w:r>
      <w:r w:rsidR="002F2EA6" w:rsidRPr="003E23F1">
        <w:rPr>
          <w:rFonts w:ascii="Trebuchet MS" w:hAnsi="Trebuchet MS" w:cs="Arial"/>
        </w:rPr>
        <w:t xml:space="preserve"> they both can run </w:t>
      </w:r>
      <w:r w:rsidR="004658D4" w:rsidRPr="003E23F1">
        <w:rPr>
          <w:rFonts w:ascii="Trebuchet MS" w:hAnsi="Trebuchet MS" w:cs="Arial"/>
        </w:rPr>
        <w:t>on</w:t>
      </w:r>
      <w:r w:rsidR="002F2EA6" w:rsidRPr="003E23F1">
        <w:rPr>
          <w:rFonts w:ascii="Trebuchet MS" w:hAnsi="Trebuchet MS" w:cs="Arial"/>
        </w:rPr>
        <w:t xml:space="preserve"> the same switch or VC as well. </w:t>
      </w:r>
    </w:p>
    <w:p w14:paraId="09C8C6ED" w14:textId="11E7D94C" w:rsidR="005A3DD1" w:rsidRPr="00E62C28" w:rsidRDefault="005A3DD1" w:rsidP="00917E25">
      <w:pPr>
        <w:pStyle w:val="Heading2"/>
        <w:spacing w:line="276" w:lineRule="auto"/>
        <w:rPr>
          <w:rFonts w:ascii="Trebuchet MS" w:hAnsi="Trebuchet MS"/>
          <w:b/>
          <w:color w:val="auto"/>
          <w:sz w:val="24"/>
          <w:szCs w:val="24"/>
        </w:rPr>
      </w:pPr>
      <w:bookmarkStart w:id="699" w:name="_Toc176718786"/>
      <w:r w:rsidRPr="00E62C28">
        <w:rPr>
          <w:rFonts w:ascii="Trebuchet MS" w:hAnsi="Trebuchet MS"/>
          <w:b/>
          <w:color w:val="auto"/>
          <w:sz w:val="24"/>
          <w:szCs w:val="24"/>
        </w:rPr>
        <w:t xml:space="preserve">3.2 </w:t>
      </w:r>
      <w:r w:rsidR="008177A1">
        <w:rPr>
          <w:rFonts w:ascii="Trebuchet MS" w:hAnsi="Trebuchet MS"/>
          <w:b/>
          <w:color w:val="auto"/>
          <w:sz w:val="24"/>
          <w:szCs w:val="24"/>
        </w:rPr>
        <w:t>Site</w:t>
      </w:r>
      <w:r w:rsidR="00712C49">
        <w:rPr>
          <w:rFonts w:ascii="Trebuchet MS" w:hAnsi="Trebuchet MS"/>
          <w:b/>
          <w:color w:val="auto"/>
          <w:sz w:val="24"/>
          <w:szCs w:val="24"/>
        </w:rPr>
        <w:t>-Local</w:t>
      </w:r>
      <w:r w:rsidR="008177A1">
        <w:rPr>
          <w:rFonts w:ascii="Trebuchet MS" w:hAnsi="Trebuchet MS"/>
          <w:b/>
          <w:color w:val="auto"/>
          <w:sz w:val="24"/>
          <w:szCs w:val="24"/>
        </w:rPr>
        <w:t xml:space="preserve"> Licens</w:t>
      </w:r>
      <w:r w:rsidR="00712C49">
        <w:rPr>
          <w:rFonts w:ascii="Trebuchet MS" w:hAnsi="Trebuchet MS"/>
          <w:b/>
          <w:color w:val="auto"/>
          <w:sz w:val="24"/>
          <w:szCs w:val="24"/>
        </w:rPr>
        <w:t>ing</w:t>
      </w:r>
      <w:r w:rsidR="008177A1">
        <w:rPr>
          <w:rFonts w:ascii="Trebuchet MS" w:hAnsi="Trebuchet MS"/>
          <w:b/>
          <w:color w:val="auto"/>
          <w:sz w:val="24"/>
          <w:szCs w:val="24"/>
        </w:rPr>
        <w:t xml:space="preserve"> Server</w:t>
      </w:r>
      <w:r w:rsidR="00470EBA">
        <w:rPr>
          <w:rFonts w:ascii="Trebuchet MS" w:hAnsi="Trebuchet MS"/>
          <w:b/>
          <w:color w:val="auto"/>
          <w:sz w:val="24"/>
          <w:szCs w:val="24"/>
        </w:rPr>
        <w:t xml:space="preserve"> (SILOS)</w:t>
      </w:r>
      <w:bookmarkEnd w:id="699"/>
    </w:p>
    <w:p w14:paraId="2D67FF56" w14:textId="77777777" w:rsidR="00BD1B07" w:rsidRPr="00A54D58" w:rsidRDefault="00BD1B07" w:rsidP="00BD1B07">
      <w:pPr>
        <w:ind w:left="432"/>
        <w:rPr>
          <w:rFonts w:ascii="Trebuchet MS" w:hAnsi="Trebuchet MS" w:cs="Arial"/>
        </w:rPr>
      </w:pPr>
      <w:r w:rsidRPr="00A54D58">
        <w:rPr>
          <w:rFonts w:ascii="Trebuchet MS" w:hAnsi="Trebuchet MS" w:cs="Arial"/>
        </w:rPr>
        <w:t xml:space="preserve">SILOS will be made available as an ALE Debian software package that can be installed on an ALE OmniSwitch using the AOS package manager mechanism. </w:t>
      </w:r>
    </w:p>
    <w:p w14:paraId="09BB5871" w14:textId="2E61469D" w:rsidR="00BD1B07" w:rsidRPr="00A54D58" w:rsidRDefault="00BD1B07" w:rsidP="00BD1B07">
      <w:pPr>
        <w:ind w:left="432"/>
        <w:rPr>
          <w:rFonts w:ascii="Trebuchet MS" w:hAnsi="Trebuchet MS" w:cs="Arial"/>
        </w:rPr>
      </w:pPr>
      <w:r w:rsidRPr="00A54D58">
        <w:rPr>
          <w:rFonts w:ascii="Trebuchet MS" w:hAnsi="Trebuchet MS" w:cs="Arial"/>
        </w:rPr>
        <w:t xml:space="preserve">SILOS software will be installed as an application in AOS environment running on an OmniSwitch network device </w:t>
      </w:r>
      <w:r w:rsidR="0005659D">
        <w:rPr>
          <w:rFonts w:ascii="Trebuchet MS" w:hAnsi="Trebuchet MS" w:cs="Arial"/>
        </w:rPr>
        <w:t>on the customer On-Premises network.</w:t>
      </w:r>
      <w:r w:rsidRPr="00A54D58">
        <w:rPr>
          <w:rFonts w:ascii="Trebuchet MS" w:hAnsi="Trebuchet MS" w:cs="Arial"/>
        </w:rPr>
        <w:t xml:space="preserve"> </w:t>
      </w:r>
    </w:p>
    <w:p w14:paraId="733CA47D" w14:textId="7DA58C1F" w:rsidR="00BD1B07" w:rsidRPr="00A54D58" w:rsidRDefault="00BD1B07" w:rsidP="00BD1B07">
      <w:pPr>
        <w:ind w:left="432"/>
        <w:rPr>
          <w:rFonts w:ascii="Trebuchet MS" w:hAnsi="Trebuchet MS" w:cs="Arial"/>
        </w:rPr>
      </w:pPr>
      <w:r w:rsidRPr="00A54D58">
        <w:rPr>
          <w:rFonts w:ascii="Trebuchet MS" w:hAnsi="Trebuchet MS" w:cs="Arial"/>
        </w:rPr>
        <w:t xml:space="preserve">In the </w:t>
      </w:r>
      <w:r w:rsidR="0005659D">
        <w:rPr>
          <w:rFonts w:ascii="Trebuchet MS" w:hAnsi="Trebuchet MS" w:cs="Arial"/>
        </w:rPr>
        <w:t>89R03</w:t>
      </w:r>
      <w:r w:rsidRPr="00A54D58">
        <w:rPr>
          <w:rFonts w:ascii="Trebuchet MS" w:hAnsi="Trebuchet MS" w:cs="Arial"/>
        </w:rPr>
        <w:t xml:space="preserve"> release, only the manual mode of operation will be supported. Customers will download the</w:t>
      </w:r>
      <w:r w:rsidR="00A956CC">
        <w:rPr>
          <w:rFonts w:ascii="Trebuchet MS" w:hAnsi="Trebuchet MS" w:cs="Arial"/>
        </w:rPr>
        <w:t xml:space="preserve"> site/node </w:t>
      </w:r>
      <w:r w:rsidRPr="00A54D58">
        <w:rPr>
          <w:rFonts w:ascii="Trebuchet MS" w:hAnsi="Trebuchet MS" w:cs="Arial"/>
        </w:rPr>
        <w:t xml:space="preserve">licenses generated on the ALE portal to the SILOS switch and install the licenses. </w:t>
      </w:r>
    </w:p>
    <w:p w14:paraId="46CD8F67" w14:textId="3EB73509" w:rsidR="00BD1B07" w:rsidRPr="00A54D58" w:rsidRDefault="00BD1B07" w:rsidP="00BD1B07">
      <w:pPr>
        <w:ind w:left="432"/>
        <w:rPr>
          <w:rFonts w:ascii="Trebuchet MS" w:hAnsi="Trebuchet MS" w:cs="Arial"/>
        </w:rPr>
      </w:pPr>
      <w:r w:rsidRPr="00A54D58">
        <w:rPr>
          <w:rFonts w:ascii="Trebuchet MS" w:hAnsi="Trebuchet MS" w:cs="Arial"/>
        </w:rPr>
        <w:t>SILOS will listen to any ALE switches on the customers’ intranet that request for license(s). If no customer-specific (site) licenses are available locally, a site</w:t>
      </w:r>
      <w:r w:rsidR="00CB2ECE">
        <w:rPr>
          <w:rFonts w:ascii="Trebuchet MS" w:hAnsi="Trebuchet MS" w:cs="Arial"/>
        </w:rPr>
        <w:t>/node</w:t>
      </w:r>
      <w:r w:rsidRPr="00A54D58">
        <w:rPr>
          <w:rFonts w:ascii="Trebuchet MS" w:hAnsi="Trebuchet MS" w:cs="Arial"/>
        </w:rPr>
        <w:t xml:space="preserve"> license is instantiated with a 30-day demo/trial period validity. The demo license usage information is provided to the requesting switch for use. This server-defined demo period will either extend/override the switch’s default 1</w:t>
      </w:r>
      <w:r w:rsidR="0096423A">
        <w:rPr>
          <w:rFonts w:ascii="Trebuchet MS" w:hAnsi="Trebuchet MS" w:cs="Arial"/>
        </w:rPr>
        <w:t>5</w:t>
      </w:r>
      <w:r w:rsidRPr="00A54D58">
        <w:rPr>
          <w:rFonts w:ascii="Trebuchet MS" w:hAnsi="Trebuchet MS" w:cs="Arial"/>
        </w:rPr>
        <w:t>-day demo period</w:t>
      </w:r>
      <w:r w:rsidR="00623571">
        <w:rPr>
          <w:rFonts w:ascii="Trebuchet MS" w:hAnsi="Trebuchet MS" w:cs="Arial"/>
        </w:rPr>
        <w:t xml:space="preserve"> to </w:t>
      </w:r>
      <w:r w:rsidR="00B3119E">
        <w:rPr>
          <w:rFonts w:ascii="Trebuchet MS" w:hAnsi="Trebuchet MS" w:cs="Arial"/>
        </w:rPr>
        <w:t xml:space="preserve">a </w:t>
      </w:r>
      <w:r w:rsidR="00623571">
        <w:rPr>
          <w:rFonts w:ascii="Trebuchet MS" w:hAnsi="Trebuchet MS" w:cs="Arial"/>
        </w:rPr>
        <w:t>maximum of 30 days</w:t>
      </w:r>
      <w:r w:rsidRPr="00A54D58">
        <w:rPr>
          <w:rFonts w:ascii="Trebuchet MS" w:hAnsi="Trebuchet MS" w:cs="Arial"/>
        </w:rPr>
        <w:t xml:space="preserve">. </w:t>
      </w:r>
    </w:p>
    <w:p w14:paraId="57034326" w14:textId="32B7FF53" w:rsidR="00BD1B07" w:rsidRPr="00A54D58" w:rsidRDefault="00BD1B07" w:rsidP="00BD1B07">
      <w:pPr>
        <w:ind w:left="432"/>
        <w:rPr>
          <w:rFonts w:ascii="Trebuchet MS" w:hAnsi="Trebuchet MS" w:cs="Arial"/>
        </w:rPr>
      </w:pPr>
      <w:r w:rsidRPr="00A54D58">
        <w:rPr>
          <w:rFonts w:ascii="Trebuchet MS" w:hAnsi="Trebuchet MS" w:cs="Arial"/>
        </w:rPr>
        <w:t>SILOS will track switch usage of licenses. In manual mode of operation, switch license usage will be made available for local access (CLI/MIB/WebView).</w:t>
      </w:r>
    </w:p>
    <w:p w14:paraId="3333F5C0" w14:textId="57D605C6" w:rsidR="00BD1B07" w:rsidRDefault="00BD1B07" w:rsidP="00BD1B07">
      <w:pPr>
        <w:ind w:left="432"/>
        <w:rPr>
          <w:rFonts w:ascii="Trebuchet MS" w:hAnsi="Trebuchet MS" w:cs="Arial"/>
        </w:rPr>
      </w:pPr>
      <w:r w:rsidRPr="00A54D58">
        <w:rPr>
          <w:rFonts w:ascii="Trebuchet MS" w:hAnsi="Trebuchet MS" w:cs="Arial"/>
        </w:rPr>
        <w:t>SILOS should support intelligently assigning licenses to switches</w:t>
      </w:r>
      <w:r w:rsidR="00833802">
        <w:rPr>
          <w:rFonts w:ascii="Trebuchet MS" w:hAnsi="Trebuchet MS" w:cs="Arial"/>
        </w:rPr>
        <w:t xml:space="preserve"> (VC’s)</w:t>
      </w:r>
      <w:r w:rsidRPr="00A54D58">
        <w:rPr>
          <w:rFonts w:ascii="Trebuchet MS" w:hAnsi="Trebuchet MS" w:cs="Arial"/>
        </w:rPr>
        <w:t xml:space="preserve"> based on customer-configured Site Identifiers. A maximum of 4 switches</w:t>
      </w:r>
      <w:r w:rsidR="00833802">
        <w:rPr>
          <w:rFonts w:ascii="Trebuchet MS" w:hAnsi="Trebuchet MS" w:cs="Arial"/>
        </w:rPr>
        <w:t xml:space="preserve"> (VC’s)</w:t>
      </w:r>
      <w:r w:rsidRPr="00A54D58">
        <w:rPr>
          <w:rFonts w:ascii="Trebuchet MS" w:hAnsi="Trebuchet MS" w:cs="Arial"/>
        </w:rPr>
        <w:t xml:space="preserve"> configured with the same site identifiers should be assigned from the same Site license. Site identifiers are in the customers’ context and need not be exposed to the ALE portal for license generation.</w:t>
      </w:r>
    </w:p>
    <w:p w14:paraId="49F8FE9F" w14:textId="6ECF0C76" w:rsidR="00907D28" w:rsidRPr="00A54D58" w:rsidRDefault="00907D28" w:rsidP="00907D28">
      <w:pPr>
        <w:ind w:left="432"/>
        <w:rPr>
          <w:rFonts w:ascii="Trebuchet MS" w:hAnsi="Trebuchet MS" w:cs="Arial"/>
        </w:rPr>
      </w:pPr>
      <w:r w:rsidRPr="00A54D58">
        <w:rPr>
          <w:rFonts w:ascii="Trebuchet MS" w:hAnsi="Trebuchet MS" w:cs="Arial"/>
        </w:rPr>
        <w:t xml:space="preserve">SILOS should support intelligently assigning licenses to </w:t>
      </w:r>
      <w:r w:rsidR="00833802">
        <w:rPr>
          <w:rFonts w:ascii="Trebuchet MS" w:hAnsi="Trebuchet MS" w:cs="Arial"/>
        </w:rPr>
        <w:t>individual node’s (VC’s)</w:t>
      </w:r>
      <w:r w:rsidRPr="00A54D58">
        <w:rPr>
          <w:rFonts w:ascii="Trebuchet MS" w:hAnsi="Trebuchet MS" w:cs="Arial"/>
        </w:rPr>
        <w:t xml:space="preserve"> based on </w:t>
      </w:r>
      <w:r w:rsidR="00833802">
        <w:rPr>
          <w:rFonts w:ascii="Trebuchet MS" w:hAnsi="Trebuchet MS" w:cs="Arial"/>
        </w:rPr>
        <w:t>node license</w:t>
      </w:r>
      <w:r w:rsidR="00EF6800">
        <w:rPr>
          <w:rFonts w:ascii="Trebuchet MS" w:hAnsi="Trebuchet MS" w:cs="Arial"/>
        </w:rPr>
        <w:t>s installed.</w:t>
      </w:r>
      <w:r w:rsidRPr="00A54D58">
        <w:rPr>
          <w:rFonts w:ascii="Trebuchet MS" w:hAnsi="Trebuchet MS" w:cs="Arial"/>
        </w:rPr>
        <w:t xml:space="preserve"> </w:t>
      </w:r>
      <w:r w:rsidR="00EF6800">
        <w:rPr>
          <w:rFonts w:ascii="Trebuchet MS" w:hAnsi="Trebuchet MS" w:cs="Arial"/>
        </w:rPr>
        <w:t xml:space="preserve">One node license </w:t>
      </w:r>
      <w:r w:rsidR="00D74274">
        <w:rPr>
          <w:rFonts w:ascii="Trebuchet MS" w:hAnsi="Trebuchet MS" w:cs="Arial"/>
        </w:rPr>
        <w:t>is assigned to one</w:t>
      </w:r>
      <w:r w:rsidR="004407DB">
        <w:rPr>
          <w:rFonts w:ascii="Trebuchet MS" w:hAnsi="Trebuchet MS" w:cs="Arial"/>
        </w:rPr>
        <w:t xml:space="preserve"> switch (</w:t>
      </w:r>
      <w:r w:rsidR="00D74274">
        <w:rPr>
          <w:rFonts w:ascii="Trebuchet MS" w:hAnsi="Trebuchet MS" w:cs="Arial"/>
        </w:rPr>
        <w:t>VC</w:t>
      </w:r>
      <w:r w:rsidR="004407DB">
        <w:rPr>
          <w:rFonts w:ascii="Trebuchet MS" w:hAnsi="Trebuchet MS" w:cs="Arial"/>
        </w:rPr>
        <w:t>)</w:t>
      </w:r>
      <w:r w:rsidR="00567B24">
        <w:rPr>
          <w:rFonts w:ascii="Trebuchet MS" w:hAnsi="Trebuchet MS" w:cs="Arial"/>
        </w:rPr>
        <w:t>, Site identifiers are not required to be configured in case of node license.</w:t>
      </w:r>
    </w:p>
    <w:p w14:paraId="6B67A4A2" w14:textId="31CC1FEF" w:rsidR="00BD1B07" w:rsidRPr="00A54D58" w:rsidRDefault="00BD1B07" w:rsidP="003D7391">
      <w:pPr>
        <w:ind w:left="432"/>
        <w:rPr>
          <w:rFonts w:ascii="Trebuchet MS" w:hAnsi="Trebuchet MS" w:cs="Arial"/>
        </w:rPr>
      </w:pPr>
      <w:r w:rsidRPr="00A54D58">
        <w:rPr>
          <w:rFonts w:ascii="Trebuchet MS" w:hAnsi="Trebuchet MS" w:cs="Arial"/>
        </w:rPr>
        <w:t xml:space="preserve">License withdrawal on the SILOS switch should be supported by a manual command. Supplying the licensed switch’s </w:t>
      </w:r>
      <w:r w:rsidR="00D869CA">
        <w:rPr>
          <w:rFonts w:ascii="Trebuchet MS" w:hAnsi="Trebuchet MS" w:cs="Arial"/>
        </w:rPr>
        <w:t xml:space="preserve">Site </w:t>
      </w:r>
      <w:r w:rsidR="008F7F87">
        <w:rPr>
          <w:rFonts w:ascii="Trebuchet MS" w:hAnsi="Trebuchet MS" w:cs="Arial"/>
        </w:rPr>
        <w:t>identifier (Site-id), Node identifier (Switch SN) and Node IP address</w:t>
      </w:r>
      <w:r w:rsidR="00550B40">
        <w:rPr>
          <w:rFonts w:ascii="Trebuchet MS" w:hAnsi="Trebuchet MS" w:cs="Arial"/>
        </w:rPr>
        <w:t xml:space="preserve"> </w:t>
      </w:r>
      <w:r w:rsidRPr="00A54D58">
        <w:rPr>
          <w:rFonts w:ascii="Trebuchet MS" w:hAnsi="Trebuchet MS" w:cs="Arial"/>
        </w:rPr>
        <w:t xml:space="preserve">a command should be supported to withdraw the license from </w:t>
      </w:r>
      <w:r w:rsidR="00550B40">
        <w:rPr>
          <w:rFonts w:ascii="Trebuchet MS" w:hAnsi="Trebuchet MS" w:cs="Arial"/>
        </w:rPr>
        <w:t>a</w:t>
      </w:r>
      <w:r w:rsidRPr="00A54D58">
        <w:rPr>
          <w:rFonts w:ascii="Trebuchet MS" w:hAnsi="Trebuchet MS" w:cs="Arial"/>
        </w:rPr>
        <w:t xml:space="preserve"> </w:t>
      </w:r>
      <w:r w:rsidR="00550B40" w:rsidRPr="00A54D58">
        <w:rPr>
          <w:rFonts w:ascii="Trebuchet MS" w:hAnsi="Trebuchet MS" w:cs="Arial"/>
        </w:rPr>
        <w:lastRenderedPageBreak/>
        <w:t>previously licensed</w:t>
      </w:r>
      <w:r w:rsidRPr="00A54D58">
        <w:rPr>
          <w:rFonts w:ascii="Trebuchet MS" w:hAnsi="Trebuchet MS" w:cs="Arial"/>
        </w:rPr>
        <w:t xml:space="preserve"> MPLS switch, by sending a License-Termination message and receiving an acknowledgement in return. </w:t>
      </w:r>
      <w:r w:rsidRPr="00F8008A">
        <w:rPr>
          <w:rFonts w:ascii="Trebuchet MS" w:hAnsi="Trebuchet MS" w:cs="Arial"/>
        </w:rPr>
        <w:t>SILOS application should track and save all such transactions locally, for auditing purposes.</w:t>
      </w:r>
    </w:p>
    <w:p w14:paraId="55ACEFB1" w14:textId="77777777" w:rsidR="00A310DA" w:rsidRPr="00A54D58" w:rsidRDefault="00A310DA" w:rsidP="00A310DA">
      <w:pPr>
        <w:ind w:left="360"/>
        <w:rPr>
          <w:rFonts w:ascii="Trebuchet MS" w:hAnsi="Trebuchet MS" w:cs="Arial"/>
        </w:rPr>
      </w:pPr>
      <w:r w:rsidRPr="00A54D58">
        <w:rPr>
          <w:rFonts w:ascii="Trebuchet MS" w:hAnsi="Trebuchet MS" w:cs="Arial"/>
        </w:rPr>
        <w:t xml:space="preserve">Customers that intend to deploy MPLS functionality on AOS switches in their network using the Site-based licensing mechanism will have to install an instance of SILOS on one of the AOS switches in their network. </w:t>
      </w:r>
    </w:p>
    <w:p w14:paraId="66744844" w14:textId="73AD03A7" w:rsidR="00A310DA" w:rsidRPr="00A54D58" w:rsidRDefault="00A310DA" w:rsidP="00A310DA">
      <w:pPr>
        <w:ind w:left="360"/>
        <w:rPr>
          <w:rFonts w:ascii="Trebuchet MS" w:hAnsi="Trebuchet MS" w:cs="Arial"/>
        </w:rPr>
      </w:pPr>
      <w:r w:rsidRPr="00A54D58">
        <w:rPr>
          <w:rFonts w:ascii="Trebuchet MS" w:hAnsi="Trebuchet MS" w:cs="Arial"/>
        </w:rPr>
        <w:t xml:space="preserve">In the manual mode of operation (default mode in </w:t>
      </w:r>
      <w:r w:rsidR="00024173">
        <w:rPr>
          <w:rFonts w:ascii="Trebuchet MS" w:hAnsi="Trebuchet MS" w:cs="Arial"/>
        </w:rPr>
        <w:t>89R03</w:t>
      </w:r>
      <w:r w:rsidRPr="00A54D58">
        <w:rPr>
          <w:rFonts w:ascii="Trebuchet MS" w:hAnsi="Trebuchet MS" w:cs="Arial"/>
        </w:rPr>
        <w:t xml:space="preserve"> release), customers will have to download the </w:t>
      </w:r>
      <w:r w:rsidR="00024173">
        <w:rPr>
          <w:rFonts w:ascii="Trebuchet MS" w:hAnsi="Trebuchet MS" w:cs="Arial"/>
        </w:rPr>
        <w:t xml:space="preserve">site/node </w:t>
      </w:r>
      <w:r w:rsidRPr="00A54D58">
        <w:rPr>
          <w:rFonts w:ascii="Trebuchet MS" w:hAnsi="Trebuchet MS" w:cs="Arial"/>
        </w:rPr>
        <w:t xml:space="preserve">license files generated on the ALE portal to this switch and install them. </w:t>
      </w:r>
    </w:p>
    <w:p w14:paraId="1722B47C" w14:textId="3A784A00" w:rsidR="00A310DA" w:rsidRPr="00A54D58" w:rsidRDefault="00A310DA" w:rsidP="00A310DA">
      <w:pPr>
        <w:ind w:left="360"/>
        <w:rPr>
          <w:rFonts w:ascii="Trebuchet MS" w:hAnsi="Trebuchet MS" w:cs="Arial"/>
        </w:rPr>
      </w:pPr>
      <w:r w:rsidRPr="00A54D58">
        <w:rPr>
          <w:rFonts w:ascii="Trebuchet MS" w:hAnsi="Trebuchet MS" w:cs="Arial"/>
        </w:rPr>
        <w:t>Every instance of SILOS will run with a default site</w:t>
      </w:r>
      <w:r w:rsidR="00AF05EB">
        <w:rPr>
          <w:rFonts w:ascii="Trebuchet MS" w:hAnsi="Trebuchet MS" w:cs="Arial"/>
        </w:rPr>
        <w:t>/</w:t>
      </w:r>
      <w:r w:rsidR="0014218A">
        <w:rPr>
          <w:rFonts w:ascii="Trebuchet MS" w:hAnsi="Trebuchet MS" w:cs="Arial"/>
        </w:rPr>
        <w:t>node-based</w:t>
      </w:r>
      <w:r w:rsidRPr="00A54D58">
        <w:rPr>
          <w:rFonts w:ascii="Trebuchet MS" w:hAnsi="Trebuchet MS" w:cs="Arial"/>
        </w:rPr>
        <w:t xml:space="preserve"> license </w:t>
      </w:r>
      <w:r w:rsidR="00E06D05">
        <w:rPr>
          <w:rFonts w:ascii="Trebuchet MS" w:hAnsi="Trebuchet MS" w:cs="Arial"/>
        </w:rPr>
        <w:t>th</w:t>
      </w:r>
      <w:r w:rsidR="00407035">
        <w:rPr>
          <w:rFonts w:ascii="Trebuchet MS" w:hAnsi="Trebuchet MS" w:cs="Arial"/>
        </w:rPr>
        <w:t xml:space="preserve">at </w:t>
      </w:r>
      <w:r w:rsidR="00E06D05">
        <w:rPr>
          <w:rFonts w:ascii="Trebuchet MS" w:hAnsi="Trebuchet MS" w:cs="Arial"/>
        </w:rPr>
        <w:t xml:space="preserve">can support </w:t>
      </w:r>
      <w:r w:rsidR="002D4152">
        <w:rPr>
          <w:rFonts w:ascii="Trebuchet MS" w:hAnsi="Trebuchet MS" w:cs="Arial"/>
        </w:rPr>
        <w:t xml:space="preserve">multiple </w:t>
      </w:r>
      <w:r w:rsidR="00E06D05">
        <w:rPr>
          <w:rFonts w:ascii="Trebuchet MS" w:hAnsi="Trebuchet MS" w:cs="Arial"/>
        </w:rPr>
        <w:t xml:space="preserve">MPLS sites (each site </w:t>
      </w:r>
      <w:r w:rsidR="002D4152">
        <w:rPr>
          <w:rFonts w:ascii="Trebuchet MS" w:hAnsi="Trebuchet MS" w:cs="Arial"/>
        </w:rPr>
        <w:t xml:space="preserve">can have maximum of 4 nodes (single switch or VC)) </w:t>
      </w:r>
      <w:r w:rsidR="00E06D05">
        <w:rPr>
          <w:rFonts w:ascii="Trebuchet MS" w:hAnsi="Trebuchet MS" w:cs="Arial"/>
        </w:rPr>
        <w:t xml:space="preserve">or </w:t>
      </w:r>
      <w:r w:rsidR="002D4152">
        <w:rPr>
          <w:rFonts w:ascii="Trebuchet MS" w:hAnsi="Trebuchet MS" w:cs="Arial"/>
        </w:rPr>
        <w:t xml:space="preserve">multiple </w:t>
      </w:r>
      <w:r w:rsidR="00E06D05">
        <w:rPr>
          <w:rFonts w:ascii="Trebuchet MS" w:hAnsi="Trebuchet MS" w:cs="Arial"/>
        </w:rPr>
        <w:t>nodes (single switch or VC)</w:t>
      </w:r>
      <w:r w:rsidRPr="00A54D58">
        <w:rPr>
          <w:rFonts w:ascii="Trebuchet MS" w:hAnsi="Trebuchet MS" w:cs="Arial"/>
        </w:rPr>
        <w:t xml:space="preserve"> with a validity </w:t>
      </w:r>
      <w:r w:rsidR="009141EB">
        <w:rPr>
          <w:rFonts w:ascii="Trebuchet MS" w:hAnsi="Trebuchet MS" w:cs="Arial"/>
        </w:rPr>
        <w:t xml:space="preserve">(demo) </w:t>
      </w:r>
      <w:r w:rsidRPr="00A54D58">
        <w:rPr>
          <w:rFonts w:ascii="Trebuchet MS" w:hAnsi="Trebuchet MS" w:cs="Arial"/>
        </w:rPr>
        <w:t xml:space="preserve">period of </w:t>
      </w:r>
      <w:r w:rsidR="002D4152">
        <w:rPr>
          <w:rFonts w:ascii="Trebuchet MS" w:hAnsi="Trebuchet MS" w:cs="Arial"/>
        </w:rPr>
        <w:t xml:space="preserve">30 </w:t>
      </w:r>
      <w:r w:rsidRPr="00A54D58">
        <w:rPr>
          <w:rFonts w:ascii="Trebuchet MS" w:hAnsi="Trebuchet MS" w:cs="Arial"/>
        </w:rPr>
        <w:t xml:space="preserve">calendar days. </w:t>
      </w:r>
      <w:r w:rsidR="009141EB">
        <w:rPr>
          <w:rFonts w:ascii="Trebuchet MS" w:hAnsi="Trebuchet MS" w:cs="Arial"/>
        </w:rPr>
        <w:t xml:space="preserve"> </w:t>
      </w:r>
      <w:r w:rsidRPr="00A54D58">
        <w:rPr>
          <w:rFonts w:ascii="Trebuchet MS" w:hAnsi="Trebuchet MS" w:cs="Arial"/>
        </w:rPr>
        <w:t>During this period, licenses purchased by the customer should be delivered to the switch hosting the SILOS application.</w:t>
      </w:r>
    </w:p>
    <w:p w14:paraId="2972C926" w14:textId="119A89B3" w:rsidR="00A310DA" w:rsidRPr="00A54D58" w:rsidRDefault="00A310DA" w:rsidP="00A310DA">
      <w:pPr>
        <w:ind w:left="360"/>
        <w:rPr>
          <w:rFonts w:ascii="Trebuchet MS" w:hAnsi="Trebuchet MS" w:cs="Arial"/>
        </w:rPr>
      </w:pPr>
      <w:r w:rsidRPr="00A54D58">
        <w:rPr>
          <w:rFonts w:ascii="Trebuchet MS" w:hAnsi="Trebuchet MS" w:cs="Arial"/>
        </w:rPr>
        <w:t xml:space="preserve">In manual mode of operation, </w:t>
      </w:r>
      <w:r w:rsidR="009141EB" w:rsidRPr="00A54D58">
        <w:rPr>
          <w:rFonts w:ascii="Trebuchet MS" w:hAnsi="Trebuchet MS" w:cs="Arial"/>
        </w:rPr>
        <w:t>customers</w:t>
      </w:r>
      <w:r w:rsidRPr="00A54D58">
        <w:rPr>
          <w:rFonts w:ascii="Trebuchet MS" w:hAnsi="Trebuchet MS" w:cs="Arial"/>
        </w:rPr>
        <w:t xml:space="preserve"> should download the purchased licenses to the switch hosting the SILOS application and install them. </w:t>
      </w:r>
    </w:p>
    <w:p w14:paraId="6D48F251" w14:textId="6D1E0D92" w:rsidR="00A310DA" w:rsidRPr="00A54D58" w:rsidRDefault="00A310DA" w:rsidP="00A310DA">
      <w:pPr>
        <w:ind w:left="360"/>
        <w:rPr>
          <w:rFonts w:ascii="Trebuchet MS" w:hAnsi="Trebuchet MS" w:cs="Arial"/>
        </w:rPr>
      </w:pPr>
      <w:r w:rsidRPr="00A54D58">
        <w:rPr>
          <w:rFonts w:ascii="Trebuchet MS" w:hAnsi="Trebuchet MS" w:cs="Arial"/>
        </w:rPr>
        <w:t xml:space="preserve">Site licenses downloaded from the ALE Business portal will be </w:t>
      </w:r>
      <w:r w:rsidR="00053614">
        <w:rPr>
          <w:rFonts w:ascii="Trebuchet MS" w:hAnsi="Trebuchet MS" w:cs="Arial"/>
        </w:rPr>
        <w:t xml:space="preserve">decoded </w:t>
      </w:r>
      <w:r w:rsidRPr="00A54D58">
        <w:rPr>
          <w:rFonts w:ascii="Trebuchet MS" w:hAnsi="Trebuchet MS" w:cs="Arial"/>
        </w:rPr>
        <w:t>by SILOS</w:t>
      </w:r>
      <w:r w:rsidR="00A65FAF">
        <w:rPr>
          <w:rFonts w:ascii="Trebuchet MS" w:hAnsi="Trebuchet MS" w:cs="Arial"/>
        </w:rPr>
        <w:t xml:space="preserve"> and saved</w:t>
      </w:r>
      <w:r w:rsidRPr="00A54D58">
        <w:rPr>
          <w:rFonts w:ascii="Trebuchet MS" w:hAnsi="Trebuchet MS" w:cs="Arial"/>
        </w:rPr>
        <w:t xml:space="preserve"> on the local flash storage for secured retrieval. This mechanism will remain proprietary to ALE and not shared with the customer(s). </w:t>
      </w:r>
      <w:r w:rsidRPr="00731F00">
        <w:rPr>
          <w:rFonts w:ascii="Trebuchet MS" w:hAnsi="Trebuchet MS" w:cs="Arial"/>
        </w:rPr>
        <w:t xml:space="preserve">Brute force deletion of such secured storage </w:t>
      </w:r>
      <w:r w:rsidR="00C967B6" w:rsidRPr="00731F00">
        <w:rPr>
          <w:rFonts w:ascii="Trebuchet MS" w:hAnsi="Trebuchet MS" w:cs="Arial"/>
        </w:rPr>
        <w:t xml:space="preserve">and rebooting the switch </w:t>
      </w:r>
      <w:r w:rsidRPr="00731F00">
        <w:rPr>
          <w:rFonts w:ascii="Trebuchet MS" w:hAnsi="Trebuchet MS" w:cs="Arial"/>
        </w:rPr>
        <w:t xml:space="preserve">will result in </w:t>
      </w:r>
      <w:r w:rsidR="00C967B6" w:rsidRPr="00731F00">
        <w:rPr>
          <w:rFonts w:ascii="Trebuchet MS" w:hAnsi="Trebuchet MS" w:cs="Arial"/>
        </w:rPr>
        <w:t xml:space="preserve">loss of </w:t>
      </w:r>
      <w:r w:rsidR="00FC1D17" w:rsidRPr="00731F00">
        <w:rPr>
          <w:rFonts w:ascii="Trebuchet MS" w:hAnsi="Trebuchet MS" w:cs="Arial"/>
        </w:rPr>
        <w:t xml:space="preserve">License Information in the </w:t>
      </w:r>
      <w:r w:rsidRPr="00731F00">
        <w:rPr>
          <w:rFonts w:ascii="Trebuchet MS" w:hAnsi="Trebuchet MS" w:cs="Arial"/>
        </w:rPr>
        <w:t>SILOS</w:t>
      </w:r>
      <w:r w:rsidR="00731F00" w:rsidRPr="00731F00">
        <w:rPr>
          <w:rFonts w:ascii="Trebuchet MS" w:hAnsi="Trebuchet MS" w:cs="Arial"/>
        </w:rPr>
        <w:t>,</w:t>
      </w:r>
      <w:r w:rsidRPr="00731F00">
        <w:rPr>
          <w:rFonts w:ascii="Trebuchet MS" w:hAnsi="Trebuchet MS" w:cs="Arial"/>
        </w:rPr>
        <w:t xml:space="preserve"> triggering the disabling of MPLS functionality on all network switches</w:t>
      </w:r>
      <w:r w:rsidR="00FC1D17" w:rsidRPr="00731F00">
        <w:rPr>
          <w:rFonts w:ascii="Trebuchet MS" w:hAnsi="Trebuchet MS" w:cs="Arial"/>
        </w:rPr>
        <w:t>.</w:t>
      </w:r>
      <w:r w:rsidRPr="00731F00">
        <w:rPr>
          <w:rFonts w:ascii="Trebuchet MS" w:hAnsi="Trebuchet MS" w:cs="Arial"/>
        </w:rPr>
        <w:t xml:space="preserve"> </w:t>
      </w:r>
    </w:p>
    <w:p w14:paraId="506539F5" w14:textId="62A0BEA7" w:rsidR="00F07BB3" w:rsidRPr="00A54D58" w:rsidRDefault="00A310DA" w:rsidP="00F07BB3">
      <w:pPr>
        <w:ind w:left="360"/>
        <w:rPr>
          <w:rFonts w:ascii="Trebuchet MS" w:hAnsi="Trebuchet MS" w:cs="Arial"/>
        </w:rPr>
      </w:pPr>
      <w:r w:rsidRPr="00A54D58">
        <w:rPr>
          <w:rFonts w:ascii="Trebuchet MS" w:hAnsi="Trebuchet MS" w:cs="Arial"/>
        </w:rPr>
        <w:t xml:space="preserve">SILOS will allow SWLIC clients running on MPLS-enabled AOS switches to connect securely via MQTT. Switches provide information that will be tracked by SILOS locally for usage-based license grants and withdrawals. </w:t>
      </w:r>
    </w:p>
    <w:p w14:paraId="0541BD2A" w14:textId="16B91C17" w:rsidR="008177A1" w:rsidRDefault="00FB73EF" w:rsidP="008177A1">
      <w:pPr>
        <w:pStyle w:val="Heading2"/>
        <w:spacing w:line="276" w:lineRule="auto"/>
        <w:rPr>
          <w:rFonts w:ascii="Trebuchet MS" w:hAnsi="Trebuchet MS"/>
          <w:b/>
          <w:color w:val="auto"/>
          <w:sz w:val="24"/>
          <w:szCs w:val="24"/>
        </w:rPr>
      </w:pPr>
      <w:bookmarkStart w:id="700" w:name="_Toc176718787"/>
      <w:r w:rsidRPr="00E62C28">
        <w:rPr>
          <w:rFonts w:ascii="Trebuchet MS" w:hAnsi="Trebuchet MS"/>
          <w:b/>
          <w:color w:val="auto"/>
          <w:sz w:val="24"/>
          <w:szCs w:val="24"/>
        </w:rPr>
        <w:t xml:space="preserve">3.3 </w:t>
      </w:r>
      <w:r w:rsidR="008177A1">
        <w:rPr>
          <w:rFonts w:ascii="Trebuchet MS" w:hAnsi="Trebuchet MS"/>
          <w:b/>
          <w:color w:val="auto"/>
          <w:sz w:val="24"/>
          <w:szCs w:val="24"/>
        </w:rPr>
        <w:t xml:space="preserve">Switch </w:t>
      </w:r>
      <w:r w:rsidR="005629E8">
        <w:rPr>
          <w:rFonts w:ascii="Trebuchet MS" w:hAnsi="Trebuchet MS"/>
          <w:b/>
          <w:color w:val="auto"/>
          <w:sz w:val="24"/>
          <w:szCs w:val="24"/>
        </w:rPr>
        <w:t>L</w:t>
      </w:r>
      <w:r w:rsidR="008177A1">
        <w:rPr>
          <w:rFonts w:ascii="Trebuchet MS" w:hAnsi="Trebuchet MS"/>
          <w:b/>
          <w:color w:val="auto"/>
          <w:sz w:val="24"/>
          <w:szCs w:val="24"/>
        </w:rPr>
        <w:t xml:space="preserve">icense </w:t>
      </w:r>
      <w:r w:rsidR="005629E8">
        <w:rPr>
          <w:rFonts w:ascii="Trebuchet MS" w:hAnsi="Trebuchet MS"/>
          <w:b/>
          <w:color w:val="auto"/>
          <w:sz w:val="24"/>
          <w:szCs w:val="24"/>
        </w:rPr>
        <w:t>C</w:t>
      </w:r>
      <w:r w:rsidR="008177A1">
        <w:rPr>
          <w:rFonts w:ascii="Trebuchet MS" w:hAnsi="Trebuchet MS"/>
          <w:b/>
          <w:color w:val="auto"/>
          <w:sz w:val="24"/>
          <w:szCs w:val="24"/>
        </w:rPr>
        <w:t>lient</w:t>
      </w:r>
      <w:r w:rsidR="005629E8">
        <w:rPr>
          <w:rFonts w:ascii="Trebuchet MS" w:hAnsi="Trebuchet MS"/>
          <w:b/>
          <w:color w:val="auto"/>
          <w:sz w:val="24"/>
          <w:szCs w:val="24"/>
        </w:rPr>
        <w:t xml:space="preserve"> (SWLIC)</w:t>
      </w:r>
      <w:bookmarkEnd w:id="700"/>
    </w:p>
    <w:p w14:paraId="4471CA6C" w14:textId="77777777" w:rsidR="003E4631" w:rsidRPr="002679E6" w:rsidRDefault="003E4631" w:rsidP="003E4631">
      <w:pPr>
        <w:ind w:left="360"/>
        <w:rPr>
          <w:rFonts w:ascii="Trebuchet MS" w:hAnsi="Trebuchet MS" w:cs="Arial"/>
        </w:rPr>
      </w:pPr>
      <w:r w:rsidRPr="002679E6">
        <w:rPr>
          <w:rFonts w:ascii="Trebuchet MS" w:hAnsi="Trebuchet MS" w:cs="Arial"/>
        </w:rPr>
        <w:t>The Switch local Licensing client (SWLIC) application is bundled AOS image by default as well as delivered as (separate) installable (Debian) software package to support future solution upgrades, with minimal to zero changes to AOS software behavior or release management.</w:t>
      </w:r>
    </w:p>
    <w:p w14:paraId="17ABD008" w14:textId="5F373FE9" w:rsidR="00E460D3" w:rsidRPr="007A150D" w:rsidRDefault="00CB0214" w:rsidP="007A150D">
      <w:pPr>
        <w:ind w:left="360"/>
        <w:rPr>
          <w:rFonts w:ascii="Trebuchet MS" w:hAnsi="Trebuchet MS" w:cs="Arial"/>
        </w:rPr>
      </w:pPr>
      <w:r w:rsidRPr="007A150D">
        <w:rPr>
          <w:rFonts w:ascii="Trebuchet MS" w:hAnsi="Trebuchet MS" w:cs="Arial"/>
        </w:rPr>
        <w:t xml:space="preserve">When the MPLS </w:t>
      </w:r>
      <w:r w:rsidR="00B62820" w:rsidRPr="007A150D">
        <w:rPr>
          <w:rFonts w:ascii="Trebuchet MS" w:hAnsi="Trebuchet MS" w:cs="Arial"/>
        </w:rPr>
        <w:t xml:space="preserve">feature is enabled on the switch </w:t>
      </w:r>
      <w:r w:rsidR="006D7C35" w:rsidRPr="007A150D">
        <w:rPr>
          <w:rFonts w:ascii="Trebuchet MS" w:hAnsi="Trebuchet MS" w:cs="Arial"/>
        </w:rPr>
        <w:t xml:space="preserve">for the first time, the MPLS module </w:t>
      </w:r>
      <w:r w:rsidR="00CB1D6A" w:rsidRPr="007A150D">
        <w:rPr>
          <w:rFonts w:ascii="Trebuchet MS" w:hAnsi="Trebuchet MS" w:cs="Arial"/>
        </w:rPr>
        <w:t xml:space="preserve">requests SWLIC to activate MPLS demo/trial period usage </w:t>
      </w:r>
      <w:r w:rsidR="007006BB" w:rsidRPr="007A150D">
        <w:rPr>
          <w:rFonts w:ascii="Trebuchet MS" w:hAnsi="Trebuchet MS" w:cs="Arial"/>
        </w:rPr>
        <w:t>of 1</w:t>
      </w:r>
      <w:r w:rsidR="00D5587F">
        <w:rPr>
          <w:rFonts w:ascii="Trebuchet MS" w:hAnsi="Trebuchet MS" w:cs="Arial"/>
        </w:rPr>
        <w:t>5</w:t>
      </w:r>
      <w:r w:rsidR="007006BB" w:rsidRPr="007A150D">
        <w:rPr>
          <w:rFonts w:ascii="Trebuchet MS" w:hAnsi="Trebuchet MS" w:cs="Arial"/>
        </w:rPr>
        <w:t xml:space="preserve"> days. </w:t>
      </w:r>
      <w:r w:rsidR="00E460D3" w:rsidRPr="007A150D">
        <w:rPr>
          <w:rFonts w:ascii="Trebuchet MS" w:hAnsi="Trebuchet MS" w:cs="Arial"/>
        </w:rPr>
        <w:t>Prior to the expiry of this period, network reachability must be ensured to the on-premises SILOS license server. SWLIC client running on the switch will establish secure MQTT communication with the SILOS server within the customer network.</w:t>
      </w:r>
    </w:p>
    <w:p w14:paraId="444D066D" w14:textId="77777777" w:rsidR="00CB0214" w:rsidRPr="007A150D" w:rsidRDefault="00CB0214" w:rsidP="007A150D">
      <w:pPr>
        <w:ind w:left="360"/>
        <w:rPr>
          <w:rFonts w:ascii="Trebuchet MS" w:hAnsi="Trebuchet MS" w:cs="Arial"/>
        </w:rPr>
      </w:pPr>
      <w:r w:rsidRPr="007A150D">
        <w:rPr>
          <w:rFonts w:ascii="Trebuchet MS" w:hAnsi="Trebuchet MS" w:cs="Arial"/>
        </w:rPr>
        <w:t>The following information of the MPLS-enabled switch must be provided by SWLIC:</w:t>
      </w:r>
    </w:p>
    <w:p w14:paraId="59FC6F6B" w14:textId="77777777" w:rsidR="00CB0214" w:rsidRPr="007A150D" w:rsidRDefault="00CB0214" w:rsidP="00DD2134">
      <w:pPr>
        <w:pStyle w:val="ListParagraph"/>
        <w:numPr>
          <w:ilvl w:val="0"/>
          <w:numId w:val="7"/>
        </w:numPr>
        <w:rPr>
          <w:rFonts w:ascii="Trebuchet MS" w:hAnsi="Trebuchet MS" w:cs="Arial"/>
        </w:rPr>
      </w:pPr>
      <w:r w:rsidRPr="007A150D">
        <w:rPr>
          <w:rFonts w:ascii="Trebuchet MS" w:hAnsi="Trebuchet MS" w:cs="Arial"/>
        </w:rPr>
        <w:t>Configured Site-Identifier</w:t>
      </w:r>
    </w:p>
    <w:p w14:paraId="444B4452" w14:textId="77777777" w:rsidR="00CB0214" w:rsidRPr="007A150D" w:rsidRDefault="00CB0214" w:rsidP="00DD2134">
      <w:pPr>
        <w:pStyle w:val="ListParagraph"/>
        <w:numPr>
          <w:ilvl w:val="0"/>
          <w:numId w:val="7"/>
        </w:numPr>
        <w:rPr>
          <w:rFonts w:ascii="Trebuchet MS" w:hAnsi="Trebuchet MS" w:cs="Arial"/>
        </w:rPr>
      </w:pPr>
      <w:r w:rsidRPr="007A150D">
        <w:rPr>
          <w:rFonts w:ascii="Trebuchet MS" w:hAnsi="Trebuchet MS" w:cs="Arial"/>
        </w:rPr>
        <w:lastRenderedPageBreak/>
        <w:t>Switch (System) MAC Address (plus, List of System MAC addresses if VC)</w:t>
      </w:r>
    </w:p>
    <w:p w14:paraId="1688DF93" w14:textId="77777777" w:rsidR="00CB0214" w:rsidRPr="007A150D" w:rsidRDefault="00CB0214" w:rsidP="00DD2134">
      <w:pPr>
        <w:pStyle w:val="ListParagraph"/>
        <w:numPr>
          <w:ilvl w:val="0"/>
          <w:numId w:val="7"/>
        </w:numPr>
        <w:rPr>
          <w:rFonts w:ascii="Trebuchet MS" w:hAnsi="Trebuchet MS" w:cs="Arial"/>
        </w:rPr>
      </w:pPr>
      <w:r w:rsidRPr="007A150D">
        <w:rPr>
          <w:rFonts w:ascii="Trebuchet MS" w:hAnsi="Trebuchet MS" w:cs="Arial"/>
        </w:rPr>
        <w:t>AOS Version</w:t>
      </w:r>
    </w:p>
    <w:p w14:paraId="529B6F3D" w14:textId="1B8C80AC" w:rsidR="00CB0214" w:rsidRPr="00731F00" w:rsidRDefault="00CB0214" w:rsidP="00DD2134">
      <w:pPr>
        <w:pStyle w:val="ListParagraph"/>
        <w:numPr>
          <w:ilvl w:val="0"/>
          <w:numId w:val="7"/>
        </w:numPr>
        <w:rPr>
          <w:rFonts w:ascii="Trebuchet MS" w:hAnsi="Trebuchet MS" w:cs="Arial"/>
        </w:rPr>
      </w:pPr>
      <w:r w:rsidRPr="00731F00">
        <w:rPr>
          <w:rFonts w:ascii="Trebuchet MS" w:hAnsi="Trebuchet MS" w:cs="Arial"/>
        </w:rPr>
        <w:t>AOS MPLS package version</w:t>
      </w:r>
    </w:p>
    <w:p w14:paraId="30074D41" w14:textId="15CF4329" w:rsidR="00CB0214" w:rsidRPr="007A150D" w:rsidRDefault="00CB0214" w:rsidP="007A150D">
      <w:pPr>
        <w:ind w:left="360"/>
        <w:rPr>
          <w:rFonts w:ascii="Trebuchet MS" w:hAnsi="Trebuchet MS" w:cs="Arial"/>
        </w:rPr>
      </w:pPr>
      <w:r w:rsidRPr="007A150D">
        <w:rPr>
          <w:rFonts w:ascii="Trebuchet MS" w:hAnsi="Trebuchet MS" w:cs="Arial"/>
        </w:rPr>
        <w:t>I</w:t>
      </w:r>
      <w:r w:rsidR="007B04A3" w:rsidRPr="007A150D">
        <w:rPr>
          <w:rFonts w:ascii="Trebuchet MS" w:hAnsi="Trebuchet MS" w:cs="Arial"/>
        </w:rPr>
        <w:t xml:space="preserve">f no connection is established with SILOS </w:t>
      </w:r>
      <w:r w:rsidR="00A03A88" w:rsidRPr="007A150D">
        <w:rPr>
          <w:rFonts w:ascii="Trebuchet MS" w:hAnsi="Trebuchet MS" w:cs="Arial"/>
        </w:rPr>
        <w:t xml:space="preserve">or </w:t>
      </w:r>
      <w:r w:rsidRPr="007A150D">
        <w:rPr>
          <w:rFonts w:ascii="Trebuchet MS" w:hAnsi="Trebuchet MS" w:cs="Arial"/>
        </w:rPr>
        <w:t>the demo/trail period expires before the license can be obtained from SILOS, SWLIC should soft-disable the MPLS functionality (</w:t>
      </w:r>
      <w:r w:rsidR="007006BB" w:rsidRPr="007A150D">
        <w:rPr>
          <w:rFonts w:ascii="Trebuchet MS" w:hAnsi="Trebuchet MS" w:cs="Arial"/>
        </w:rPr>
        <w:t>i.e.,</w:t>
      </w:r>
      <w:r w:rsidRPr="007A150D">
        <w:rPr>
          <w:rFonts w:ascii="Trebuchet MS" w:hAnsi="Trebuchet MS" w:cs="Arial"/>
        </w:rPr>
        <w:t xml:space="preserve"> without changing MPLS-related configuration) on the switch. This involves imposing </w:t>
      </w:r>
      <w:r w:rsidR="00A356D6" w:rsidRPr="007A150D">
        <w:rPr>
          <w:rFonts w:ascii="Trebuchet MS" w:hAnsi="Trebuchet MS" w:cs="Arial"/>
        </w:rPr>
        <w:t>a</w:t>
      </w:r>
      <w:r w:rsidRPr="007A150D">
        <w:rPr>
          <w:rFonts w:ascii="Trebuchet MS" w:hAnsi="Trebuchet MS" w:cs="Arial"/>
        </w:rPr>
        <w:t xml:space="preserve"> hold-down by internally disabling functionality until the license is locally installed. Once the license is installed, the soft hold-down should be removed and MPLS functionality should be internally activated.</w:t>
      </w:r>
    </w:p>
    <w:p w14:paraId="232B8524" w14:textId="17E90974" w:rsidR="00CB0214" w:rsidRPr="007A150D" w:rsidRDefault="00CB0214" w:rsidP="007A150D">
      <w:pPr>
        <w:ind w:left="360"/>
        <w:rPr>
          <w:rFonts w:ascii="Trebuchet MS" w:hAnsi="Trebuchet MS" w:cs="Arial"/>
        </w:rPr>
      </w:pPr>
      <w:r w:rsidRPr="007A150D">
        <w:rPr>
          <w:rFonts w:ascii="Trebuchet MS" w:hAnsi="Trebuchet MS" w:cs="Arial"/>
        </w:rPr>
        <w:t xml:space="preserve">When </w:t>
      </w:r>
      <w:r w:rsidR="007039F1" w:rsidRPr="007A150D">
        <w:rPr>
          <w:rFonts w:ascii="Trebuchet MS" w:hAnsi="Trebuchet MS" w:cs="Arial"/>
        </w:rPr>
        <w:t>a valid</w:t>
      </w:r>
      <w:r w:rsidRPr="007A150D">
        <w:rPr>
          <w:rFonts w:ascii="Trebuchet MS" w:hAnsi="Trebuchet MS" w:cs="Arial"/>
        </w:rPr>
        <w:t xml:space="preserve"> </w:t>
      </w:r>
      <w:r w:rsidR="007039F1" w:rsidRPr="007A150D">
        <w:rPr>
          <w:rFonts w:ascii="Trebuchet MS" w:hAnsi="Trebuchet MS" w:cs="Arial"/>
        </w:rPr>
        <w:t xml:space="preserve">Site or Node </w:t>
      </w:r>
      <w:r w:rsidRPr="007A150D">
        <w:rPr>
          <w:rFonts w:ascii="Trebuchet MS" w:hAnsi="Trebuchet MS" w:cs="Arial"/>
        </w:rPr>
        <w:t xml:space="preserve">license is obtained by SWLIC, an EEPROM bit should be set to indicate that MPLS is now licensed on this switch. Periodic heartbeat messages should be exchanged with the SILOS server to ensure reachability and to support mechanisms for license withdrawal. </w:t>
      </w:r>
    </w:p>
    <w:p w14:paraId="579F7757" w14:textId="77777777" w:rsidR="00CB0214" w:rsidRPr="007A150D" w:rsidRDefault="00CB0214" w:rsidP="007A150D">
      <w:pPr>
        <w:ind w:left="360"/>
        <w:rPr>
          <w:rFonts w:ascii="Trebuchet MS" w:hAnsi="Trebuchet MS" w:cs="Arial"/>
        </w:rPr>
      </w:pPr>
      <w:r w:rsidRPr="007A150D">
        <w:rPr>
          <w:rFonts w:ascii="Trebuchet MS" w:hAnsi="Trebuchet MS" w:cs="Arial"/>
        </w:rPr>
        <w:t>License withdrawal on the SWLIC switch should be supported in two ways: (1) manually, by command on the SWLIC switch, and (2) triggered by receiving a License-Termination message from the SILOS server.</w:t>
      </w:r>
    </w:p>
    <w:p w14:paraId="1D6CC978" w14:textId="73C4D613" w:rsidR="00F91558" w:rsidRPr="007A150D" w:rsidRDefault="00F91558" w:rsidP="007A150D">
      <w:pPr>
        <w:ind w:left="360"/>
        <w:rPr>
          <w:rFonts w:ascii="Trebuchet MS" w:hAnsi="Trebuchet MS" w:cs="Arial"/>
        </w:rPr>
      </w:pPr>
      <w:r w:rsidRPr="007A150D">
        <w:rPr>
          <w:rFonts w:ascii="Trebuchet MS" w:hAnsi="Trebuchet MS" w:cs="Arial"/>
        </w:rPr>
        <w:t xml:space="preserve">SWLIC will request to use the MPLS license from the SILOS server by providing the switch MAC address(es), including VC units if more than one, AOS software version, MPLS package version, etc. If no license was available, SILOS responds with License-Termination message and SWLIC will deactivate MPLS functionality on the switch (after the end of the demo period). SWLIC must make multiple attempts to request the license prior to the expiry of the demo period, to accommodate for dynamic changes to the site license usage by other switches. </w:t>
      </w:r>
      <w:r w:rsidRPr="00602538">
        <w:rPr>
          <w:rFonts w:ascii="Trebuchet MS" w:hAnsi="Trebuchet MS" w:cs="Arial"/>
        </w:rPr>
        <w:t>After the demo period expires, when MPLS functionality is disabled, SWLIC should continue to periodically request SILOS for a usage license. Such requests will trigger SILOS to either log/trap requests for new/additional MPLS licenses (in manual mode of operation)</w:t>
      </w:r>
      <w:r w:rsidR="00E742A9" w:rsidRPr="00602538">
        <w:rPr>
          <w:rFonts w:ascii="Trebuchet MS" w:hAnsi="Trebuchet MS" w:cs="Arial"/>
        </w:rPr>
        <w:t>.</w:t>
      </w:r>
    </w:p>
    <w:p w14:paraId="7179CFA4" w14:textId="77777777" w:rsidR="00F91558" w:rsidRPr="007A150D" w:rsidRDefault="00F91558" w:rsidP="007A150D">
      <w:pPr>
        <w:ind w:left="360"/>
        <w:rPr>
          <w:rFonts w:ascii="Trebuchet MS" w:hAnsi="Trebuchet MS" w:cs="Arial"/>
        </w:rPr>
      </w:pPr>
      <w:r w:rsidRPr="007A150D">
        <w:rPr>
          <w:rFonts w:ascii="Trebuchet MS" w:hAnsi="Trebuchet MS" w:cs="Arial"/>
        </w:rPr>
        <w:t>Once a usage license is granted, SWLIC must save it on local secure storage and allow for MPLS functionality to continue/resume on the switch. An EEPROM bit must be programmed to indicate that MPLS is now licensed on the switch across system reboots.</w:t>
      </w:r>
    </w:p>
    <w:p w14:paraId="691FB89E" w14:textId="45973EA1" w:rsidR="00F91558" w:rsidRPr="007A150D" w:rsidRDefault="00F91558" w:rsidP="007A150D">
      <w:pPr>
        <w:ind w:left="360"/>
        <w:rPr>
          <w:rFonts w:ascii="Trebuchet MS" w:hAnsi="Trebuchet MS" w:cs="Arial"/>
        </w:rPr>
      </w:pPr>
      <w:r w:rsidRPr="007A150D">
        <w:rPr>
          <w:rFonts w:ascii="Trebuchet MS" w:hAnsi="Trebuchet MS" w:cs="Arial"/>
        </w:rPr>
        <w:t xml:space="preserve">If a new unit is attached to an existing VC, SWLIC must update the MAC address(es) information to the SILOS server. The same update must be done when a unit in a VC gets powered down. </w:t>
      </w:r>
    </w:p>
    <w:p w14:paraId="00FA70ED" w14:textId="77777777" w:rsidR="00F91558" w:rsidRPr="007A150D" w:rsidRDefault="00F91558" w:rsidP="007A150D">
      <w:pPr>
        <w:ind w:left="360"/>
        <w:rPr>
          <w:rFonts w:ascii="Trebuchet MS" w:hAnsi="Trebuchet MS" w:cs="Arial"/>
        </w:rPr>
      </w:pPr>
      <w:r w:rsidRPr="007A150D">
        <w:rPr>
          <w:rFonts w:ascii="Trebuchet MS" w:hAnsi="Trebuchet MS" w:cs="Arial"/>
        </w:rPr>
        <w:t>SWLIC client must expose an API library that may be invoked my MPLS software components to check license status. This would be needed to dynamically adapt to changes in usage license status, without modifying MPLS configuration.</w:t>
      </w:r>
    </w:p>
    <w:p w14:paraId="22CADA50" w14:textId="77777777" w:rsidR="00F91558" w:rsidRPr="007A150D" w:rsidRDefault="00F91558" w:rsidP="007A150D">
      <w:pPr>
        <w:ind w:left="360"/>
        <w:rPr>
          <w:rFonts w:ascii="Trebuchet MS" w:hAnsi="Trebuchet MS" w:cs="Arial"/>
        </w:rPr>
      </w:pPr>
      <w:r w:rsidRPr="007A150D">
        <w:rPr>
          <w:rFonts w:ascii="Trebuchet MS" w:hAnsi="Trebuchet MS" w:cs="Arial"/>
        </w:rPr>
        <w:t>SWLIC must retain license grant/withdrawal state and related information across VC takeovers, in line with the rest of the AOS environment.</w:t>
      </w:r>
    </w:p>
    <w:p w14:paraId="1D42804B" w14:textId="474E8D14" w:rsidR="008177A1" w:rsidRDefault="008177A1" w:rsidP="008177A1">
      <w:pPr>
        <w:pStyle w:val="Heading2"/>
        <w:spacing w:line="276" w:lineRule="auto"/>
        <w:rPr>
          <w:rFonts w:ascii="Trebuchet MS" w:hAnsi="Trebuchet MS"/>
          <w:b/>
          <w:color w:val="auto"/>
          <w:sz w:val="24"/>
          <w:szCs w:val="24"/>
        </w:rPr>
      </w:pPr>
      <w:bookmarkStart w:id="701" w:name="_Toc176718788"/>
      <w:r>
        <w:rPr>
          <w:rFonts w:ascii="Trebuchet MS" w:hAnsi="Trebuchet MS"/>
          <w:b/>
          <w:color w:val="auto"/>
          <w:sz w:val="24"/>
          <w:szCs w:val="24"/>
        </w:rPr>
        <w:lastRenderedPageBreak/>
        <w:t>3.4</w:t>
      </w:r>
      <w:r w:rsidRPr="00E62C28">
        <w:rPr>
          <w:rFonts w:ascii="Trebuchet MS" w:hAnsi="Trebuchet MS"/>
          <w:b/>
          <w:color w:val="auto"/>
          <w:sz w:val="24"/>
          <w:szCs w:val="24"/>
        </w:rPr>
        <w:t xml:space="preserve"> </w:t>
      </w:r>
      <w:r>
        <w:rPr>
          <w:rFonts w:ascii="Trebuchet MS" w:hAnsi="Trebuchet MS"/>
          <w:b/>
          <w:color w:val="auto"/>
          <w:sz w:val="24"/>
          <w:szCs w:val="24"/>
        </w:rPr>
        <w:t>MPLS</w:t>
      </w:r>
      <w:bookmarkEnd w:id="701"/>
      <w:r>
        <w:rPr>
          <w:rFonts w:ascii="Trebuchet MS" w:hAnsi="Trebuchet MS"/>
          <w:b/>
          <w:color w:val="auto"/>
          <w:sz w:val="24"/>
          <w:szCs w:val="24"/>
        </w:rPr>
        <w:t xml:space="preserve"> </w:t>
      </w:r>
    </w:p>
    <w:p w14:paraId="622AE046" w14:textId="6147440C" w:rsidR="005C15DD" w:rsidRPr="005159A9" w:rsidRDefault="006D03A3" w:rsidP="000B5E74">
      <w:pPr>
        <w:ind w:left="720"/>
        <w:rPr>
          <w:rFonts w:ascii="Trebuchet MS" w:hAnsi="Trebuchet MS" w:cs="Arial"/>
        </w:rPr>
      </w:pPr>
      <w:r w:rsidRPr="005159A9">
        <w:rPr>
          <w:rFonts w:ascii="Trebuchet MS" w:hAnsi="Trebuchet MS" w:cs="Arial"/>
        </w:rPr>
        <w:t xml:space="preserve">After the </w:t>
      </w:r>
      <w:r w:rsidR="005C15DD" w:rsidRPr="005159A9">
        <w:rPr>
          <w:rFonts w:ascii="Trebuchet MS" w:hAnsi="Trebuchet MS" w:cs="Arial"/>
        </w:rPr>
        <w:t>MPLS package is installed in the switch</w:t>
      </w:r>
      <w:r w:rsidRPr="005159A9">
        <w:rPr>
          <w:rFonts w:ascii="Trebuchet MS" w:hAnsi="Trebuchet MS" w:cs="Arial"/>
        </w:rPr>
        <w:t xml:space="preserve"> and when the MPLS application is spawned on the switch </w:t>
      </w:r>
      <w:r w:rsidR="005C15DD" w:rsidRPr="005159A9">
        <w:rPr>
          <w:rFonts w:ascii="Trebuchet MS" w:hAnsi="Trebuchet MS" w:cs="Arial"/>
        </w:rPr>
        <w:t xml:space="preserve">it needs to establish an IPC connection to </w:t>
      </w:r>
      <w:r w:rsidR="005159A9" w:rsidRPr="005159A9">
        <w:rPr>
          <w:rFonts w:ascii="Trebuchet MS" w:hAnsi="Trebuchet MS" w:cs="Arial"/>
        </w:rPr>
        <w:t>the Licensing Client (</w:t>
      </w:r>
      <w:r w:rsidR="005C15DD" w:rsidRPr="005159A9">
        <w:rPr>
          <w:rFonts w:ascii="Trebuchet MS" w:hAnsi="Trebuchet MS" w:cs="Arial"/>
        </w:rPr>
        <w:t>SWLIC</w:t>
      </w:r>
      <w:r w:rsidR="005159A9" w:rsidRPr="005159A9">
        <w:rPr>
          <w:rFonts w:ascii="Trebuchet MS" w:hAnsi="Trebuchet MS" w:cs="Arial"/>
        </w:rPr>
        <w:t>).</w:t>
      </w:r>
    </w:p>
    <w:p w14:paraId="21EAC523" w14:textId="16F4A888" w:rsidR="005C15DD" w:rsidRPr="005159A9" w:rsidRDefault="005C15DD" w:rsidP="000B5E74">
      <w:pPr>
        <w:ind w:left="720"/>
        <w:rPr>
          <w:rFonts w:ascii="Trebuchet MS" w:hAnsi="Trebuchet MS" w:cs="Arial"/>
        </w:rPr>
      </w:pPr>
      <w:r w:rsidRPr="005159A9">
        <w:rPr>
          <w:rFonts w:ascii="Trebuchet MS" w:hAnsi="Trebuchet MS" w:cs="Arial"/>
        </w:rPr>
        <w:t xml:space="preserve">When </w:t>
      </w:r>
      <w:r w:rsidR="000B5E74" w:rsidRPr="005159A9">
        <w:rPr>
          <w:rFonts w:ascii="Trebuchet MS" w:hAnsi="Trebuchet MS" w:cs="Arial"/>
        </w:rPr>
        <w:t>the user</w:t>
      </w:r>
      <w:r w:rsidRPr="005159A9">
        <w:rPr>
          <w:rFonts w:ascii="Trebuchet MS" w:hAnsi="Trebuchet MS" w:cs="Arial"/>
        </w:rPr>
        <w:t xml:space="preserve"> enable</w:t>
      </w:r>
      <w:r w:rsidR="00C04D54">
        <w:rPr>
          <w:rFonts w:ascii="Trebuchet MS" w:hAnsi="Trebuchet MS" w:cs="Arial"/>
        </w:rPr>
        <w:t>s</w:t>
      </w:r>
      <w:r w:rsidRPr="005159A9">
        <w:rPr>
          <w:rFonts w:ascii="Trebuchet MS" w:hAnsi="Trebuchet MS" w:cs="Arial"/>
        </w:rPr>
        <w:t xml:space="preserve"> MPLS on the switch, it should send the IPC message include with package version to request license from </w:t>
      </w:r>
      <w:r w:rsidR="00C04D54">
        <w:rPr>
          <w:rFonts w:ascii="Trebuchet MS" w:hAnsi="Trebuchet MS" w:cs="Arial"/>
        </w:rPr>
        <w:t>License</w:t>
      </w:r>
      <w:r w:rsidR="000B5E74">
        <w:rPr>
          <w:rFonts w:ascii="Trebuchet MS" w:hAnsi="Trebuchet MS" w:cs="Arial"/>
        </w:rPr>
        <w:t xml:space="preserve"> Client (</w:t>
      </w:r>
      <w:r w:rsidRPr="005159A9">
        <w:rPr>
          <w:rFonts w:ascii="Trebuchet MS" w:hAnsi="Trebuchet MS" w:cs="Arial"/>
        </w:rPr>
        <w:t>SWLI</w:t>
      </w:r>
      <w:r w:rsidR="000B5E74">
        <w:rPr>
          <w:rFonts w:ascii="Trebuchet MS" w:hAnsi="Trebuchet MS" w:cs="Arial"/>
        </w:rPr>
        <w:t>C).</w:t>
      </w:r>
    </w:p>
    <w:p w14:paraId="4F6EEA25" w14:textId="5C3E53C5" w:rsidR="005C15DD" w:rsidRPr="005159A9" w:rsidRDefault="005C15DD" w:rsidP="000B5E74">
      <w:pPr>
        <w:ind w:left="720"/>
        <w:rPr>
          <w:rFonts w:ascii="Trebuchet MS" w:hAnsi="Trebuchet MS" w:cs="Arial"/>
        </w:rPr>
      </w:pPr>
      <w:r w:rsidRPr="005159A9">
        <w:rPr>
          <w:rFonts w:ascii="Trebuchet MS" w:hAnsi="Trebuchet MS" w:cs="Arial"/>
        </w:rPr>
        <w:t xml:space="preserve">MPLS will </w:t>
      </w:r>
      <w:r w:rsidR="000B5E74">
        <w:rPr>
          <w:rFonts w:ascii="Trebuchet MS" w:hAnsi="Trebuchet MS" w:cs="Arial"/>
        </w:rPr>
        <w:t xml:space="preserve">be </w:t>
      </w:r>
      <w:r w:rsidRPr="005159A9">
        <w:rPr>
          <w:rFonts w:ascii="Trebuchet MS" w:hAnsi="Trebuchet MS" w:cs="Arial"/>
        </w:rPr>
        <w:t xml:space="preserve">enabled </w:t>
      </w:r>
      <w:r w:rsidR="000B5E74">
        <w:rPr>
          <w:rFonts w:ascii="Trebuchet MS" w:hAnsi="Trebuchet MS" w:cs="Arial"/>
        </w:rPr>
        <w:t xml:space="preserve">only </w:t>
      </w:r>
      <w:r w:rsidRPr="005159A9">
        <w:rPr>
          <w:rFonts w:ascii="Trebuchet MS" w:hAnsi="Trebuchet MS" w:cs="Arial"/>
        </w:rPr>
        <w:t>if</w:t>
      </w:r>
      <w:r w:rsidR="000B5E74">
        <w:rPr>
          <w:rFonts w:ascii="Trebuchet MS" w:hAnsi="Trebuchet MS" w:cs="Arial"/>
        </w:rPr>
        <w:t xml:space="preserve"> it receives </w:t>
      </w:r>
      <w:r w:rsidRPr="005159A9">
        <w:rPr>
          <w:rFonts w:ascii="Trebuchet MS" w:hAnsi="Trebuchet MS" w:cs="Arial"/>
        </w:rPr>
        <w:t xml:space="preserve">the license status is “permanent” or “demo” license not yet expired. And </w:t>
      </w:r>
      <w:r w:rsidR="000B5E74" w:rsidRPr="005159A9">
        <w:rPr>
          <w:rFonts w:ascii="Trebuchet MS" w:hAnsi="Trebuchet MS" w:cs="Arial"/>
        </w:rPr>
        <w:t>temporarily</w:t>
      </w:r>
      <w:r w:rsidRPr="005159A9">
        <w:rPr>
          <w:rFonts w:ascii="Trebuchet MS" w:hAnsi="Trebuchet MS" w:cs="Arial"/>
        </w:rPr>
        <w:t xml:space="preserve"> disable the feature if the license status is invalid(no-license) or “demo” license expired.</w:t>
      </w:r>
    </w:p>
    <w:p w14:paraId="5124DC50" w14:textId="370E1E53" w:rsidR="005A3DD1" w:rsidRPr="00E62C28" w:rsidRDefault="00FB73EF" w:rsidP="00917E25">
      <w:pPr>
        <w:pStyle w:val="Heading2"/>
        <w:spacing w:line="276" w:lineRule="auto"/>
        <w:rPr>
          <w:rFonts w:ascii="Trebuchet MS" w:hAnsi="Trebuchet MS"/>
          <w:b/>
          <w:color w:val="auto"/>
          <w:sz w:val="24"/>
          <w:szCs w:val="24"/>
        </w:rPr>
      </w:pPr>
      <w:bookmarkStart w:id="702" w:name="_Toc176718789"/>
      <w:r w:rsidRPr="00E62C28">
        <w:rPr>
          <w:rFonts w:ascii="Trebuchet MS" w:hAnsi="Trebuchet MS"/>
          <w:b/>
          <w:color w:val="auto"/>
          <w:sz w:val="24"/>
          <w:szCs w:val="24"/>
        </w:rPr>
        <w:t>3</w:t>
      </w:r>
      <w:r w:rsidR="00EA0324" w:rsidRPr="00E62C28">
        <w:rPr>
          <w:rFonts w:ascii="Trebuchet MS" w:hAnsi="Trebuchet MS"/>
          <w:b/>
          <w:color w:val="auto"/>
          <w:sz w:val="24"/>
          <w:szCs w:val="24"/>
        </w:rPr>
        <w:t>.</w:t>
      </w:r>
      <w:r w:rsidR="008177A1">
        <w:rPr>
          <w:rFonts w:ascii="Trebuchet MS" w:hAnsi="Trebuchet MS"/>
          <w:b/>
          <w:color w:val="auto"/>
          <w:sz w:val="24"/>
          <w:szCs w:val="24"/>
        </w:rPr>
        <w:t>5</w:t>
      </w:r>
      <w:r w:rsidR="005A3DD1" w:rsidRPr="00E62C28">
        <w:rPr>
          <w:rFonts w:ascii="Trebuchet MS" w:hAnsi="Trebuchet MS"/>
          <w:b/>
          <w:color w:val="auto"/>
          <w:sz w:val="24"/>
          <w:szCs w:val="24"/>
        </w:rPr>
        <w:t xml:space="preserve"> Functional Requirements</w:t>
      </w:r>
      <w:bookmarkEnd w:id="702"/>
    </w:p>
    <w:p w14:paraId="27AC40D0" w14:textId="478DFC2F" w:rsidR="000223D2" w:rsidRPr="000223D2" w:rsidRDefault="00521FEA" w:rsidP="00DD2134">
      <w:pPr>
        <w:pStyle w:val="ListParagraph"/>
        <w:numPr>
          <w:ilvl w:val="0"/>
          <w:numId w:val="10"/>
        </w:numPr>
        <w:rPr>
          <w:rFonts w:ascii="Trebuchet MS" w:hAnsi="Trebuchet MS" w:cs="Arial"/>
        </w:rPr>
      </w:pPr>
      <w:r>
        <w:rPr>
          <w:rFonts w:ascii="Trebuchet MS" w:hAnsi="Trebuchet MS" w:cs="Arial"/>
        </w:rPr>
        <w:t xml:space="preserve">For SILOS an ALE Debian Software Package </w:t>
      </w:r>
      <w:r w:rsidR="00FE4825">
        <w:rPr>
          <w:rFonts w:ascii="Trebuchet MS" w:hAnsi="Trebuchet MS" w:cs="Arial"/>
        </w:rPr>
        <w:t xml:space="preserve">needs to be introduced that </w:t>
      </w:r>
      <w:r w:rsidR="00FE4825" w:rsidRPr="000223D2">
        <w:rPr>
          <w:rFonts w:ascii="Trebuchet MS" w:hAnsi="Trebuchet MS" w:cs="Arial"/>
        </w:rPr>
        <w:t>can</w:t>
      </w:r>
      <w:r w:rsidR="000223D2" w:rsidRPr="000223D2">
        <w:rPr>
          <w:rFonts w:ascii="Trebuchet MS" w:hAnsi="Trebuchet MS" w:cs="Arial"/>
        </w:rPr>
        <w:t xml:space="preserve"> be installed on an ALE OmniSwitch using the AOS package manager mechanism. </w:t>
      </w:r>
    </w:p>
    <w:p w14:paraId="51D05677" w14:textId="414DD96D" w:rsidR="005D08E7" w:rsidRPr="005D08E7" w:rsidRDefault="005D08E7" w:rsidP="00DD2134">
      <w:pPr>
        <w:pStyle w:val="ListParagraph"/>
        <w:numPr>
          <w:ilvl w:val="0"/>
          <w:numId w:val="10"/>
        </w:numPr>
        <w:rPr>
          <w:rFonts w:ascii="Trebuchet MS" w:hAnsi="Trebuchet MS" w:cs="Arial"/>
        </w:rPr>
      </w:pPr>
      <w:r>
        <w:rPr>
          <w:rFonts w:ascii="Trebuchet MS" w:hAnsi="Trebuchet MS" w:cs="Arial"/>
        </w:rPr>
        <w:t>Need to have a provision for the c</w:t>
      </w:r>
      <w:r w:rsidRPr="005D08E7">
        <w:rPr>
          <w:rFonts w:ascii="Trebuchet MS" w:hAnsi="Trebuchet MS" w:cs="Arial"/>
        </w:rPr>
        <w:t xml:space="preserve">ustomers </w:t>
      </w:r>
      <w:r>
        <w:rPr>
          <w:rFonts w:ascii="Trebuchet MS" w:hAnsi="Trebuchet MS" w:cs="Arial"/>
        </w:rPr>
        <w:t xml:space="preserve">to </w:t>
      </w:r>
      <w:r w:rsidRPr="005D08E7">
        <w:rPr>
          <w:rFonts w:ascii="Trebuchet MS" w:hAnsi="Trebuchet MS" w:cs="Arial"/>
        </w:rPr>
        <w:t xml:space="preserve">download the site/node licenses generated on the ALE portal to the SILOS switch and install the licenses. </w:t>
      </w:r>
    </w:p>
    <w:p w14:paraId="429F8602" w14:textId="7A5599ED" w:rsidR="0013116A" w:rsidRDefault="0013116A" w:rsidP="00DD2134">
      <w:pPr>
        <w:pStyle w:val="ListParagraph"/>
        <w:numPr>
          <w:ilvl w:val="0"/>
          <w:numId w:val="10"/>
        </w:numPr>
        <w:rPr>
          <w:rFonts w:ascii="Trebuchet MS" w:hAnsi="Trebuchet MS" w:cs="Arial"/>
        </w:rPr>
      </w:pPr>
      <w:r w:rsidRPr="00A54D58">
        <w:rPr>
          <w:rFonts w:ascii="Trebuchet MS" w:hAnsi="Trebuchet MS" w:cs="Arial"/>
        </w:rPr>
        <w:t xml:space="preserve">SILOS </w:t>
      </w:r>
      <w:r w:rsidR="005C293B">
        <w:rPr>
          <w:rFonts w:ascii="Trebuchet MS" w:hAnsi="Trebuchet MS" w:cs="Arial"/>
        </w:rPr>
        <w:t>should</w:t>
      </w:r>
      <w:r w:rsidR="003F3F38">
        <w:rPr>
          <w:rFonts w:ascii="Trebuchet MS" w:hAnsi="Trebuchet MS" w:cs="Arial"/>
        </w:rPr>
        <w:t xml:space="preserve"> run </w:t>
      </w:r>
      <w:r w:rsidRPr="00A54D58">
        <w:rPr>
          <w:rFonts w:ascii="Trebuchet MS" w:hAnsi="Trebuchet MS" w:cs="Arial"/>
        </w:rPr>
        <w:t>a default site</w:t>
      </w:r>
      <w:r>
        <w:rPr>
          <w:rFonts w:ascii="Trebuchet MS" w:hAnsi="Trebuchet MS" w:cs="Arial"/>
        </w:rPr>
        <w:t>/node based</w:t>
      </w:r>
      <w:r w:rsidRPr="00A54D58">
        <w:rPr>
          <w:rFonts w:ascii="Trebuchet MS" w:hAnsi="Trebuchet MS" w:cs="Arial"/>
        </w:rPr>
        <w:t xml:space="preserve"> </w:t>
      </w:r>
      <w:r w:rsidR="005C293B">
        <w:rPr>
          <w:rFonts w:ascii="Trebuchet MS" w:hAnsi="Trebuchet MS" w:cs="Arial"/>
        </w:rPr>
        <w:t xml:space="preserve">(demo) </w:t>
      </w:r>
      <w:r w:rsidRPr="00A54D58">
        <w:rPr>
          <w:rFonts w:ascii="Trebuchet MS" w:hAnsi="Trebuchet MS" w:cs="Arial"/>
        </w:rPr>
        <w:t xml:space="preserve">license </w:t>
      </w:r>
      <w:r>
        <w:rPr>
          <w:rFonts w:ascii="Trebuchet MS" w:hAnsi="Trebuchet MS" w:cs="Arial"/>
        </w:rPr>
        <w:t>that can support multiple MPLS sites (each site can have maximum of 4 nodes (single switch or VC)) or multiple nodes (single switch or VC)</w:t>
      </w:r>
      <w:r w:rsidRPr="00A54D58">
        <w:rPr>
          <w:rFonts w:ascii="Trebuchet MS" w:hAnsi="Trebuchet MS" w:cs="Arial"/>
        </w:rPr>
        <w:t xml:space="preserve"> with a validity </w:t>
      </w:r>
      <w:r>
        <w:rPr>
          <w:rFonts w:ascii="Trebuchet MS" w:hAnsi="Trebuchet MS" w:cs="Arial"/>
        </w:rPr>
        <w:t xml:space="preserve">(demo) </w:t>
      </w:r>
      <w:r w:rsidRPr="00A54D58">
        <w:rPr>
          <w:rFonts w:ascii="Trebuchet MS" w:hAnsi="Trebuchet MS" w:cs="Arial"/>
        </w:rPr>
        <w:t xml:space="preserve">period of </w:t>
      </w:r>
      <w:r>
        <w:rPr>
          <w:rFonts w:ascii="Trebuchet MS" w:hAnsi="Trebuchet MS" w:cs="Arial"/>
        </w:rPr>
        <w:t xml:space="preserve">30 </w:t>
      </w:r>
      <w:r w:rsidRPr="00A54D58">
        <w:rPr>
          <w:rFonts w:ascii="Trebuchet MS" w:hAnsi="Trebuchet MS" w:cs="Arial"/>
        </w:rPr>
        <w:t>calendar days.</w:t>
      </w:r>
    </w:p>
    <w:p w14:paraId="7ACF0E97" w14:textId="17C02D88" w:rsidR="008E0C72" w:rsidRDefault="0034166F" w:rsidP="00DD2134">
      <w:pPr>
        <w:pStyle w:val="ListParagraph"/>
        <w:numPr>
          <w:ilvl w:val="0"/>
          <w:numId w:val="10"/>
        </w:numPr>
        <w:rPr>
          <w:rFonts w:ascii="Trebuchet MS" w:hAnsi="Trebuchet MS" w:cs="Arial"/>
        </w:rPr>
      </w:pPr>
      <w:r>
        <w:rPr>
          <w:rFonts w:ascii="Trebuchet MS" w:hAnsi="Trebuchet MS" w:cs="Arial"/>
        </w:rPr>
        <w:t>When</w:t>
      </w:r>
      <w:r w:rsidR="00AC1CC2" w:rsidRPr="00AC1CC2">
        <w:rPr>
          <w:rFonts w:ascii="Trebuchet MS" w:hAnsi="Trebuchet MS" w:cs="Arial"/>
        </w:rPr>
        <w:t xml:space="preserve"> no customer-specific (site) licenses are available locally, a site/node license is instantiated with a 30-day demo/trial period validity. </w:t>
      </w:r>
      <w:r w:rsidR="008E0C72">
        <w:rPr>
          <w:rFonts w:ascii="Trebuchet MS" w:hAnsi="Trebuchet MS" w:cs="Arial"/>
        </w:rPr>
        <w:t>SILOS needs to provide t</w:t>
      </w:r>
      <w:r w:rsidR="00AC1CC2" w:rsidRPr="00AC1CC2">
        <w:rPr>
          <w:rFonts w:ascii="Trebuchet MS" w:hAnsi="Trebuchet MS" w:cs="Arial"/>
        </w:rPr>
        <w:t xml:space="preserve">he demo license usage information to the requesting switch for use. </w:t>
      </w:r>
    </w:p>
    <w:p w14:paraId="5A97851B" w14:textId="302E49C9" w:rsidR="00AC1CC2" w:rsidRPr="00AC1CC2" w:rsidRDefault="00AC1CC2" w:rsidP="00DD2134">
      <w:pPr>
        <w:pStyle w:val="ListParagraph"/>
        <w:numPr>
          <w:ilvl w:val="0"/>
          <w:numId w:val="10"/>
        </w:numPr>
        <w:rPr>
          <w:rFonts w:ascii="Trebuchet MS" w:hAnsi="Trebuchet MS" w:cs="Arial"/>
        </w:rPr>
      </w:pPr>
      <w:r w:rsidRPr="00AC1CC2">
        <w:rPr>
          <w:rFonts w:ascii="Trebuchet MS" w:hAnsi="Trebuchet MS" w:cs="Arial"/>
        </w:rPr>
        <w:t>Th</w:t>
      </w:r>
      <w:r w:rsidR="008E0C72">
        <w:rPr>
          <w:rFonts w:ascii="Trebuchet MS" w:hAnsi="Trebuchet MS" w:cs="Arial"/>
        </w:rPr>
        <w:t>e (SILOS)</w:t>
      </w:r>
      <w:r w:rsidRPr="00AC1CC2">
        <w:rPr>
          <w:rFonts w:ascii="Trebuchet MS" w:hAnsi="Trebuchet MS" w:cs="Arial"/>
        </w:rPr>
        <w:t xml:space="preserve"> server-defined demo period will either extend/override the switch’s default 1</w:t>
      </w:r>
      <w:r w:rsidR="00A43582">
        <w:rPr>
          <w:rFonts w:ascii="Trebuchet MS" w:hAnsi="Trebuchet MS" w:cs="Arial"/>
        </w:rPr>
        <w:t>5</w:t>
      </w:r>
      <w:r w:rsidRPr="00AC1CC2">
        <w:rPr>
          <w:rFonts w:ascii="Trebuchet MS" w:hAnsi="Trebuchet MS" w:cs="Arial"/>
        </w:rPr>
        <w:t xml:space="preserve">-day demo period to a maximum of 30 days. </w:t>
      </w:r>
    </w:p>
    <w:p w14:paraId="7BC8B1C4" w14:textId="6EF72D59" w:rsidR="004C0D7F" w:rsidRPr="004C0D7F" w:rsidRDefault="004C0D7F" w:rsidP="00DD2134">
      <w:pPr>
        <w:pStyle w:val="ListParagraph"/>
        <w:numPr>
          <w:ilvl w:val="0"/>
          <w:numId w:val="10"/>
        </w:numPr>
        <w:rPr>
          <w:rFonts w:ascii="Trebuchet MS" w:hAnsi="Trebuchet MS" w:cs="Arial"/>
        </w:rPr>
      </w:pPr>
      <w:r w:rsidRPr="004C0D7F">
        <w:rPr>
          <w:rFonts w:ascii="Trebuchet MS" w:hAnsi="Trebuchet MS" w:cs="Arial"/>
        </w:rPr>
        <w:t xml:space="preserve">SILOS </w:t>
      </w:r>
      <w:r w:rsidR="00DF5AC3">
        <w:rPr>
          <w:rFonts w:ascii="Trebuchet MS" w:hAnsi="Trebuchet MS" w:cs="Arial"/>
        </w:rPr>
        <w:t xml:space="preserve">should </w:t>
      </w:r>
      <w:r w:rsidRPr="004C0D7F">
        <w:rPr>
          <w:rFonts w:ascii="Trebuchet MS" w:hAnsi="Trebuchet MS" w:cs="Arial"/>
        </w:rPr>
        <w:t xml:space="preserve">support assigning licenses to </w:t>
      </w:r>
      <w:r w:rsidR="00C323A1">
        <w:rPr>
          <w:rFonts w:ascii="Trebuchet MS" w:hAnsi="Trebuchet MS" w:cs="Arial"/>
        </w:rPr>
        <w:t xml:space="preserve">License Client </w:t>
      </w:r>
      <w:r w:rsidRPr="004C0D7F">
        <w:rPr>
          <w:rFonts w:ascii="Trebuchet MS" w:hAnsi="Trebuchet MS" w:cs="Arial"/>
        </w:rPr>
        <w:t xml:space="preserve">switches (VC’s) based on customer-configured Site Identifiers. A maximum of 4 switches (VC’s) configured with the same site identifiers should be assigned from the same Site license. </w:t>
      </w:r>
    </w:p>
    <w:p w14:paraId="781B9655" w14:textId="1611CFAC" w:rsidR="004C0D7F" w:rsidRPr="004C0D7F" w:rsidRDefault="004C0D7F" w:rsidP="00DD2134">
      <w:pPr>
        <w:pStyle w:val="ListParagraph"/>
        <w:numPr>
          <w:ilvl w:val="0"/>
          <w:numId w:val="10"/>
        </w:numPr>
        <w:rPr>
          <w:rFonts w:ascii="Trebuchet MS" w:hAnsi="Trebuchet MS" w:cs="Arial"/>
        </w:rPr>
      </w:pPr>
      <w:r w:rsidRPr="004C0D7F">
        <w:rPr>
          <w:rFonts w:ascii="Trebuchet MS" w:hAnsi="Trebuchet MS" w:cs="Arial"/>
        </w:rPr>
        <w:t>SILOS should support assigning licenses to individual node’s (VC’s) based on node licenses installed. One node license is assigned to one switch (VC), Site identifiers are not required to be configured in case of node license.</w:t>
      </w:r>
    </w:p>
    <w:p w14:paraId="74A55B20" w14:textId="39E26D52" w:rsidR="004C0D7F" w:rsidRPr="004C0D7F" w:rsidRDefault="00B0316A" w:rsidP="00DD2134">
      <w:pPr>
        <w:pStyle w:val="ListParagraph"/>
        <w:numPr>
          <w:ilvl w:val="0"/>
          <w:numId w:val="10"/>
        </w:numPr>
        <w:rPr>
          <w:rFonts w:ascii="Trebuchet MS" w:hAnsi="Trebuchet MS" w:cs="Arial"/>
        </w:rPr>
      </w:pPr>
      <w:r>
        <w:rPr>
          <w:rFonts w:ascii="Trebuchet MS" w:hAnsi="Trebuchet MS" w:cs="Arial"/>
        </w:rPr>
        <w:t xml:space="preserve">SILOS should support </w:t>
      </w:r>
      <w:r w:rsidR="004C0D7F" w:rsidRPr="004C0D7F">
        <w:rPr>
          <w:rFonts w:ascii="Trebuchet MS" w:hAnsi="Trebuchet MS" w:cs="Arial"/>
        </w:rPr>
        <w:t xml:space="preserve">License withdrawal by a manual command. Supplying the licensed switch’s Site identifier (Site-id), Node identifier (Switch SN) and Node IP address a command should be supported to withdraw the license from a previously licensed MPLS switch, by sending a License-Termination message and receiving an acknowledgement in return. </w:t>
      </w:r>
    </w:p>
    <w:p w14:paraId="5412683B" w14:textId="55F3493A" w:rsidR="007C3CBF" w:rsidRPr="007C3CBF" w:rsidRDefault="00675350" w:rsidP="00DD2134">
      <w:pPr>
        <w:pStyle w:val="ListParagraph"/>
        <w:numPr>
          <w:ilvl w:val="0"/>
          <w:numId w:val="10"/>
        </w:numPr>
        <w:rPr>
          <w:rFonts w:ascii="Trebuchet MS" w:hAnsi="Trebuchet MS" w:cs="Arial"/>
        </w:rPr>
      </w:pPr>
      <w:r>
        <w:rPr>
          <w:rFonts w:ascii="Trebuchet MS" w:hAnsi="Trebuchet MS" w:cs="Arial"/>
        </w:rPr>
        <w:t xml:space="preserve">SILOS should support </w:t>
      </w:r>
      <w:r w:rsidR="004C71F9">
        <w:rPr>
          <w:rFonts w:ascii="Trebuchet MS" w:hAnsi="Trebuchet MS" w:cs="Arial"/>
        </w:rPr>
        <w:t xml:space="preserve">customers downloading the purchased licenses to the switch hosting the SILOS application and install them. </w:t>
      </w:r>
      <w:r w:rsidR="00473E67">
        <w:rPr>
          <w:rFonts w:ascii="Trebuchet MS" w:hAnsi="Trebuchet MS" w:cs="Arial"/>
        </w:rPr>
        <w:t xml:space="preserve">If no licenses are installed before the demo period expires, SILOS should trigger disabling of MPLS </w:t>
      </w:r>
      <w:r w:rsidR="00473E67">
        <w:rPr>
          <w:rFonts w:ascii="Trebuchet MS" w:hAnsi="Trebuchet MS" w:cs="Arial"/>
        </w:rPr>
        <w:lastRenderedPageBreak/>
        <w:t xml:space="preserve">functionality </w:t>
      </w:r>
      <w:r w:rsidR="00750483">
        <w:rPr>
          <w:rFonts w:ascii="Trebuchet MS" w:hAnsi="Trebuchet MS" w:cs="Arial"/>
        </w:rPr>
        <w:t>on any network switches that may have requested the use of a license. This should be achieved by sending a License-Termination message to the SWLIC clients.</w:t>
      </w:r>
    </w:p>
    <w:p w14:paraId="68CFBF4F" w14:textId="548A19C2" w:rsidR="00CC27A5" w:rsidRDefault="007C3CBF" w:rsidP="00DD2134">
      <w:pPr>
        <w:pStyle w:val="ListParagraph"/>
        <w:numPr>
          <w:ilvl w:val="0"/>
          <w:numId w:val="10"/>
        </w:numPr>
        <w:rPr>
          <w:rFonts w:ascii="Trebuchet MS" w:hAnsi="Trebuchet MS"/>
        </w:rPr>
      </w:pPr>
      <w:r w:rsidRPr="00A54D58">
        <w:rPr>
          <w:rFonts w:ascii="Trebuchet MS" w:hAnsi="Trebuchet MS" w:cs="Arial"/>
        </w:rPr>
        <w:t>Site licenses downloaded from the ALE Business portal</w:t>
      </w:r>
      <w:r w:rsidR="0042320A">
        <w:rPr>
          <w:rFonts w:ascii="Trebuchet MS" w:hAnsi="Trebuchet MS" w:cs="Arial"/>
        </w:rPr>
        <w:t xml:space="preserve"> should be able to be decoded</w:t>
      </w:r>
      <w:r>
        <w:rPr>
          <w:rFonts w:ascii="Trebuchet MS" w:hAnsi="Trebuchet MS" w:cs="Arial"/>
        </w:rPr>
        <w:t xml:space="preserve"> </w:t>
      </w:r>
      <w:r w:rsidRPr="00A54D58">
        <w:rPr>
          <w:rFonts w:ascii="Trebuchet MS" w:hAnsi="Trebuchet MS" w:cs="Arial"/>
        </w:rPr>
        <w:t>by SILOS</w:t>
      </w:r>
      <w:r>
        <w:rPr>
          <w:rFonts w:ascii="Trebuchet MS" w:hAnsi="Trebuchet MS" w:cs="Arial"/>
        </w:rPr>
        <w:t xml:space="preserve"> and saved</w:t>
      </w:r>
      <w:r w:rsidRPr="00A54D58">
        <w:rPr>
          <w:rFonts w:ascii="Trebuchet MS" w:hAnsi="Trebuchet MS" w:cs="Arial"/>
        </w:rPr>
        <w:t xml:space="preserve"> on the local flash storage for secured retrieval. </w:t>
      </w:r>
    </w:p>
    <w:p w14:paraId="0C276956" w14:textId="3171222A" w:rsidR="0042320A" w:rsidRPr="006A0B75" w:rsidRDefault="007531EC" w:rsidP="00DD2134">
      <w:pPr>
        <w:pStyle w:val="ListParagraph"/>
        <w:numPr>
          <w:ilvl w:val="0"/>
          <w:numId w:val="10"/>
        </w:numPr>
        <w:rPr>
          <w:rFonts w:ascii="Trebuchet MS" w:hAnsi="Trebuchet MS"/>
        </w:rPr>
      </w:pPr>
      <w:r w:rsidRPr="0041196B">
        <w:rPr>
          <w:rFonts w:ascii="Trebuchet MS" w:hAnsi="Trebuchet MS" w:cs="Arial"/>
        </w:rPr>
        <w:t xml:space="preserve">SILOS </w:t>
      </w:r>
      <w:r w:rsidR="0042320A" w:rsidRPr="0041196B">
        <w:rPr>
          <w:rFonts w:ascii="Trebuchet MS" w:hAnsi="Trebuchet MS" w:cs="Arial"/>
        </w:rPr>
        <w:t xml:space="preserve">should </w:t>
      </w:r>
      <w:r w:rsidRPr="0041196B">
        <w:rPr>
          <w:rFonts w:ascii="Trebuchet MS" w:hAnsi="Trebuchet MS" w:cs="Arial"/>
        </w:rPr>
        <w:t xml:space="preserve">allow SWLIC clients running on MPLS-enabled AOS switches to connect securely via MQTT. </w:t>
      </w:r>
    </w:p>
    <w:p w14:paraId="67554373" w14:textId="46C5BCB6" w:rsidR="006A0B75" w:rsidRPr="008F74B8" w:rsidRDefault="006A0B75" w:rsidP="006A0B75">
      <w:pPr>
        <w:pStyle w:val="ListParagraph"/>
        <w:numPr>
          <w:ilvl w:val="0"/>
          <w:numId w:val="10"/>
        </w:numPr>
        <w:rPr>
          <w:rFonts w:ascii="Trebuchet MS" w:hAnsi="Trebuchet MS"/>
        </w:rPr>
      </w:pPr>
      <w:r w:rsidRPr="00A0607B">
        <w:rPr>
          <w:rFonts w:ascii="Trebuchet MS" w:hAnsi="Trebuchet MS"/>
        </w:rPr>
        <w:t xml:space="preserve">SILOS will check the connection between SWLIC through request/update message from SWLIC, </w:t>
      </w:r>
      <w:r w:rsidRPr="00AE692E">
        <w:rPr>
          <w:rFonts w:ascii="Trebuchet MS" w:hAnsi="Trebuchet MS"/>
        </w:rPr>
        <w:t xml:space="preserve">if in </w:t>
      </w:r>
      <w:r w:rsidR="00AE692E" w:rsidRPr="00AE692E">
        <w:rPr>
          <w:rFonts w:ascii="Trebuchet MS" w:hAnsi="Trebuchet MS"/>
        </w:rPr>
        <w:t>a period</w:t>
      </w:r>
      <w:r w:rsidRPr="00AE692E">
        <w:rPr>
          <w:rFonts w:ascii="Trebuchet MS" w:hAnsi="Trebuchet MS"/>
        </w:rPr>
        <w:t xml:space="preserve"> (</w:t>
      </w:r>
      <w:r w:rsidR="00AE692E" w:rsidRPr="00AE692E">
        <w:rPr>
          <w:rFonts w:ascii="Trebuchet MS" w:hAnsi="Trebuchet MS"/>
        </w:rPr>
        <w:t>15 days</w:t>
      </w:r>
      <w:r w:rsidRPr="00AE692E">
        <w:rPr>
          <w:rFonts w:ascii="Trebuchet MS" w:hAnsi="Trebuchet MS"/>
        </w:rPr>
        <w:t xml:space="preserve">) if no message is received, SILOS will conclude that SWLIC lost connection and </w:t>
      </w:r>
      <w:r w:rsidR="00D3213C" w:rsidRPr="00AE692E">
        <w:rPr>
          <w:rFonts w:ascii="Trebuchet MS" w:hAnsi="Trebuchet MS"/>
        </w:rPr>
        <w:t>deletes</w:t>
      </w:r>
      <w:r w:rsidRPr="00AE692E">
        <w:rPr>
          <w:rFonts w:ascii="Trebuchet MS" w:hAnsi="Trebuchet MS"/>
        </w:rPr>
        <w:t xml:space="preserve"> data of that node.</w:t>
      </w:r>
    </w:p>
    <w:p w14:paraId="3D202715" w14:textId="43BF05BB" w:rsidR="007A150D" w:rsidRPr="007A150D" w:rsidRDefault="007A150D" w:rsidP="00DD2134">
      <w:pPr>
        <w:pStyle w:val="ListParagraph"/>
        <w:numPr>
          <w:ilvl w:val="0"/>
          <w:numId w:val="16"/>
        </w:numPr>
        <w:rPr>
          <w:rFonts w:ascii="Trebuchet MS" w:hAnsi="Trebuchet MS" w:cs="Arial"/>
        </w:rPr>
      </w:pPr>
      <w:r w:rsidRPr="007A150D">
        <w:rPr>
          <w:rFonts w:ascii="Trebuchet MS" w:hAnsi="Trebuchet MS" w:cs="Arial"/>
        </w:rPr>
        <w:t xml:space="preserve">The Switch local Licensing client (SWLIC) application </w:t>
      </w:r>
      <w:r w:rsidR="00C07C5D">
        <w:rPr>
          <w:rFonts w:ascii="Trebuchet MS" w:hAnsi="Trebuchet MS" w:cs="Arial"/>
        </w:rPr>
        <w:t xml:space="preserve">shall be </w:t>
      </w:r>
      <w:r w:rsidR="00C07C5D" w:rsidRPr="007A150D">
        <w:rPr>
          <w:rFonts w:ascii="Trebuchet MS" w:hAnsi="Trebuchet MS" w:cs="Arial"/>
        </w:rPr>
        <w:t>bundled</w:t>
      </w:r>
      <w:r w:rsidRPr="007A150D">
        <w:rPr>
          <w:rFonts w:ascii="Trebuchet MS" w:hAnsi="Trebuchet MS" w:cs="Arial"/>
        </w:rPr>
        <w:t xml:space="preserve"> </w:t>
      </w:r>
      <w:r w:rsidR="00D62C6C">
        <w:rPr>
          <w:rFonts w:ascii="Trebuchet MS" w:hAnsi="Trebuchet MS" w:cs="Arial"/>
        </w:rPr>
        <w:t xml:space="preserve">in </w:t>
      </w:r>
      <w:r w:rsidRPr="007A150D">
        <w:rPr>
          <w:rFonts w:ascii="Trebuchet MS" w:hAnsi="Trebuchet MS" w:cs="Arial"/>
        </w:rPr>
        <w:t>AOS image by default</w:t>
      </w:r>
      <w:r w:rsidR="00C07C5D">
        <w:rPr>
          <w:rFonts w:ascii="Trebuchet MS" w:hAnsi="Trebuchet MS" w:cs="Arial"/>
        </w:rPr>
        <w:t xml:space="preserve">, also delivered </w:t>
      </w:r>
      <w:r w:rsidRPr="007A150D">
        <w:rPr>
          <w:rFonts w:ascii="Trebuchet MS" w:hAnsi="Trebuchet MS" w:cs="Arial"/>
        </w:rPr>
        <w:t>as (separate) installable (Debian) software package to support future solution upgrades</w:t>
      </w:r>
      <w:r w:rsidR="00C07C5D">
        <w:rPr>
          <w:rFonts w:ascii="Trebuchet MS" w:hAnsi="Trebuchet MS" w:cs="Arial"/>
        </w:rPr>
        <w:t xml:space="preserve"> (as per need)</w:t>
      </w:r>
      <w:r w:rsidRPr="007A150D">
        <w:rPr>
          <w:rFonts w:ascii="Trebuchet MS" w:hAnsi="Trebuchet MS" w:cs="Arial"/>
        </w:rPr>
        <w:t>, with minimal to zero changes to AOS software behavior or release management.</w:t>
      </w:r>
    </w:p>
    <w:p w14:paraId="7DF74005" w14:textId="4DCB6127" w:rsidR="00D62C6C" w:rsidRDefault="00D62C6C" w:rsidP="00DD2134">
      <w:pPr>
        <w:pStyle w:val="ListParagraph"/>
        <w:numPr>
          <w:ilvl w:val="0"/>
          <w:numId w:val="16"/>
        </w:numPr>
        <w:rPr>
          <w:rFonts w:ascii="Trebuchet MS" w:hAnsi="Trebuchet MS" w:cs="Arial"/>
        </w:rPr>
      </w:pPr>
      <w:r>
        <w:rPr>
          <w:rFonts w:ascii="Trebuchet MS" w:hAnsi="Trebuchet MS" w:cs="Arial"/>
        </w:rPr>
        <w:t xml:space="preserve">When MPLS feature is enabled on the switch for the first time, SWLIC shall activate MPLS demo/trial period usage of </w:t>
      </w:r>
      <w:r w:rsidR="00BF483C">
        <w:rPr>
          <w:rFonts w:ascii="Trebuchet MS" w:hAnsi="Trebuchet MS" w:cs="Arial"/>
        </w:rPr>
        <w:t>1</w:t>
      </w:r>
      <w:r w:rsidR="00A43582">
        <w:rPr>
          <w:rFonts w:ascii="Trebuchet MS" w:hAnsi="Trebuchet MS" w:cs="Arial"/>
        </w:rPr>
        <w:t>5</w:t>
      </w:r>
      <w:r w:rsidR="00BF483C">
        <w:rPr>
          <w:rFonts w:ascii="Trebuchet MS" w:hAnsi="Trebuchet MS" w:cs="Arial"/>
        </w:rPr>
        <w:t xml:space="preserve"> days. </w:t>
      </w:r>
    </w:p>
    <w:p w14:paraId="03CB6F71" w14:textId="4FA187A4" w:rsidR="00BF483C" w:rsidRDefault="00C07C5D" w:rsidP="00DD2134">
      <w:pPr>
        <w:pStyle w:val="ListParagraph"/>
        <w:numPr>
          <w:ilvl w:val="0"/>
          <w:numId w:val="16"/>
        </w:numPr>
        <w:rPr>
          <w:rFonts w:ascii="Trebuchet MS" w:hAnsi="Trebuchet MS" w:cs="Arial"/>
        </w:rPr>
      </w:pPr>
      <w:r w:rsidRPr="00C07C5D">
        <w:rPr>
          <w:rFonts w:ascii="Trebuchet MS" w:hAnsi="Trebuchet MS" w:cs="Arial"/>
        </w:rPr>
        <w:t>When the MPLS feature is enabled on the switch for the first time, the MPLS module requests SWLIC to activate MPLS demo/trial period usage of 1</w:t>
      </w:r>
      <w:r w:rsidR="00A43582">
        <w:rPr>
          <w:rFonts w:ascii="Trebuchet MS" w:hAnsi="Trebuchet MS" w:cs="Arial"/>
        </w:rPr>
        <w:t>5</w:t>
      </w:r>
      <w:r w:rsidRPr="00C07C5D">
        <w:rPr>
          <w:rFonts w:ascii="Trebuchet MS" w:hAnsi="Trebuchet MS" w:cs="Arial"/>
        </w:rPr>
        <w:t xml:space="preserve"> days. </w:t>
      </w:r>
    </w:p>
    <w:p w14:paraId="7B35BA74" w14:textId="5A542E49" w:rsidR="00C07C5D" w:rsidRDefault="00C07C5D" w:rsidP="00DD2134">
      <w:pPr>
        <w:pStyle w:val="ListParagraph"/>
        <w:numPr>
          <w:ilvl w:val="0"/>
          <w:numId w:val="16"/>
        </w:numPr>
        <w:rPr>
          <w:rFonts w:ascii="Trebuchet MS" w:hAnsi="Trebuchet MS" w:cs="Arial"/>
        </w:rPr>
      </w:pPr>
      <w:r w:rsidRPr="00C07C5D">
        <w:rPr>
          <w:rFonts w:ascii="Trebuchet MS" w:hAnsi="Trebuchet MS" w:cs="Arial"/>
        </w:rPr>
        <w:t>Prior to the expiry of th</w:t>
      </w:r>
      <w:r w:rsidR="00BF483C">
        <w:rPr>
          <w:rFonts w:ascii="Trebuchet MS" w:hAnsi="Trebuchet MS" w:cs="Arial"/>
        </w:rPr>
        <w:t>e above demo/trial</w:t>
      </w:r>
      <w:r w:rsidRPr="00C07C5D">
        <w:rPr>
          <w:rFonts w:ascii="Trebuchet MS" w:hAnsi="Trebuchet MS" w:cs="Arial"/>
        </w:rPr>
        <w:t>s period, network reachability must be ensured to the on-premises SILOS license server</w:t>
      </w:r>
      <w:r w:rsidR="00F1282C">
        <w:rPr>
          <w:rFonts w:ascii="Trebuchet MS" w:hAnsi="Trebuchet MS" w:cs="Arial"/>
        </w:rPr>
        <w:t xml:space="preserve"> so that </w:t>
      </w:r>
      <w:r w:rsidRPr="00C07C5D">
        <w:rPr>
          <w:rFonts w:ascii="Trebuchet MS" w:hAnsi="Trebuchet MS" w:cs="Arial"/>
        </w:rPr>
        <w:t>SWLIC client running on the switch will establish secure MQTT communication with the SILOS server within the customer network.</w:t>
      </w:r>
    </w:p>
    <w:p w14:paraId="667B6187" w14:textId="4003FE60" w:rsidR="00793520" w:rsidRDefault="00793520" w:rsidP="00DD2134">
      <w:pPr>
        <w:pStyle w:val="ListParagraph"/>
        <w:numPr>
          <w:ilvl w:val="0"/>
          <w:numId w:val="16"/>
        </w:numPr>
        <w:rPr>
          <w:rFonts w:ascii="Trebuchet MS" w:hAnsi="Trebuchet MS" w:cs="Arial"/>
        </w:rPr>
      </w:pPr>
      <w:r>
        <w:rPr>
          <w:rFonts w:ascii="Trebuchet MS" w:hAnsi="Trebuchet MS" w:cs="Arial"/>
        </w:rPr>
        <w:t xml:space="preserve">When MPLS feature is enabled and when SWLIC connects to SILOS, SWLIC </w:t>
      </w:r>
      <w:r w:rsidR="00FD6205">
        <w:rPr>
          <w:rFonts w:ascii="Trebuchet MS" w:hAnsi="Trebuchet MS" w:cs="Arial"/>
        </w:rPr>
        <w:t>should send the Configured Site-Identifier, Switch MAC address/addresses (if VC), AOS version, AOS MPLS package version etc.</w:t>
      </w:r>
    </w:p>
    <w:p w14:paraId="33A69A4C" w14:textId="7BC0CB62" w:rsidR="00FD6205" w:rsidRDefault="00FD6205" w:rsidP="00DD2134">
      <w:pPr>
        <w:pStyle w:val="ListParagraph"/>
        <w:numPr>
          <w:ilvl w:val="0"/>
          <w:numId w:val="16"/>
        </w:numPr>
        <w:rPr>
          <w:rFonts w:ascii="Trebuchet MS" w:hAnsi="Trebuchet MS" w:cs="Arial"/>
        </w:rPr>
      </w:pPr>
      <w:r w:rsidRPr="007A150D">
        <w:rPr>
          <w:rFonts w:ascii="Trebuchet MS" w:hAnsi="Trebuchet MS" w:cs="Arial"/>
        </w:rPr>
        <w:t>If no connection is established with SILOS or the demo/trail period expires before the license can be obtained from SILOS, SWLIC should soft-disable the MPLS functionality (i.e., without changing MPLS-related configuration) on the switch.</w:t>
      </w:r>
    </w:p>
    <w:p w14:paraId="01E545B7" w14:textId="39EFFF14" w:rsidR="00AD4479" w:rsidRPr="00AD4479" w:rsidRDefault="00AD4479" w:rsidP="00DD2134">
      <w:pPr>
        <w:pStyle w:val="ListParagraph"/>
        <w:numPr>
          <w:ilvl w:val="0"/>
          <w:numId w:val="16"/>
        </w:numPr>
        <w:rPr>
          <w:rFonts w:ascii="Trebuchet MS" w:hAnsi="Trebuchet MS" w:cs="Arial"/>
        </w:rPr>
      </w:pPr>
      <w:r>
        <w:rPr>
          <w:rFonts w:ascii="Trebuchet MS" w:hAnsi="Trebuchet MS" w:cs="Arial"/>
        </w:rPr>
        <w:t xml:space="preserve">Above </w:t>
      </w:r>
      <w:r w:rsidRPr="00AD4479">
        <w:rPr>
          <w:rFonts w:ascii="Trebuchet MS" w:hAnsi="Trebuchet MS" w:cs="Arial"/>
        </w:rPr>
        <w:t>involves imposing a hold-down by internally disabling functionality until the license is locally installed. Once the license is installed, the soft hold-down should be removed and MPLS functionality should be internally activated.</w:t>
      </w:r>
    </w:p>
    <w:p w14:paraId="34AFEC87" w14:textId="77777777" w:rsidR="00AD4479" w:rsidRPr="00AD4479" w:rsidRDefault="00AD4479" w:rsidP="00DD2134">
      <w:pPr>
        <w:pStyle w:val="ListParagraph"/>
        <w:numPr>
          <w:ilvl w:val="0"/>
          <w:numId w:val="16"/>
        </w:numPr>
        <w:rPr>
          <w:rFonts w:ascii="Trebuchet MS" w:hAnsi="Trebuchet MS" w:cs="Arial"/>
        </w:rPr>
      </w:pPr>
      <w:r w:rsidRPr="00AD4479">
        <w:rPr>
          <w:rFonts w:ascii="Trebuchet MS" w:hAnsi="Trebuchet MS" w:cs="Arial"/>
        </w:rPr>
        <w:t xml:space="preserve">When a valid Site or Node license is obtained by SWLIC, an EEPROM bit should be set to indicate that MPLS is now licensed on this switch. Periodic heartbeat messages should be exchanged with the SILOS server to ensure reachability and to support mechanisms for license withdrawal. </w:t>
      </w:r>
    </w:p>
    <w:p w14:paraId="682F83EF" w14:textId="12853076" w:rsidR="00AD4479" w:rsidRDefault="0050140C" w:rsidP="00DD2134">
      <w:pPr>
        <w:pStyle w:val="ListParagraph"/>
        <w:numPr>
          <w:ilvl w:val="0"/>
          <w:numId w:val="16"/>
        </w:numPr>
        <w:rPr>
          <w:rFonts w:ascii="Trebuchet MS" w:hAnsi="Trebuchet MS" w:cs="Arial"/>
        </w:rPr>
      </w:pPr>
      <w:r>
        <w:rPr>
          <w:rFonts w:ascii="Trebuchet MS" w:hAnsi="Trebuchet MS" w:cs="Arial"/>
        </w:rPr>
        <w:t xml:space="preserve">SWLIC should support </w:t>
      </w:r>
      <w:r w:rsidR="00766403">
        <w:rPr>
          <w:rFonts w:ascii="Trebuchet MS" w:hAnsi="Trebuchet MS" w:cs="Arial"/>
        </w:rPr>
        <w:t xml:space="preserve">License Withdrawal in two ways 1) manually by CLI command on the SWLIC switch, and 2) triggered by receiving License-Termination </w:t>
      </w:r>
      <w:r w:rsidR="00DA3FBB">
        <w:rPr>
          <w:rFonts w:ascii="Trebuchet MS" w:hAnsi="Trebuchet MS" w:cs="Arial"/>
        </w:rPr>
        <w:t>message from the SILOS server.</w:t>
      </w:r>
    </w:p>
    <w:p w14:paraId="7D3DED15" w14:textId="77777777" w:rsidR="001D545D" w:rsidRDefault="00DA3FBB" w:rsidP="00DD2134">
      <w:pPr>
        <w:pStyle w:val="ListParagraph"/>
        <w:numPr>
          <w:ilvl w:val="0"/>
          <w:numId w:val="16"/>
        </w:numPr>
        <w:rPr>
          <w:rFonts w:ascii="Trebuchet MS" w:hAnsi="Trebuchet MS" w:cs="Arial"/>
        </w:rPr>
      </w:pPr>
      <w:r w:rsidRPr="00DA3FBB">
        <w:rPr>
          <w:rFonts w:ascii="Trebuchet MS" w:hAnsi="Trebuchet MS" w:cs="Arial"/>
        </w:rPr>
        <w:lastRenderedPageBreak/>
        <w:t xml:space="preserve">SWLIC </w:t>
      </w:r>
      <w:r w:rsidR="001D545D">
        <w:rPr>
          <w:rFonts w:ascii="Trebuchet MS" w:hAnsi="Trebuchet MS" w:cs="Arial"/>
        </w:rPr>
        <w:t xml:space="preserve">should </w:t>
      </w:r>
      <w:r w:rsidRPr="00DA3FBB">
        <w:rPr>
          <w:rFonts w:ascii="Trebuchet MS" w:hAnsi="Trebuchet MS" w:cs="Arial"/>
        </w:rPr>
        <w:t xml:space="preserve">request the MPLS license from the SILOS server by providing the switch MAC address(es), including VC units if more than one, AOS software version, MPLS package version, etc. </w:t>
      </w:r>
    </w:p>
    <w:p w14:paraId="37A7318A" w14:textId="3493F371" w:rsidR="001D545D" w:rsidRDefault="00DA3FBB" w:rsidP="00DD2134">
      <w:pPr>
        <w:pStyle w:val="ListParagraph"/>
        <w:numPr>
          <w:ilvl w:val="0"/>
          <w:numId w:val="16"/>
        </w:numPr>
        <w:rPr>
          <w:rFonts w:ascii="Trebuchet MS" w:hAnsi="Trebuchet MS" w:cs="Arial"/>
        </w:rPr>
      </w:pPr>
      <w:r w:rsidRPr="00DA3FBB">
        <w:rPr>
          <w:rFonts w:ascii="Trebuchet MS" w:hAnsi="Trebuchet MS" w:cs="Arial"/>
        </w:rPr>
        <w:t xml:space="preserve">If no license was available, SILOS responds with License-Termination message and SWLIC </w:t>
      </w:r>
      <w:r w:rsidR="001D545D">
        <w:rPr>
          <w:rFonts w:ascii="Trebuchet MS" w:hAnsi="Trebuchet MS" w:cs="Arial"/>
        </w:rPr>
        <w:t>should</w:t>
      </w:r>
      <w:r w:rsidRPr="00DA3FBB">
        <w:rPr>
          <w:rFonts w:ascii="Trebuchet MS" w:hAnsi="Trebuchet MS" w:cs="Arial"/>
        </w:rPr>
        <w:t xml:space="preserve"> deactivate MPLS functionality on the switch (after the end of the demo period). </w:t>
      </w:r>
    </w:p>
    <w:p w14:paraId="38D11485" w14:textId="77777777" w:rsidR="00EC700C" w:rsidRDefault="00DA3FBB" w:rsidP="00DD2134">
      <w:pPr>
        <w:pStyle w:val="ListParagraph"/>
        <w:numPr>
          <w:ilvl w:val="0"/>
          <w:numId w:val="16"/>
        </w:numPr>
        <w:rPr>
          <w:rFonts w:ascii="Trebuchet MS" w:hAnsi="Trebuchet MS" w:cs="Arial"/>
        </w:rPr>
      </w:pPr>
      <w:r w:rsidRPr="00DA3FBB">
        <w:rPr>
          <w:rFonts w:ascii="Trebuchet MS" w:hAnsi="Trebuchet MS" w:cs="Arial"/>
        </w:rPr>
        <w:t xml:space="preserve">SWLIC </w:t>
      </w:r>
      <w:r w:rsidR="001D545D">
        <w:rPr>
          <w:rFonts w:ascii="Trebuchet MS" w:hAnsi="Trebuchet MS" w:cs="Arial"/>
        </w:rPr>
        <w:t xml:space="preserve">should </w:t>
      </w:r>
      <w:r w:rsidRPr="00DA3FBB">
        <w:rPr>
          <w:rFonts w:ascii="Trebuchet MS" w:hAnsi="Trebuchet MS" w:cs="Arial"/>
        </w:rPr>
        <w:t>make multiple attempts to request the license prior to the expiry of the demo period, to accommodate for dynamic changes to the site license usage by other switches.</w:t>
      </w:r>
    </w:p>
    <w:p w14:paraId="2B8F0997" w14:textId="480D06AF" w:rsidR="00DA3FBB" w:rsidRPr="003C167B" w:rsidRDefault="00DA3FBB" w:rsidP="00DD2134">
      <w:pPr>
        <w:pStyle w:val="ListParagraph"/>
        <w:numPr>
          <w:ilvl w:val="0"/>
          <w:numId w:val="16"/>
        </w:numPr>
        <w:rPr>
          <w:rFonts w:ascii="Trebuchet MS" w:hAnsi="Trebuchet MS" w:cs="Arial"/>
        </w:rPr>
      </w:pPr>
      <w:r w:rsidRPr="003C167B">
        <w:rPr>
          <w:rFonts w:ascii="Trebuchet MS" w:hAnsi="Trebuchet MS" w:cs="Arial"/>
        </w:rPr>
        <w:t>After the demo period expires, when MPLS functionality is disabled, SWLIC should continue to periodically request SILOS for a usage license. Such requests will trigger SILOS to either log/trap requests for new/additional MPLS licenses (in manual mode of operation).</w:t>
      </w:r>
    </w:p>
    <w:p w14:paraId="46C9EE1A" w14:textId="48972817" w:rsidR="00F6666A" w:rsidRPr="00730BCD" w:rsidRDefault="00E74CC0" w:rsidP="00DD2134">
      <w:pPr>
        <w:pStyle w:val="ListParagraph"/>
        <w:numPr>
          <w:ilvl w:val="0"/>
          <w:numId w:val="16"/>
        </w:numPr>
        <w:rPr>
          <w:rFonts w:ascii="Trebuchet MS" w:hAnsi="Trebuchet MS"/>
        </w:rPr>
      </w:pPr>
      <w:r>
        <w:rPr>
          <w:rFonts w:ascii="Trebuchet MS" w:hAnsi="Trebuchet MS" w:cs="Arial"/>
        </w:rPr>
        <w:t>After SILOS granted the usage licens</w:t>
      </w:r>
      <w:r w:rsidR="005F18EC">
        <w:rPr>
          <w:rFonts w:ascii="Trebuchet MS" w:hAnsi="Trebuchet MS" w:cs="Arial"/>
        </w:rPr>
        <w:t xml:space="preserve">e, </w:t>
      </w:r>
      <w:r w:rsidR="005F18EC" w:rsidRPr="007A150D">
        <w:rPr>
          <w:rFonts w:ascii="Trebuchet MS" w:hAnsi="Trebuchet MS" w:cs="Arial"/>
        </w:rPr>
        <w:t xml:space="preserve">SWLIC </w:t>
      </w:r>
      <w:r w:rsidR="005F18EC">
        <w:rPr>
          <w:rFonts w:ascii="Trebuchet MS" w:hAnsi="Trebuchet MS" w:cs="Arial"/>
        </w:rPr>
        <w:t xml:space="preserve">should </w:t>
      </w:r>
      <w:r w:rsidR="005F18EC" w:rsidRPr="007A150D">
        <w:rPr>
          <w:rFonts w:ascii="Trebuchet MS" w:hAnsi="Trebuchet MS" w:cs="Arial"/>
        </w:rPr>
        <w:t>save it on local secure storage and allow for MPLS functionality to continue/resume on the switch. An EEPROM bit must be programmed to indicate that MPLS is now licensed on the switch across system reboots.</w:t>
      </w:r>
    </w:p>
    <w:p w14:paraId="3188357B" w14:textId="145D0954" w:rsidR="00730BCD" w:rsidRPr="00B61A5D" w:rsidRDefault="00730BCD" w:rsidP="00DD2134">
      <w:pPr>
        <w:pStyle w:val="ListParagraph"/>
        <w:numPr>
          <w:ilvl w:val="0"/>
          <w:numId w:val="16"/>
        </w:numPr>
        <w:rPr>
          <w:rFonts w:ascii="Trebuchet MS" w:hAnsi="Trebuchet MS"/>
        </w:rPr>
      </w:pPr>
      <w:r w:rsidRPr="009E7B64">
        <w:rPr>
          <w:rFonts w:ascii="Trebuchet MS" w:hAnsi="Trebuchet MS"/>
        </w:rPr>
        <w:t xml:space="preserve">When SWLIC has a permanent license, and </w:t>
      </w:r>
      <w:r w:rsidR="00153096">
        <w:rPr>
          <w:rFonts w:ascii="Trebuchet MS" w:hAnsi="Trebuchet MS"/>
        </w:rPr>
        <w:t xml:space="preserve">if </w:t>
      </w:r>
      <w:r w:rsidRPr="009E7B64">
        <w:rPr>
          <w:rFonts w:ascii="Trebuchet MS" w:hAnsi="Trebuchet MS"/>
        </w:rPr>
        <w:t>there is any request to remove th</w:t>
      </w:r>
      <w:r w:rsidR="006B4EFF">
        <w:rPr>
          <w:rFonts w:ascii="Trebuchet MS" w:hAnsi="Trebuchet MS"/>
        </w:rPr>
        <w:t>e</w:t>
      </w:r>
      <w:r w:rsidRPr="009E7B64">
        <w:rPr>
          <w:rFonts w:ascii="Trebuchet MS" w:hAnsi="Trebuchet MS"/>
        </w:rPr>
        <w:t xml:space="preserve"> license</w:t>
      </w:r>
      <w:r w:rsidR="00153096">
        <w:rPr>
          <w:rFonts w:ascii="Trebuchet MS" w:hAnsi="Trebuchet MS"/>
        </w:rPr>
        <w:t xml:space="preserve">, after removing the permanent license </w:t>
      </w:r>
      <w:r w:rsidRPr="009E7B64">
        <w:rPr>
          <w:rFonts w:ascii="Trebuchet MS" w:hAnsi="Trebuchet MS"/>
        </w:rPr>
        <w:t>it will check if the previous demo period is still available. If it is</w:t>
      </w:r>
      <w:r w:rsidR="006B4EFF">
        <w:rPr>
          <w:rFonts w:ascii="Trebuchet MS" w:hAnsi="Trebuchet MS"/>
        </w:rPr>
        <w:t xml:space="preserve"> available</w:t>
      </w:r>
      <w:r w:rsidRPr="009E7B64">
        <w:rPr>
          <w:rFonts w:ascii="Trebuchet MS" w:hAnsi="Trebuchet MS"/>
        </w:rPr>
        <w:t>, it will switch back to the demo period.</w:t>
      </w:r>
    </w:p>
    <w:p w14:paraId="4164825B" w14:textId="2E27FFBB" w:rsidR="005A3DD1" w:rsidRDefault="00EA0324" w:rsidP="00917E25">
      <w:pPr>
        <w:pStyle w:val="Heading2"/>
        <w:spacing w:line="276" w:lineRule="auto"/>
        <w:rPr>
          <w:rFonts w:ascii="Trebuchet MS" w:hAnsi="Trebuchet MS"/>
          <w:b/>
          <w:color w:val="auto"/>
          <w:sz w:val="24"/>
          <w:szCs w:val="24"/>
        </w:rPr>
      </w:pPr>
      <w:bookmarkStart w:id="703" w:name="_Toc176718790"/>
      <w:r w:rsidRPr="00E62C28">
        <w:rPr>
          <w:rFonts w:ascii="Trebuchet MS" w:hAnsi="Trebuchet MS"/>
          <w:b/>
          <w:color w:val="auto"/>
          <w:sz w:val="24"/>
          <w:szCs w:val="24"/>
        </w:rPr>
        <w:t>3.5</w:t>
      </w:r>
      <w:r w:rsidR="005A3DD1" w:rsidRPr="00E62C28">
        <w:rPr>
          <w:rFonts w:ascii="Trebuchet MS" w:hAnsi="Trebuchet MS"/>
          <w:b/>
          <w:color w:val="auto"/>
          <w:sz w:val="24"/>
          <w:szCs w:val="24"/>
        </w:rPr>
        <w:t xml:space="preserve"> Configuration Requirements</w:t>
      </w:r>
      <w:bookmarkEnd w:id="703"/>
    </w:p>
    <w:p w14:paraId="1A487437" w14:textId="07D14B1C" w:rsidR="00ED1729" w:rsidRDefault="00ED1729" w:rsidP="00DD2134">
      <w:pPr>
        <w:pStyle w:val="ListParagraph"/>
        <w:numPr>
          <w:ilvl w:val="0"/>
          <w:numId w:val="11"/>
        </w:numPr>
        <w:rPr>
          <w:rFonts w:ascii="Trebuchet MS" w:hAnsi="Trebuchet MS" w:cs="Arial"/>
        </w:rPr>
      </w:pPr>
      <w:r>
        <w:rPr>
          <w:rFonts w:ascii="Trebuchet MS" w:hAnsi="Trebuchet MS" w:cs="Arial"/>
        </w:rPr>
        <w:t>A new CLI command sh</w:t>
      </w:r>
      <w:r w:rsidR="002B533C">
        <w:rPr>
          <w:rFonts w:ascii="Trebuchet MS" w:hAnsi="Trebuchet MS" w:cs="Arial"/>
        </w:rPr>
        <w:t xml:space="preserve">ould </w:t>
      </w:r>
      <w:r w:rsidR="005432B3">
        <w:rPr>
          <w:rFonts w:ascii="Trebuchet MS" w:hAnsi="Trebuchet MS" w:cs="Arial"/>
        </w:rPr>
        <w:t xml:space="preserve">be introduced to configure </w:t>
      </w:r>
      <w:r w:rsidR="0046431F">
        <w:rPr>
          <w:rFonts w:ascii="Trebuchet MS" w:hAnsi="Trebuchet MS" w:cs="Arial"/>
        </w:rPr>
        <w:t xml:space="preserve">broker </w:t>
      </w:r>
      <w:r w:rsidR="002B533C">
        <w:rPr>
          <w:rFonts w:ascii="Trebuchet MS" w:hAnsi="Trebuchet MS" w:cs="Arial"/>
        </w:rPr>
        <w:t>for License</w:t>
      </w:r>
      <w:r w:rsidR="005432B3">
        <w:rPr>
          <w:rFonts w:ascii="Trebuchet MS" w:hAnsi="Trebuchet MS" w:cs="Arial"/>
        </w:rPr>
        <w:t xml:space="preserve"> Server (SILOS) </w:t>
      </w:r>
      <w:r w:rsidR="00CD6140">
        <w:rPr>
          <w:rFonts w:ascii="Trebuchet MS" w:hAnsi="Trebuchet MS" w:cs="Arial"/>
        </w:rPr>
        <w:t xml:space="preserve">with IP Address, port, VRF and admin state as inputs. </w:t>
      </w:r>
      <w:r w:rsidR="00DD5F42">
        <w:rPr>
          <w:rFonts w:ascii="Trebuchet MS" w:hAnsi="Trebuchet MS" w:cs="Arial"/>
        </w:rPr>
        <w:t>In the first release (89R03) only default VRF is supported.</w:t>
      </w:r>
    </w:p>
    <w:p w14:paraId="48F83966" w14:textId="09F3B79A" w:rsidR="0046431F" w:rsidRDefault="002B533C" w:rsidP="00DD2134">
      <w:pPr>
        <w:pStyle w:val="ListParagraph"/>
        <w:numPr>
          <w:ilvl w:val="0"/>
          <w:numId w:val="11"/>
        </w:numPr>
        <w:rPr>
          <w:rFonts w:ascii="Trebuchet MS" w:hAnsi="Trebuchet MS" w:cs="Arial"/>
        </w:rPr>
      </w:pPr>
      <w:r>
        <w:rPr>
          <w:rFonts w:ascii="Trebuchet MS" w:hAnsi="Trebuchet MS" w:cs="Arial"/>
        </w:rPr>
        <w:t xml:space="preserve">A new CLI command should be introduced to install the site or node licenses </w:t>
      </w:r>
      <w:r w:rsidR="0046341F">
        <w:rPr>
          <w:rFonts w:ascii="Trebuchet MS" w:hAnsi="Trebuchet MS" w:cs="Arial"/>
        </w:rPr>
        <w:t>(generated on the License Portal) on the License Server (SILOS)</w:t>
      </w:r>
      <w:r w:rsidR="00D352C8">
        <w:rPr>
          <w:rFonts w:ascii="Trebuchet MS" w:hAnsi="Trebuchet MS" w:cs="Arial"/>
        </w:rPr>
        <w:t xml:space="preserve"> based on the license key stored in a file or a key string as inputs.</w:t>
      </w:r>
    </w:p>
    <w:p w14:paraId="0E4718F8" w14:textId="3EEE15DC" w:rsidR="00D352C8" w:rsidRDefault="00E36CCC" w:rsidP="00DD2134">
      <w:pPr>
        <w:pStyle w:val="ListParagraph"/>
        <w:numPr>
          <w:ilvl w:val="0"/>
          <w:numId w:val="11"/>
        </w:numPr>
        <w:rPr>
          <w:rFonts w:ascii="Trebuchet MS" w:hAnsi="Trebuchet MS" w:cs="Arial"/>
        </w:rPr>
      </w:pPr>
      <w:r>
        <w:rPr>
          <w:rFonts w:ascii="Trebuchet MS" w:hAnsi="Trebuchet MS" w:cs="Arial"/>
        </w:rPr>
        <w:t xml:space="preserve">A new CLI command should be introduced to remove </w:t>
      </w:r>
      <w:r w:rsidR="009B55B1">
        <w:rPr>
          <w:rFonts w:ascii="Trebuchet MS" w:hAnsi="Trebuchet MS" w:cs="Arial"/>
        </w:rPr>
        <w:t>the licenses installed on a site or node based on Site Id, Node Id</w:t>
      </w:r>
      <w:r w:rsidR="00684F35">
        <w:rPr>
          <w:rFonts w:ascii="Trebuchet MS" w:hAnsi="Trebuchet MS" w:cs="Arial"/>
        </w:rPr>
        <w:t>, Node IP Address as inputs.</w:t>
      </w:r>
    </w:p>
    <w:p w14:paraId="1FF9E363" w14:textId="4237990E" w:rsidR="00684F35" w:rsidRDefault="00370C7C" w:rsidP="00DD2134">
      <w:pPr>
        <w:pStyle w:val="ListParagraph"/>
        <w:numPr>
          <w:ilvl w:val="0"/>
          <w:numId w:val="11"/>
        </w:numPr>
        <w:rPr>
          <w:rFonts w:ascii="Trebuchet MS" w:hAnsi="Trebuchet MS" w:cs="Arial"/>
        </w:rPr>
      </w:pPr>
      <w:r>
        <w:rPr>
          <w:rFonts w:ascii="Trebuchet MS" w:hAnsi="Trebuchet MS" w:cs="Arial"/>
        </w:rPr>
        <w:t xml:space="preserve">A new CLI show command should be introduced to display the status of </w:t>
      </w:r>
      <w:r w:rsidR="00370CF0">
        <w:rPr>
          <w:rFonts w:ascii="Trebuchet MS" w:hAnsi="Trebuchet MS" w:cs="Arial"/>
        </w:rPr>
        <w:t>License Server (SILOS)</w:t>
      </w:r>
      <w:r w:rsidR="007D7CA6">
        <w:rPr>
          <w:rFonts w:ascii="Trebuchet MS" w:hAnsi="Trebuchet MS" w:cs="Arial"/>
        </w:rPr>
        <w:t>.</w:t>
      </w:r>
    </w:p>
    <w:p w14:paraId="58431F7A" w14:textId="2C9017D6" w:rsidR="007D7CA6" w:rsidRDefault="007D7CA6" w:rsidP="00DD2134">
      <w:pPr>
        <w:pStyle w:val="ListParagraph"/>
        <w:numPr>
          <w:ilvl w:val="0"/>
          <w:numId w:val="11"/>
        </w:numPr>
        <w:rPr>
          <w:rFonts w:ascii="Trebuchet MS" w:hAnsi="Trebuchet MS" w:cs="Arial"/>
        </w:rPr>
      </w:pPr>
      <w:r>
        <w:rPr>
          <w:rFonts w:ascii="Trebuchet MS" w:hAnsi="Trebuchet MS" w:cs="Arial"/>
        </w:rPr>
        <w:t>A new CLI show command sh</w:t>
      </w:r>
      <w:r w:rsidR="00E772A3">
        <w:rPr>
          <w:rFonts w:ascii="Trebuchet MS" w:hAnsi="Trebuchet MS" w:cs="Arial"/>
        </w:rPr>
        <w:t>ould be introduced to display the Site or Node licenses installed on the License Server (SILOS).</w:t>
      </w:r>
    </w:p>
    <w:p w14:paraId="071A7508" w14:textId="4559BA6A" w:rsidR="00C1352E" w:rsidRDefault="00C1352E" w:rsidP="00DD2134">
      <w:pPr>
        <w:pStyle w:val="ListParagraph"/>
        <w:numPr>
          <w:ilvl w:val="0"/>
          <w:numId w:val="11"/>
        </w:numPr>
        <w:rPr>
          <w:rFonts w:ascii="Trebuchet MS" w:hAnsi="Trebuchet MS" w:cs="Arial"/>
        </w:rPr>
      </w:pPr>
      <w:r>
        <w:rPr>
          <w:rFonts w:ascii="Trebuchet MS" w:hAnsi="Trebuchet MS" w:cs="Arial"/>
        </w:rPr>
        <w:t>A new CLI show command should be introduced to disp</w:t>
      </w:r>
      <w:r w:rsidR="0087044C">
        <w:rPr>
          <w:rFonts w:ascii="Trebuchet MS" w:hAnsi="Trebuchet MS" w:cs="Arial"/>
        </w:rPr>
        <w:t>lay the Sites or Nodes connected to the License Server (SILOS).</w:t>
      </w:r>
    </w:p>
    <w:p w14:paraId="48358C3C" w14:textId="53241D70" w:rsidR="00B41366" w:rsidRPr="00D22336" w:rsidRDefault="00B41366" w:rsidP="00DD2134">
      <w:pPr>
        <w:pStyle w:val="ListParagraph"/>
        <w:numPr>
          <w:ilvl w:val="0"/>
          <w:numId w:val="11"/>
        </w:numPr>
        <w:rPr>
          <w:rFonts w:ascii="Trebuchet MS" w:hAnsi="Trebuchet MS" w:cs="Arial"/>
        </w:rPr>
      </w:pPr>
      <w:r>
        <w:rPr>
          <w:rFonts w:ascii="Trebuchet MS" w:hAnsi="Trebuchet MS" w:cs="Arial"/>
        </w:rPr>
        <w:t xml:space="preserve">A new CLI command should be introduced to configure the Switch License Client (SWLIC) </w:t>
      </w:r>
      <w:r w:rsidR="00D22336">
        <w:rPr>
          <w:rFonts w:ascii="Trebuchet MS" w:hAnsi="Trebuchet MS" w:cs="Arial"/>
        </w:rPr>
        <w:t xml:space="preserve">to </w:t>
      </w:r>
      <w:r w:rsidR="00D22336" w:rsidRPr="009916C8">
        <w:rPr>
          <w:rFonts w:ascii="Trebuchet MS" w:hAnsi="Trebuchet MS"/>
        </w:rPr>
        <w:t xml:space="preserve">set the </w:t>
      </w:r>
      <w:r w:rsidR="00D22336">
        <w:rPr>
          <w:rFonts w:ascii="Trebuchet MS" w:hAnsi="Trebuchet MS"/>
        </w:rPr>
        <w:t>License S</w:t>
      </w:r>
      <w:r w:rsidR="00D22336" w:rsidRPr="009916C8">
        <w:rPr>
          <w:rFonts w:ascii="Trebuchet MS" w:hAnsi="Trebuchet MS"/>
        </w:rPr>
        <w:t xml:space="preserve">erver </w:t>
      </w:r>
      <w:r w:rsidR="00D22336">
        <w:rPr>
          <w:rFonts w:ascii="Trebuchet MS" w:hAnsi="Trebuchet MS"/>
        </w:rPr>
        <w:t>IP Address</w:t>
      </w:r>
      <w:r w:rsidR="00D22336" w:rsidRPr="009916C8">
        <w:rPr>
          <w:rFonts w:ascii="Trebuchet MS" w:hAnsi="Trebuchet MS"/>
        </w:rPr>
        <w:t xml:space="preserve"> and port that can establish a connection to the MQTT broker.</w:t>
      </w:r>
    </w:p>
    <w:p w14:paraId="6E1F3270" w14:textId="4216CA60" w:rsidR="00D22336" w:rsidRDefault="000F300C" w:rsidP="00DD2134">
      <w:pPr>
        <w:pStyle w:val="ListParagraph"/>
        <w:numPr>
          <w:ilvl w:val="0"/>
          <w:numId w:val="11"/>
        </w:numPr>
        <w:rPr>
          <w:rFonts w:ascii="Trebuchet MS" w:hAnsi="Trebuchet MS" w:cs="Arial"/>
        </w:rPr>
      </w:pPr>
      <w:r>
        <w:rPr>
          <w:rFonts w:ascii="Trebuchet MS" w:hAnsi="Trebuchet MS" w:cs="Arial"/>
        </w:rPr>
        <w:t xml:space="preserve">A new CLI command should be introduced to </w:t>
      </w:r>
      <w:r w:rsidR="00395EE0">
        <w:rPr>
          <w:rFonts w:ascii="Trebuchet MS" w:hAnsi="Trebuchet MS" w:cs="Arial"/>
        </w:rPr>
        <w:t xml:space="preserve">remove the license </w:t>
      </w:r>
      <w:r w:rsidR="002047C1">
        <w:rPr>
          <w:rFonts w:ascii="Trebuchet MS" w:hAnsi="Trebuchet MS" w:cs="Arial"/>
        </w:rPr>
        <w:t>installed on the Switch License Client (SWLIC).</w:t>
      </w:r>
    </w:p>
    <w:p w14:paraId="6D32162F" w14:textId="445B9619" w:rsidR="002047C1" w:rsidRDefault="002047C1" w:rsidP="00DD2134">
      <w:pPr>
        <w:pStyle w:val="ListParagraph"/>
        <w:numPr>
          <w:ilvl w:val="0"/>
          <w:numId w:val="11"/>
        </w:numPr>
        <w:rPr>
          <w:rFonts w:ascii="Trebuchet MS" w:hAnsi="Trebuchet MS" w:cs="Arial"/>
        </w:rPr>
      </w:pPr>
      <w:r>
        <w:rPr>
          <w:rFonts w:ascii="Trebuchet MS" w:hAnsi="Trebuchet MS" w:cs="Arial"/>
        </w:rPr>
        <w:lastRenderedPageBreak/>
        <w:t>A new CLI show command should be introduced to display the configuration and status of the Switch License Client (SWLIC).</w:t>
      </w:r>
    </w:p>
    <w:p w14:paraId="0A0013EF" w14:textId="4D4C0FEF" w:rsidR="005A3DD1" w:rsidRDefault="00EA0324" w:rsidP="00917E25">
      <w:pPr>
        <w:pStyle w:val="Heading3"/>
        <w:spacing w:line="276" w:lineRule="auto"/>
        <w:rPr>
          <w:rFonts w:ascii="Trebuchet MS" w:hAnsi="Trebuchet MS"/>
          <w:b/>
          <w:color w:val="auto"/>
        </w:rPr>
      </w:pPr>
      <w:bookmarkStart w:id="704" w:name="_Toc176718791"/>
      <w:r w:rsidRPr="00E62C28">
        <w:rPr>
          <w:rFonts w:ascii="Trebuchet MS" w:hAnsi="Trebuchet MS"/>
          <w:b/>
          <w:color w:val="auto"/>
        </w:rPr>
        <w:t>3.5</w:t>
      </w:r>
      <w:r w:rsidR="005A3DD1" w:rsidRPr="00E62C28">
        <w:rPr>
          <w:rFonts w:ascii="Trebuchet MS" w:hAnsi="Trebuchet MS"/>
          <w:b/>
          <w:color w:val="auto"/>
        </w:rPr>
        <w:t>.1 SNMP Configuration</w:t>
      </w:r>
      <w:bookmarkEnd w:id="704"/>
    </w:p>
    <w:p w14:paraId="676303FD" w14:textId="3C79C39E" w:rsidR="00351E29" w:rsidRPr="0036577F" w:rsidRDefault="00F5477A" w:rsidP="00DD2134">
      <w:pPr>
        <w:pStyle w:val="ListParagraph"/>
        <w:numPr>
          <w:ilvl w:val="0"/>
          <w:numId w:val="12"/>
        </w:numPr>
        <w:rPr>
          <w:rFonts w:ascii="Trebuchet MS" w:hAnsi="Trebuchet MS" w:cs="Arial"/>
        </w:rPr>
      </w:pPr>
      <w:r w:rsidRPr="0036577F">
        <w:rPr>
          <w:rFonts w:ascii="Trebuchet MS" w:hAnsi="Trebuchet MS" w:cs="Arial"/>
        </w:rPr>
        <w:t xml:space="preserve">All new </w:t>
      </w:r>
      <w:r w:rsidR="0036577F" w:rsidRPr="0036577F">
        <w:rPr>
          <w:rFonts w:ascii="Trebuchet MS" w:hAnsi="Trebuchet MS" w:cs="Arial"/>
        </w:rPr>
        <w:t>License Server (SILOS) and License Client (SWLIC) config should be supported from SNMP interface.</w:t>
      </w:r>
    </w:p>
    <w:p w14:paraId="4301CAAE" w14:textId="5B22EC9C" w:rsidR="005A3DD1" w:rsidRDefault="00EA0324" w:rsidP="00917E25">
      <w:pPr>
        <w:pStyle w:val="Heading3"/>
        <w:spacing w:line="276" w:lineRule="auto"/>
        <w:rPr>
          <w:rFonts w:ascii="Trebuchet MS" w:hAnsi="Trebuchet MS"/>
          <w:b/>
          <w:color w:val="auto"/>
        </w:rPr>
      </w:pPr>
      <w:bookmarkStart w:id="705" w:name="_Toc176718792"/>
      <w:r w:rsidRPr="00E62C28">
        <w:rPr>
          <w:rFonts w:ascii="Trebuchet MS" w:hAnsi="Trebuchet MS"/>
          <w:b/>
          <w:color w:val="auto"/>
        </w:rPr>
        <w:t>3.5</w:t>
      </w:r>
      <w:r w:rsidR="005A3DD1" w:rsidRPr="00E62C28">
        <w:rPr>
          <w:rFonts w:ascii="Trebuchet MS" w:hAnsi="Trebuchet MS"/>
          <w:b/>
          <w:color w:val="auto"/>
        </w:rPr>
        <w:t>.2 Web Configuration</w:t>
      </w:r>
      <w:bookmarkEnd w:id="705"/>
    </w:p>
    <w:p w14:paraId="7EDC3E27" w14:textId="10880A65" w:rsidR="00D53B26" w:rsidRPr="0036577F" w:rsidRDefault="0036577F" w:rsidP="00DD2134">
      <w:pPr>
        <w:pStyle w:val="ListParagraph"/>
        <w:numPr>
          <w:ilvl w:val="0"/>
          <w:numId w:val="12"/>
        </w:numPr>
        <w:rPr>
          <w:rFonts w:ascii="Trebuchet MS" w:hAnsi="Trebuchet MS" w:cs="Arial"/>
        </w:rPr>
      </w:pPr>
      <w:r w:rsidRPr="0036577F">
        <w:rPr>
          <w:rFonts w:ascii="Trebuchet MS" w:hAnsi="Trebuchet MS" w:cs="Arial"/>
        </w:rPr>
        <w:t xml:space="preserve">All new License Server (SILOS) and License Client (SWLIC) config should be supported from </w:t>
      </w:r>
      <w:proofErr w:type="spellStart"/>
      <w:r w:rsidRPr="0036577F">
        <w:rPr>
          <w:rFonts w:ascii="Trebuchet MS" w:hAnsi="Trebuchet MS" w:cs="Arial"/>
        </w:rPr>
        <w:t>Webview</w:t>
      </w:r>
      <w:proofErr w:type="spellEnd"/>
      <w:r w:rsidRPr="0036577F">
        <w:rPr>
          <w:rFonts w:ascii="Trebuchet MS" w:hAnsi="Trebuchet MS" w:cs="Arial"/>
        </w:rPr>
        <w:t xml:space="preserve"> interface.</w:t>
      </w:r>
    </w:p>
    <w:p w14:paraId="65B0A2F6" w14:textId="179EDDA6" w:rsidR="005A3DD1" w:rsidRDefault="00EA0324" w:rsidP="00917E25">
      <w:pPr>
        <w:pStyle w:val="Heading3"/>
        <w:spacing w:line="276" w:lineRule="auto"/>
        <w:rPr>
          <w:rFonts w:ascii="Trebuchet MS" w:hAnsi="Trebuchet MS"/>
          <w:b/>
          <w:color w:val="auto"/>
        </w:rPr>
      </w:pPr>
      <w:bookmarkStart w:id="706" w:name="_Toc176718793"/>
      <w:r w:rsidRPr="00E62C28">
        <w:rPr>
          <w:rFonts w:ascii="Trebuchet MS" w:hAnsi="Trebuchet MS"/>
          <w:b/>
          <w:color w:val="auto"/>
        </w:rPr>
        <w:t>3.5</w:t>
      </w:r>
      <w:r w:rsidR="005A3DD1" w:rsidRPr="00E62C28">
        <w:rPr>
          <w:rFonts w:ascii="Trebuchet MS" w:hAnsi="Trebuchet MS"/>
          <w:b/>
          <w:color w:val="auto"/>
        </w:rPr>
        <w:t>.3 SNMP Traps</w:t>
      </w:r>
      <w:bookmarkEnd w:id="706"/>
    </w:p>
    <w:p w14:paraId="716445C6" w14:textId="0F3381E6" w:rsidR="00E9227F" w:rsidRPr="009954B9" w:rsidRDefault="00E9227F" w:rsidP="00DD2134">
      <w:pPr>
        <w:pStyle w:val="ListParagraph"/>
        <w:numPr>
          <w:ilvl w:val="0"/>
          <w:numId w:val="13"/>
        </w:numPr>
        <w:rPr>
          <w:rFonts w:ascii="Trebuchet MS" w:hAnsi="Trebuchet MS" w:cs="Arial"/>
        </w:rPr>
      </w:pPr>
      <w:r w:rsidRPr="009954B9">
        <w:rPr>
          <w:rFonts w:ascii="Trebuchet MS" w:hAnsi="Trebuchet MS" w:cs="Arial"/>
        </w:rPr>
        <w:t xml:space="preserve">On the License Client (SWLIC), </w:t>
      </w:r>
      <w:r w:rsidR="0069136D" w:rsidRPr="009954B9">
        <w:rPr>
          <w:rFonts w:ascii="Trebuchet MS" w:hAnsi="Trebuchet MS" w:cs="Arial"/>
        </w:rPr>
        <w:t>during the initial demo period (1</w:t>
      </w:r>
      <w:r w:rsidR="00F671C3">
        <w:rPr>
          <w:rFonts w:ascii="Trebuchet MS" w:hAnsi="Trebuchet MS" w:cs="Arial"/>
        </w:rPr>
        <w:t>5</w:t>
      </w:r>
      <w:r w:rsidR="0069136D" w:rsidRPr="009954B9">
        <w:rPr>
          <w:rFonts w:ascii="Trebuchet MS" w:hAnsi="Trebuchet MS" w:cs="Arial"/>
        </w:rPr>
        <w:t xml:space="preserve"> days) </w:t>
      </w:r>
      <w:r w:rsidR="000D1985" w:rsidRPr="009954B9">
        <w:rPr>
          <w:rFonts w:ascii="Trebuchet MS" w:hAnsi="Trebuchet MS" w:cs="Arial"/>
        </w:rPr>
        <w:t>the SWLIC</w:t>
      </w:r>
      <w:r w:rsidR="008A73B4" w:rsidRPr="009954B9">
        <w:rPr>
          <w:rFonts w:ascii="Trebuchet MS" w:hAnsi="Trebuchet MS" w:cs="Arial"/>
        </w:rPr>
        <w:t xml:space="preserve"> should</w:t>
      </w:r>
      <w:r w:rsidR="000D1985" w:rsidRPr="009954B9">
        <w:rPr>
          <w:rFonts w:ascii="Trebuchet MS" w:hAnsi="Trebuchet MS" w:cs="Arial"/>
        </w:rPr>
        <w:t xml:space="preserve"> monitor configuring the </w:t>
      </w:r>
      <w:r w:rsidR="00685F19" w:rsidRPr="009954B9">
        <w:rPr>
          <w:rFonts w:ascii="Trebuchet MS" w:hAnsi="Trebuchet MS" w:cs="Arial"/>
        </w:rPr>
        <w:t>connection</w:t>
      </w:r>
      <w:r w:rsidR="008A73B4" w:rsidRPr="009954B9">
        <w:rPr>
          <w:rFonts w:ascii="Trebuchet MS" w:hAnsi="Trebuchet MS" w:cs="Arial"/>
        </w:rPr>
        <w:t xml:space="preserve"> to License Server (SILOS) and if no License Server (SILOS) is configured or </w:t>
      </w:r>
      <w:r w:rsidR="00F3472B" w:rsidRPr="009954B9">
        <w:rPr>
          <w:rFonts w:ascii="Trebuchet MS" w:hAnsi="Trebuchet MS" w:cs="Arial"/>
        </w:rPr>
        <w:t>if the License Server (SILOS) is not reachable</w:t>
      </w:r>
      <w:r w:rsidR="00685F19" w:rsidRPr="009954B9">
        <w:rPr>
          <w:rFonts w:ascii="Trebuchet MS" w:hAnsi="Trebuchet MS" w:cs="Arial"/>
        </w:rPr>
        <w:t>,</w:t>
      </w:r>
      <w:r w:rsidR="00973EED" w:rsidRPr="009954B9">
        <w:rPr>
          <w:rFonts w:ascii="Trebuchet MS" w:hAnsi="Trebuchet MS" w:cs="Arial"/>
        </w:rPr>
        <w:t xml:space="preserve"> an SNMP trap should be raised periodically (every 24 hours) to alert the customer to configure the License Server (SILOS) and ensure the connectivity as well.</w:t>
      </w:r>
      <w:r w:rsidR="008A73B4" w:rsidRPr="009954B9">
        <w:rPr>
          <w:rFonts w:ascii="Trebuchet MS" w:hAnsi="Trebuchet MS" w:cs="Arial"/>
        </w:rPr>
        <w:t xml:space="preserve"> </w:t>
      </w:r>
    </w:p>
    <w:p w14:paraId="54F17723" w14:textId="32E36E30" w:rsidR="00011DED" w:rsidRPr="009954B9" w:rsidRDefault="00011DED" w:rsidP="00DD2134">
      <w:pPr>
        <w:pStyle w:val="ListParagraph"/>
        <w:numPr>
          <w:ilvl w:val="0"/>
          <w:numId w:val="13"/>
        </w:numPr>
        <w:rPr>
          <w:rFonts w:ascii="Trebuchet MS" w:hAnsi="Trebuchet MS" w:cs="Arial"/>
        </w:rPr>
      </w:pPr>
      <w:r w:rsidRPr="009954B9">
        <w:rPr>
          <w:rFonts w:ascii="Trebuchet MS" w:hAnsi="Trebuchet MS" w:cs="Arial"/>
        </w:rPr>
        <w:t>On the License Client (SWLIC), after connecting to License Server (SILOS)</w:t>
      </w:r>
      <w:r w:rsidR="006A656B" w:rsidRPr="009954B9">
        <w:rPr>
          <w:rFonts w:ascii="Trebuchet MS" w:hAnsi="Trebuchet MS" w:cs="Arial"/>
        </w:rPr>
        <w:t>, when the demo period is extended from 1</w:t>
      </w:r>
      <w:r w:rsidR="00F671C3">
        <w:rPr>
          <w:rFonts w:ascii="Trebuchet MS" w:hAnsi="Trebuchet MS" w:cs="Arial"/>
        </w:rPr>
        <w:t>5</w:t>
      </w:r>
      <w:r w:rsidR="006A656B" w:rsidRPr="009954B9">
        <w:rPr>
          <w:rFonts w:ascii="Trebuchet MS" w:hAnsi="Trebuchet MS" w:cs="Arial"/>
        </w:rPr>
        <w:t xml:space="preserve"> days to 30 days an SNMP trap should be raised.</w:t>
      </w:r>
    </w:p>
    <w:p w14:paraId="51F7C705" w14:textId="77777777" w:rsidR="0020375A" w:rsidRPr="009954B9" w:rsidRDefault="0020375A" w:rsidP="00DD2134">
      <w:pPr>
        <w:pStyle w:val="ListParagraph"/>
        <w:numPr>
          <w:ilvl w:val="0"/>
          <w:numId w:val="13"/>
        </w:numPr>
        <w:rPr>
          <w:rFonts w:ascii="Trebuchet MS" w:hAnsi="Trebuchet MS" w:cs="Arial"/>
        </w:rPr>
      </w:pPr>
      <w:r w:rsidRPr="009954B9">
        <w:rPr>
          <w:rFonts w:ascii="Trebuchet MS" w:hAnsi="Trebuchet MS" w:cs="Arial"/>
        </w:rPr>
        <w:t>On the License Client (SWLIC), after connecting to License Server (SILOS), if there is no license available in the License Server (SILOS) after expiry of (30 day) demo period when the MPLS feature is disabled an SNMP trap should be raised.</w:t>
      </w:r>
    </w:p>
    <w:p w14:paraId="3CAA6421" w14:textId="1052669B" w:rsidR="006F3F38" w:rsidRPr="009954B9" w:rsidRDefault="006F3F38" w:rsidP="00DD2134">
      <w:pPr>
        <w:pStyle w:val="ListParagraph"/>
        <w:numPr>
          <w:ilvl w:val="0"/>
          <w:numId w:val="13"/>
        </w:numPr>
        <w:rPr>
          <w:rFonts w:ascii="Trebuchet MS" w:hAnsi="Trebuchet MS" w:cs="Arial"/>
        </w:rPr>
      </w:pPr>
      <w:r w:rsidRPr="009954B9">
        <w:rPr>
          <w:rFonts w:ascii="Trebuchet MS" w:hAnsi="Trebuchet MS" w:cs="Arial"/>
        </w:rPr>
        <w:t xml:space="preserve">On the License Client (SWLIC), when </w:t>
      </w:r>
      <w:r w:rsidR="00AE1F6F" w:rsidRPr="009954B9">
        <w:rPr>
          <w:rFonts w:ascii="Trebuchet MS" w:hAnsi="Trebuchet MS" w:cs="Arial"/>
        </w:rPr>
        <w:t xml:space="preserve">the License Client receives the permanent Site or Node License from the License Server (SILOS) and </w:t>
      </w:r>
      <w:r w:rsidR="00C8612B" w:rsidRPr="009954B9">
        <w:rPr>
          <w:rFonts w:ascii="Trebuchet MS" w:hAnsi="Trebuchet MS" w:cs="Arial"/>
        </w:rPr>
        <w:t xml:space="preserve">after </w:t>
      </w:r>
      <w:r w:rsidR="00AE1F6F" w:rsidRPr="009954B9">
        <w:rPr>
          <w:rFonts w:ascii="Trebuchet MS" w:hAnsi="Trebuchet MS" w:cs="Arial"/>
        </w:rPr>
        <w:t xml:space="preserve">it </w:t>
      </w:r>
      <w:r w:rsidR="002B2C9E" w:rsidRPr="009954B9">
        <w:rPr>
          <w:rFonts w:ascii="Trebuchet MS" w:hAnsi="Trebuchet MS" w:cs="Arial"/>
        </w:rPr>
        <w:t>is installed on the License Client (SWLIC) switches an SNMP trap should be raised.</w:t>
      </w:r>
    </w:p>
    <w:p w14:paraId="5B598DB4" w14:textId="77777777" w:rsidR="00B664F5" w:rsidRPr="009954B9" w:rsidRDefault="00B664F5" w:rsidP="00DD2134">
      <w:pPr>
        <w:pStyle w:val="ListParagraph"/>
        <w:numPr>
          <w:ilvl w:val="0"/>
          <w:numId w:val="13"/>
        </w:numPr>
        <w:rPr>
          <w:rFonts w:ascii="Trebuchet MS" w:hAnsi="Trebuchet MS" w:cs="Arial"/>
        </w:rPr>
      </w:pPr>
      <w:r w:rsidRPr="009954B9">
        <w:rPr>
          <w:rFonts w:ascii="Trebuchet MS" w:hAnsi="Trebuchet MS" w:cs="Arial"/>
        </w:rPr>
        <w:t>On the License Server (SILOS), when the SWLIC periodically request SILOS for a license and if no Site or Node license is available an SNMP trap should be raised periodically (every 24 hours) to alert the customer to install the license on the License Server (SILOS). The same trap shall be raised for requesting License before and after the expiry of 30-day demo period.</w:t>
      </w:r>
    </w:p>
    <w:p w14:paraId="492EFFB1" w14:textId="15E484F5" w:rsidR="00AF4780" w:rsidRPr="009954B9" w:rsidRDefault="00BF71CB" w:rsidP="00DD2134">
      <w:pPr>
        <w:pStyle w:val="ListParagraph"/>
        <w:numPr>
          <w:ilvl w:val="0"/>
          <w:numId w:val="13"/>
        </w:numPr>
        <w:rPr>
          <w:rFonts w:ascii="Trebuchet MS" w:hAnsi="Trebuchet MS" w:cs="Arial"/>
        </w:rPr>
      </w:pPr>
      <w:r w:rsidRPr="009954B9">
        <w:rPr>
          <w:rFonts w:ascii="Trebuchet MS" w:hAnsi="Trebuchet MS" w:cs="Arial"/>
        </w:rPr>
        <w:t>On the License Server (SILOS)</w:t>
      </w:r>
      <w:r w:rsidR="00F15512" w:rsidRPr="009954B9">
        <w:rPr>
          <w:rFonts w:ascii="Trebuchet MS" w:hAnsi="Trebuchet MS" w:cs="Arial"/>
        </w:rPr>
        <w:t>,</w:t>
      </w:r>
      <w:r w:rsidRPr="009954B9">
        <w:rPr>
          <w:rFonts w:ascii="Trebuchet MS" w:hAnsi="Trebuchet MS" w:cs="Arial"/>
        </w:rPr>
        <w:t xml:space="preserve"> </w:t>
      </w:r>
      <w:r w:rsidR="00354D17" w:rsidRPr="009954B9">
        <w:rPr>
          <w:rFonts w:ascii="Trebuchet MS" w:hAnsi="Trebuchet MS" w:cs="Arial"/>
        </w:rPr>
        <w:t>when the unit that maps to the S</w:t>
      </w:r>
      <w:r w:rsidR="00F15512" w:rsidRPr="009954B9">
        <w:rPr>
          <w:rFonts w:ascii="Trebuchet MS" w:hAnsi="Trebuchet MS" w:cs="Arial"/>
        </w:rPr>
        <w:t xml:space="preserve">erial Number and MAC Address </w:t>
      </w:r>
      <w:r w:rsidR="00354D17" w:rsidRPr="009954B9">
        <w:rPr>
          <w:rFonts w:ascii="Trebuchet MS" w:hAnsi="Trebuchet MS" w:cs="Arial"/>
        </w:rPr>
        <w:t>leaves VC permanently</w:t>
      </w:r>
      <w:r w:rsidR="00BF58C6" w:rsidRPr="009954B9">
        <w:rPr>
          <w:rFonts w:ascii="Trebuchet MS" w:hAnsi="Trebuchet MS" w:cs="Arial"/>
        </w:rPr>
        <w:t xml:space="preserve"> </w:t>
      </w:r>
      <w:r w:rsidR="00AF4780" w:rsidRPr="009954B9">
        <w:rPr>
          <w:rFonts w:ascii="Trebuchet MS" w:hAnsi="Trebuchet MS" w:cs="Arial"/>
        </w:rPr>
        <w:t>an SNMP</w:t>
      </w:r>
      <w:r w:rsidR="00BF58C6" w:rsidRPr="009954B9">
        <w:rPr>
          <w:rFonts w:ascii="Trebuchet MS" w:hAnsi="Trebuchet MS" w:cs="Arial"/>
        </w:rPr>
        <w:t xml:space="preserve"> trap </w:t>
      </w:r>
      <w:r w:rsidR="00AF4780" w:rsidRPr="009954B9">
        <w:rPr>
          <w:rFonts w:ascii="Trebuchet MS" w:hAnsi="Trebuchet MS" w:cs="Arial"/>
        </w:rPr>
        <w:t>should</w:t>
      </w:r>
      <w:r w:rsidR="00BF58C6" w:rsidRPr="009954B9">
        <w:rPr>
          <w:rFonts w:ascii="Trebuchet MS" w:hAnsi="Trebuchet MS" w:cs="Arial"/>
        </w:rPr>
        <w:t xml:space="preserve"> be raised with the reason for </w:t>
      </w:r>
      <w:r w:rsidR="00E10F0E" w:rsidRPr="009954B9">
        <w:rPr>
          <w:rFonts w:ascii="Trebuchet MS" w:hAnsi="Trebuchet MS" w:cs="Arial"/>
        </w:rPr>
        <w:t>disable the license feature on the License Client</w:t>
      </w:r>
      <w:r w:rsidR="009954B9">
        <w:rPr>
          <w:rFonts w:ascii="Trebuchet MS" w:hAnsi="Trebuchet MS" w:cs="Arial"/>
        </w:rPr>
        <w:t xml:space="preserve"> </w:t>
      </w:r>
      <w:r w:rsidR="00E10F0E" w:rsidRPr="009954B9">
        <w:rPr>
          <w:rFonts w:ascii="Trebuchet MS" w:hAnsi="Trebuchet MS" w:cs="Arial"/>
        </w:rPr>
        <w:t>(SWLIC).</w:t>
      </w:r>
    </w:p>
    <w:p w14:paraId="7AAE6EE3" w14:textId="5AF2A76F" w:rsidR="006D56E9" w:rsidRDefault="005A3DD1" w:rsidP="00917E25">
      <w:pPr>
        <w:pStyle w:val="Heading2"/>
        <w:spacing w:line="276" w:lineRule="auto"/>
        <w:rPr>
          <w:rFonts w:ascii="Trebuchet MS" w:hAnsi="Trebuchet MS"/>
          <w:b/>
          <w:color w:val="auto"/>
          <w:sz w:val="24"/>
          <w:szCs w:val="24"/>
        </w:rPr>
      </w:pPr>
      <w:bookmarkStart w:id="707" w:name="_Toc176718794"/>
      <w:r w:rsidRPr="00E62C28">
        <w:rPr>
          <w:rFonts w:ascii="Trebuchet MS" w:hAnsi="Trebuchet MS"/>
          <w:b/>
          <w:color w:val="auto"/>
          <w:sz w:val="24"/>
          <w:szCs w:val="24"/>
        </w:rPr>
        <w:t>3</w:t>
      </w:r>
      <w:r w:rsidR="00EA0324" w:rsidRPr="00E62C28">
        <w:rPr>
          <w:rFonts w:ascii="Trebuchet MS" w:hAnsi="Trebuchet MS"/>
          <w:b/>
          <w:color w:val="auto"/>
          <w:sz w:val="24"/>
          <w:szCs w:val="24"/>
        </w:rPr>
        <w:t>.6</w:t>
      </w:r>
      <w:r w:rsidRPr="00E62C28">
        <w:rPr>
          <w:rFonts w:ascii="Trebuchet MS" w:hAnsi="Trebuchet MS"/>
          <w:b/>
          <w:color w:val="auto"/>
          <w:sz w:val="24"/>
          <w:szCs w:val="24"/>
        </w:rPr>
        <w:t xml:space="preserve"> Virtual Chassis Support</w:t>
      </w:r>
      <w:bookmarkEnd w:id="707"/>
    </w:p>
    <w:p w14:paraId="27DE49B5" w14:textId="70B2BA5D" w:rsidR="00D53B26" w:rsidRPr="00400CF9" w:rsidRDefault="001C318F" w:rsidP="00DD2134">
      <w:pPr>
        <w:pStyle w:val="ListParagraph"/>
        <w:numPr>
          <w:ilvl w:val="0"/>
          <w:numId w:val="14"/>
        </w:numPr>
      </w:pPr>
      <w:r>
        <w:rPr>
          <w:rFonts w:ascii="Trebuchet MS" w:hAnsi="Trebuchet MS"/>
        </w:rPr>
        <w:t xml:space="preserve">The VC Master on the License Server (SILOS) </w:t>
      </w:r>
      <w:r w:rsidR="00B62F29">
        <w:rPr>
          <w:rFonts w:ascii="Trebuchet MS" w:hAnsi="Trebuchet MS"/>
        </w:rPr>
        <w:t>should sync its local database to all Slave units</w:t>
      </w:r>
      <w:r w:rsidR="00511945">
        <w:rPr>
          <w:rFonts w:ascii="Trebuchet MS" w:hAnsi="Trebuchet MS"/>
        </w:rPr>
        <w:t xml:space="preserve">, also when the database is updated. The database is updated </w:t>
      </w:r>
      <w:r w:rsidR="00400CF9">
        <w:rPr>
          <w:rFonts w:ascii="Trebuchet MS" w:hAnsi="Trebuchet MS"/>
        </w:rPr>
        <w:t xml:space="preserve">for the cases </w:t>
      </w:r>
      <w:r w:rsidR="007A1312">
        <w:rPr>
          <w:rFonts w:ascii="Trebuchet MS" w:hAnsi="Trebuchet MS"/>
        </w:rPr>
        <w:t>below: -</w:t>
      </w:r>
    </w:p>
    <w:p w14:paraId="7E6968A0" w14:textId="295134C7" w:rsidR="00400CF9" w:rsidRPr="00F22322" w:rsidRDefault="00400CF9" w:rsidP="00DD2134">
      <w:pPr>
        <w:pStyle w:val="ListParagraph"/>
        <w:numPr>
          <w:ilvl w:val="0"/>
          <w:numId w:val="17"/>
        </w:numPr>
      </w:pPr>
      <w:r>
        <w:rPr>
          <w:rFonts w:ascii="Trebuchet MS" w:hAnsi="Trebuchet MS"/>
        </w:rPr>
        <w:t xml:space="preserve">Change of information related to broker such as </w:t>
      </w:r>
      <w:r w:rsidR="00F22322">
        <w:rPr>
          <w:rFonts w:ascii="Trebuchet MS" w:hAnsi="Trebuchet MS"/>
        </w:rPr>
        <w:t>broker IP Address, broker port etc.</w:t>
      </w:r>
    </w:p>
    <w:p w14:paraId="7DCA8AD5" w14:textId="06F050F1" w:rsidR="00F22322" w:rsidRPr="00D05E44" w:rsidRDefault="00F22322" w:rsidP="00DD2134">
      <w:pPr>
        <w:pStyle w:val="ListParagraph"/>
        <w:numPr>
          <w:ilvl w:val="0"/>
          <w:numId w:val="17"/>
        </w:numPr>
      </w:pPr>
      <w:r>
        <w:rPr>
          <w:rFonts w:ascii="Trebuchet MS" w:hAnsi="Trebuchet MS"/>
        </w:rPr>
        <w:t>New Site or Node registers to the License Server (SILOS)</w:t>
      </w:r>
      <w:r w:rsidR="00D05E44">
        <w:rPr>
          <w:rFonts w:ascii="Trebuchet MS" w:hAnsi="Trebuchet MS"/>
        </w:rPr>
        <w:t>, also when the Site or Node updates its information.</w:t>
      </w:r>
    </w:p>
    <w:p w14:paraId="7DEFA820" w14:textId="0E56DDEA" w:rsidR="00DE2EC2" w:rsidRPr="007A1312" w:rsidRDefault="007A1312" w:rsidP="00DD2134">
      <w:pPr>
        <w:pStyle w:val="ListParagraph"/>
        <w:numPr>
          <w:ilvl w:val="0"/>
          <w:numId w:val="17"/>
        </w:numPr>
        <w:rPr>
          <w:rFonts w:ascii="Trebuchet MS" w:hAnsi="Trebuchet MS"/>
        </w:rPr>
      </w:pPr>
      <w:r w:rsidRPr="007A1312">
        <w:rPr>
          <w:rFonts w:ascii="Trebuchet MS" w:hAnsi="Trebuchet MS"/>
        </w:rPr>
        <w:lastRenderedPageBreak/>
        <w:t>New Site or Node license is installed on the License Server (SILOS)</w:t>
      </w:r>
    </w:p>
    <w:p w14:paraId="4815E0A5" w14:textId="7A03C6D4" w:rsidR="00D05E44" w:rsidRPr="00DE2EC2" w:rsidRDefault="00DE2EC2" w:rsidP="00DD2134">
      <w:pPr>
        <w:pStyle w:val="ListParagraph"/>
        <w:numPr>
          <w:ilvl w:val="0"/>
          <w:numId w:val="17"/>
        </w:numPr>
      </w:pPr>
      <w:r>
        <w:rPr>
          <w:rFonts w:ascii="Trebuchet MS" w:hAnsi="Trebuchet MS"/>
        </w:rPr>
        <w:t>License Server (SILOS) removes the Site or Node from its License Management.</w:t>
      </w:r>
    </w:p>
    <w:p w14:paraId="44E24D63" w14:textId="5D1451D9" w:rsidR="00F47594" w:rsidRPr="0070450A" w:rsidRDefault="00F47594" w:rsidP="00DD2134">
      <w:pPr>
        <w:pStyle w:val="ListParagraph"/>
        <w:numPr>
          <w:ilvl w:val="0"/>
          <w:numId w:val="14"/>
        </w:numPr>
        <w:rPr>
          <w:rFonts w:ascii="Trebuchet MS" w:hAnsi="Trebuchet MS"/>
        </w:rPr>
      </w:pPr>
      <w:r>
        <w:rPr>
          <w:rFonts w:ascii="Trebuchet MS" w:hAnsi="Trebuchet MS"/>
        </w:rPr>
        <w:t xml:space="preserve">On the License Server (SILOS), when a new Slave </w:t>
      </w:r>
      <w:r w:rsidR="00800B5D">
        <w:rPr>
          <w:rFonts w:ascii="Trebuchet MS" w:hAnsi="Trebuchet MS"/>
        </w:rPr>
        <w:t>unit joins</w:t>
      </w:r>
      <w:r>
        <w:rPr>
          <w:rFonts w:ascii="Trebuchet MS" w:hAnsi="Trebuchet MS"/>
        </w:rPr>
        <w:t xml:space="preserve"> the </w:t>
      </w:r>
      <w:r w:rsidR="00CE1978">
        <w:rPr>
          <w:rFonts w:ascii="Trebuchet MS" w:hAnsi="Trebuchet MS"/>
        </w:rPr>
        <w:t>VC,</w:t>
      </w:r>
      <w:r>
        <w:rPr>
          <w:rFonts w:ascii="Trebuchet MS" w:hAnsi="Trebuchet MS"/>
        </w:rPr>
        <w:t xml:space="preserve"> the VC Master should sync its local database to the new Slave unit that just joined the VC.</w:t>
      </w:r>
    </w:p>
    <w:p w14:paraId="56C260AE" w14:textId="3929DB0B" w:rsidR="00DE2EC2" w:rsidRDefault="00BC42FA" w:rsidP="00DD2134">
      <w:pPr>
        <w:pStyle w:val="ListParagraph"/>
        <w:numPr>
          <w:ilvl w:val="0"/>
          <w:numId w:val="14"/>
        </w:numPr>
        <w:rPr>
          <w:rFonts w:ascii="Trebuchet MS" w:hAnsi="Trebuchet MS"/>
        </w:rPr>
      </w:pPr>
      <w:r w:rsidRPr="0070450A">
        <w:rPr>
          <w:rFonts w:ascii="Trebuchet MS" w:hAnsi="Trebuchet MS"/>
        </w:rPr>
        <w:t xml:space="preserve">On the License Server (SILOS), a Site or Node License should be allowed to </w:t>
      </w:r>
      <w:r w:rsidR="0070450A" w:rsidRPr="0070450A">
        <w:rPr>
          <w:rFonts w:ascii="Trebuchet MS" w:hAnsi="Trebuchet MS"/>
        </w:rPr>
        <w:t>be installed</w:t>
      </w:r>
      <w:r w:rsidRPr="0070450A">
        <w:rPr>
          <w:rFonts w:ascii="Trebuchet MS" w:hAnsi="Trebuchet MS"/>
        </w:rPr>
        <w:t xml:space="preserve"> </w:t>
      </w:r>
      <w:r w:rsidR="0070450A" w:rsidRPr="0070450A">
        <w:rPr>
          <w:rFonts w:ascii="Trebuchet MS" w:hAnsi="Trebuchet MS"/>
        </w:rPr>
        <w:t>only if it meets the condition of MAC Address and Serial Number matches to any 1 unit either Master or Slave units.</w:t>
      </w:r>
    </w:p>
    <w:p w14:paraId="57FFE80D" w14:textId="2D413336" w:rsidR="002142F9" w:rsidRDefault="000A6EB2" w:rsidP="00DD2134">
      <w:pPr>
        <w:pStyle w:val="ListParagraph"/>
        <w:numPr>
          <w:ilvl w:val="0"/>
          <w:numId w:val="14"/>
        </w:numPr>
        <w:rPr>
          <w:rFonts w:ascii="Trebuchet MS" w:hAnsi="Trebuchet MS"/>
        </w:rPr>
      </w:pPr>
      <w:r>
        <w:rPr>
          <w:rFonts w:ascii="Trebuchet MS" w:hAnsi="Trebuchet MS"/>
        </w:rPr>
        <w:t xml:space="preserve">On the License Server (SILOS), if a unit leaves the VC </w:t>
      </w:r>
      <w:r w:rsidR="00626940">
        <w:rPr>
          <w:rFonts w:ascii="Trebuchet MS" w:hAnsi="Trebuchet MS"/>
        </w:rPr>
        <w:t>an audit should be performed to check if the installed licenses are still valid</w:t>
      </w:r>
      <w:r w:rsidR="006965E7">
        <w:rPr>
          <w:rFonts w:ascii="Trebuchet MS" w:hAnsi="Trebuchet MS"/>
        </w:rPr>
        <w:t>. I</w:t>
      </w:r>
      <w:r w:rsidR="009A5CF3">
        <w:rPr>
          <w:rFonts w:ascii="Trebuchet MS" w:hAnsi="Trebuchet MS"/>
        </w:rPr>
        <w:t xml:space="preserve">f the unit that maps to the Site or Node license installed leaves the VC permanently </w:t>
      </w:r>
      <w:r w:rsidR="009A5CF3" w:rsidRPr="00F075B7">
        <w:rPr>
          <w:rFonts w:ascii="Trebuchet MS" w:hAnsi="Trebuchet MS"/>
        </w:rPr>
        <w:t>(</w:t>
      </w:r>
      <w:r w:rsidR="00CF61EE" w:rsidRPr="00F075B7">
        <w:rPr>
          <w:rFonts w:ascii="Trebuchet MS" w:hAnsi="Trebuchet MS"/>
        </w:rPr>
        <w:t xml:space="preserve">more than </w:t>
      </w:r>
      <w:r w:rsidR="002C187C" w:rsidRPr="00F075B7">
        <w:rPr>
          <w:rFonts w:ascii="Trebuchet MS" w:hAnsi="Trebuchet MS"/>
        </w:rPr>
        <w:t>15 days</w:t>
      </w:r>
      <w:r w:rsidR="00CF61EE" w:rsidRPr="00F075B7">
        <w:rPr>
          <w:rFonts w:ascii="Trebuchet MS" w:hAnsi="Trebuchet MS"/>
        </w:rPr>
        <w:t>)</w:t>
      </w:r>
      <w:r w:rsidR="009F08C2" w:rsidRPr="00F075B7">
        <w:rPr>
          <w:rFonts w:ascii="Trebuchet MS" w:hAnsi="Trebuchet MS"/>
        </w:rPr>
        <w:t>,</w:t>
      </w:r>
      <w:r w:rsidR="00CF61EE">
        <w:rPr>
          <w:rFonts w:ascii="Trebuchet MS" w:hAnsi="Trebuchet MS"/>
        </w:rPr>
        <w:t xml:space="preserve"> </w:t>
      </w:r>
      <w:r w:rsidR="006965E7">
        <w:rPr>
          <w:rFonts w:ascii="Trebuchet MS" w:hAnsi="Trebuchet MS"/>
        </w:rPr>
        <w:t xml:space="preserve">the VC Master </w:t>
      </w:r>
      <w:r w:rsidR="00C936E9">
        <w:rPr>
          <w:rFonts w:ascii="Trebuchet MS" w:hAnsi="Trebuchet MS"/>
        </w:rPr>
        <w:t xml:space="preserve">should send a message to </w:t>
      </w:r>
      <w:r w:rsidR="006A3180">
        <w:rPr>
          <w:rFonts w:ascii="Trebuchet MS" w:hAnsi="Trebuchet MS"/>
        </w:rPr>
        <w:t xml:space="preserve">all nodes </w:t>
      </w:r>
      <w:r w:rsidR="00A77FCD">
        <w:rPr>
          <w:rFonts w:ascii="Trebuchet MS" w:hAnsi="Trebuchet MS"/>
        </w:rPr>
        <w:t xml:space="preserve">or sites </w:t>
      </w:r>
      <w:r w:rsidR="005568E8">
        <w:rPr>
          <w:rFonts w:ascii="Trebuchet MS" w:hAnsi="Trebuchet MS"/>
        </w:rPr>
        <w:t xml:space="preserve">using that license to disable the connection to </w:t>
      </w:r>
      <w:r w:rsidR="00CE1978">
        <w:rPr>
          <w:rFonts w:ascii="Trebuchet MS" w:hAnsi="Trebuchet MS"/>
        </w:rPr>
        <w:t>the License Server (SILOS).</w:t>
      </w:r>
      <w:r w:rsidR="00862DE5">
        <w:rPr>
          <w:rFonts w:ascii="Trebuchet MS" w:hAnsi="Trebuchet MS"/>
        </w:rPr>
        <w:t xml:space="preserve"> </w:t>
      </w:r>
      <w:r w:rsidR="00E46312">
        <w:rPr>
          <w:rFonts w:ascii="Trebuchet MS" w:hAnsi="Trebuchet MS"/>
        </w:rPr>
        <w:t xml:space="preserve">The VC Master </w:t>
      </w:r>
      <w:r w:rsidR="00AC421D">
        <w:rPr>
          <w:rFonts w:ascii="Trebuchet MS" w:hAnsi="Trebuchet MS"/>
        </w:rPr>
        <w:t xml:space="preserve">should </w:t>
      </w:r>
      <w:r w:rsidR="00E65E58">
        <w:rPr>
          <w:rFonts w:ascii="Trebuchet MS" w:hAnsi="Trebuchet MS"/>
        </w:rPr>
        <w:t xml:space="preserve">temporarily block </w:t>
      </w:r>
      <w:r w:rsidR="00AC421D">
        <w:rPr>
          <w:rFonts w:ascii="Trebuchet MS" w:hAnsi="Trebuchet MS"/>
        </w:rPr>
        <w:t xml:space="preserve">any new connection from a Site or Node until a valid license </w:t>
      </w:r>
      <w:r w:rsidR="003A6D52">
        <w:rPr>
          <w:rFonts w:ascii="Trebuchet MS" w:hAnsi="Trebuchet MS"/>
        </w:rPr>
        <w:t>(generated based on any unit’s SN or MAC address) is installed on the License Server (SILOS).</w:t>
      </w:r>
    </w:p>
    <w:p w14:paraId="3E86E385" w14:textId="03260F52" w:rsidR="000A6EB2" w:rsidRDefault="00C0569D" w:rsidP="00DD2134">
      <w:pPr>
        <w:pStyle w:val="ListParagraph"/>
        <w:numPr>
          <w:ilvl w:val="0"/>
          <w:numId w:val="18"/>
        </w:numPr>
        <w:rPr>
          <w:rFonts w:ascii="Trebuchet MS" w:hAnsi="Trebuchet MS"/>
        </w:rPr>
      </w:pPr>
      <w:r>
        <w:rPr>
          <w:rFonts w:ascii="Trebuchet MS" w:hAnsi="Trebuchet MS"/>
        </w:rPr>
        <w:t>The VC Master on the License Client (SWLIC) should register and update with the i</w:t>
      </w:r>
      <w:r w:rsidR="006F2275">
        <w:rPr>
          <w:rFonts w:ascii="Trebuchet MS" w:hAnsi="Trebuchet MS"/>
        </w:rPr>
        <w:t xml:space="preserve">nformation of all units in VC to the License Server (SILOS). The information includes </w:t>
      </w:r>
      <w:r w:rsidR="00376A8B">
        <w:rPr>
          <w:rFonts w:ascii="Trebuchet MS" w:hAnsi="Trebuchet MS"/>
        </w:rPr>
        <w:t xml:space="preserve">Serial Number, MAC address, </w:t>
      </w:r>
      <w:r w:rsidR="00AF0FE7">
        <w:rPr>
          <w:rFonts w:ascii="Trebuchet MS" w:hAnsi="Trebuchet MS"/>
        </w:rPr>
        <w:t>installed licenses, licensed feature state etc.</w:t>
      </w:r>
    </w:p>
    <w:p w14:paraId="69D367B7" w14:textId="5BA8CE15" w:rsidR="00AF0FE7" w:rsidRDefault="00AF0FE7" w:rsidP="00DD2134">
      <w:pPr>
        <w:pStyle w:val="ListParagraph"/>
        <w:numPr>
          <w:ilvl w:val="0"/>
          <w:numId w:val="18"/>
        </w:numPr>
        <w:rPr>
          <w:rFonts w:ascii="Trebuchet MS" w:hAnsi="Trebuchet MS"/>
        </w:rPr>
      </w:pPr>
      <w:r>
        <w:rPr>
          <w:rFonts w:ascii="Trebuchet MS" w:hAnsi="Trebuchet MS"/>
        </w:rPr>
        <w:t xml:space="preserve">The VC Master on the License Client (SWLIC) </w:t>
      </w:r>
      <w:r w:rsidR="00FB62D0">
        <w:rPr>
          <w:rFonts w:ascii="Trebuchet MS" w:hAnsi="Trebuchet MS"/>
        </w:rPr>
        <w:t>should be responsible</w:t>
      </w:r>
      <w:r>
        <w:rPr>
          <w:rFonts w:ascii="Trebuchet MS" w:hAnsi="Trebuchet MS"/>
        </w:rPr>
        <w:t xml:space="preserve"> for </w:t>
      </w:r>
      <w:r w:rsidR="001043F9">
        <w:rPr>
          <w:rFonts w:ascii="Trebuchet MS" w:hAnsi="Trebuchet MS"/>
        </w:rPr>
        <w:t>managing the demo licenses, if the demo license on the VC Master expires, demo license should be disabled on all VC units as well as the MPLS feature needs to be disabled on all VC units.</w:t>
      </w:r>
    </w:p>
    <w:p w14:paraId="1B761CE1" w14:textId="77A4A916" w:rsidR="00FB62D0" w:rsidRDefault="006464FF" w:rsidP="00DD2134">
      <w:pPr>
        <w:pStyle w:val="ListParagraph"/>
        <w:numPr>
          <w:ilvl w:val="0"/>
          <w:numId w:val="18"/>
        </w:numPr>
        <w:spacing w:before="100" w:beforeAutospacing="1" w:after="120" w:line="240" w:lineRule="auto"/>
        <w:contextualSpacing w:val="0"/>
        <w:rPr>
          <w:rFonts w:ascii="Trebuchet MS" w:hAnsi="Trebuchet MS"/>
          <w:sz w:val="24"/>
          <w:szCs w:val="24"/>
        </w:rPr>
      </w:pPr>
      <w:r>
        <w:rPr>
          <w:rFonts w:ascii="Trebuchet MS" w:hAnsi="Trebuchet MS"/>
          <w:sz w:val="24"/>
          <w:szCs w:val="24"/>
        </w:rPr>
        <w:t xml:space="preserve">When </w:t>
      </w:r>
      <w:r w:rsidR="00FB62D0" w:rsidRPr="004F03B4">
        <w:rPr>
          <w:rFonts w:ascii="Trebuchet MS" w:hAnsi="Trebuchet MS"/>
          <w:sz w:val="24"/>
          <w:szCs w:val="24"/>
        </w:rPr>
        <w:t xml:space="preserve">receiving the Permanent license from </w:t>
      </w:r>
      <w:r w:rsidR="00FB62D0">
        <w:rPr>
          <w:rFonts w:ascii="Trebuchet MS" w:hAnsi="Trebuchet MS"/>
          <w:sz w:val="24"/>
          <w:szCs w:val="24"/>
        </w:rPr>
        <w:t>License Server (</w:t>
      </w:r>
      <w:r w:rsidR="00FB62D0" w:rsidRPr="004F03B4">
        <w:rPr>
          <w:rFonts w:ascii="Trebuchet MS" w:hAnsi="Trebuchet MS"/>
          <w:sz w:val="24"/>
          <w:szCs w:val="24"/>
        </w:rPr>
        <w:t>SILOS</w:t>
      </w:r>
      <w:r w:rsidR="00FB62D0">
        <w:rPr>
          <w:rFonts w:ascii="Trebuchet MS" w:hAnsi="Trebuchet MS"/>
          <w:sz w:val="24"/>
          <w:szCs w:val="24"/>
        </w:rPr>
        <w:t>)</w:t>
      </w:r>
      <w:r w:rsidR="00FB62D0" w:rsidRPr="004F03B4">
        <w:rPr>
          <w:rFonts w:ascii="Trebuchet MS" w:hAnsi="Trebuchet MS"/>
          <w:sz w:val="24"/>
          <w:szCs w:val="24"/>
        </w:rPr>
        <w:t xml:space="preserve">, the </w:t>
      </w:r>
      <w:r w:rsidR="00FB62D0">
        <w:rPr>
          <w:rFonts w:ascii="Trebuchet MS" w:hAnsi="Trebuchet MS"/>
          <w:sz w:val="24"/>
          <w:szCs w:val="24"/>
        </w:rPr>
        <w:t>VC M</w:t>
      </w:r>
      <w:r w:rsidR="00FB62D0" w:rsidRPr="004F03B4">
        <w:rPr>
          <w:rFonts w:ascii="Trebuchet MS" w:hAnsi="Trebuchet MS"/>
          <w:sz w:val="24"/>
          <w:szCs w:val="24"/>
        </w:rPr>
        <w:t xml:space="preserve">aster </w:t>
      </w:r>
      <w:r w:rsidR="00FB62D0">
        <w:rPr>
          <w:rFonts w:ascii="Trebuchet MS" w:hAnsi="Trebuchet MS"/>
          <w:sz w:val="24"/>
          <w:szCs w:val="24"/>
        </w:rPr>
        <w:t>should inform a</w:t>
      </w:r>
      <w:r w:rsidR="00FB62D0" w:rsidRPr="004F03B4">
        <w:rPr>
          <w:rFonts w:ascii="Trebuchet MS" w:hAnsi="Trebuchet MS"/>
          <w:sz w:val="24"/>
          <w:szCs w:val="24"/>
        </w:rPr>
        <w:t xml:space="preserve">ll units </w:t>
      </w:r>
      <w:r w:rsidR="00FB62D0">
        <w:rPr>
          <w:rFonts w:ascii="Trebuchet MS" w:hAnsi="Trebuchet MS"/>
          <w:sz w:val="24"/>
          <w:szCs w:val="24"/>
        </w:rPr>
        <w:t xml:space="preserve">to </w:t>
      </w:r>
      <w:r w:rsidR="00FB62D0" w:rsidRPr="004F03B4">
        <w:rPr>
          <w:rFonts w:ascii="Trebuchet MS" w:hAnsi="Trebuchet MS"/>
          <w:sz w:val="24"/>
          <w:szCs w:val="24"/>
        </w:rPr>
        <w:t xml:space="preserve">enable feature bit in EEPROM and sending IPC message </w:t>
      </w:r>
      <w:r w:rsidR="00C57F9C">
        <w:rPr>
          <w:rFonts w:ascii="Trebuchet MS" w:hAnsi="Trebuchet MS"/>
          <w:sz w:val="24"/>
          <w:szCs w:val="24"/>
        </w:rPr>
        <w:t xml:space="preserve">MPLS CMM </w:t>
      </w:r>
      <w:r w:rsidR="00FB62D0" w:rsidRPr="004F03B4">
        <w:rPr>
          <w:rFonts w:ascii="Trebuchet MS" w:hAnsi="Trebuchet MS"/>
          <w:sz w:val="24"/>
          <w:szCs w:val="24"/>
        </w:rPr>
        <w:t xml:space="preserve">to enable the </w:t>
      </w:r>
      <w:r w:rsidR="00C57F9C">
        <w:rPr>
          <w:rFonts w:ascii="Trebuchet MS" w:hAnsi="Trebuchet MS"/>
          <w:sz w:val="24"/>
          <w:szCs w:val="24"/>
        </w:rPr>
        <w:t xml:space="preserve">MPLS </w:t>
      </w:r>
      <w:r w:rsidR="00FB62D0" w:rsidRPr="004F03B4">
        <w:rPr>
          <w:rFonts w:ascii="Trebuchet MS" w:hAnsi="Trebuchet MS"/>
          <w:sz w:val="24"/>
          <w:szCs w:val="24"/>
        </w:rPr>
        <w:t>feature.</w:t>
      </w:r>
    </w:p>
    <w:p w14:paraId="39E5317A" w14:textId="2C579B35" w:rsidR="006464FF" w:rsidRDefault="006464FF" w:rsidP="00DD2134">
      <w:pPr>
        <w:pStyle w:val="ListParagraph"/>
        <w:numPr>
          <w:ilvl w:val="0"/>
          <w:numId w:val="18"/>
        </w:numPr>
        <w:spacing w:before="100" w:beforeAutospacing="1" w:after="120" w:line="240" w:lineRule="auto"/>
        <w:contextualSpacing w:val="0"/>
        <w:rPr>
          <w:rFonts w:ascii="Trebuchet MS" w:hAnsi="Trebuchet MS"/>
          <w:sz w:val="24"/>
          <w:szCs w:val="24"/>
        </w:rPr>
      </w:pPr>
      <w:r w:rsidRPr="004F03B4">
        <w:rPr>
          <w:rFonts w:ascii="Trebuchet MS" w:hAnsi="Trebuchet MS"/>
          <w:sz w:val="24"/>
          <w:szCs w:val="24"/>
        </w:rPr>
        <w:t xml:space="preserve">When receiving "Delete" message from </w:t>
      </w:r>
      <w:r>
        <w:rPr>
          <w:rFonts w:ascii="Trebuchet MS" w:hAnsi="Trebuchet MS"/>
          <w:sz w:val="24"/>
          <w:szCs w:val="24"/>
        </w:rPr>
        <w:t>License Server (</w:t>
      </w:r>
      <w:r w:rsidRPr="004F03B4">
        <w:rPr>
          <w:rFonts w:ascii="Trebuchet MS" w:hAnsi="Trebuchet MS"/>
          <w:sz w:val="24"/>
          <w:szCs w:val="24"/>
        </w:rPr>
        <w:t>SILOS</w:t>
      </w:r>
      <w:r w:rsidR="00955868">
        <w:rPr>
          <w:rFonts w:ascii="Trebuchet MS" w:hAnsi="Trebuchet MS"/>
          <w:sz w:val="24"/>
          <w:szCs w:val="24"/>
        </w:rPr>
        <w:t>)</w:t>
      </w:r>
      <w:r>
        <w:rPr>
          <w:rFonts w:ascii="Trebuchet MS" w:hAnsi="Trebuchet MS"/>
          <w:sz w:val="24"/>
          <w:szCs w:val="24"/>
        </w:rPr>
        <w:t xml:space="preserve"> due to license withdrawal</w:t>
      </w:r>
      <w:r w:rsidRPr="004F03B4">
        <w:rPr>
          <w:rFonts w:ascii="Trebuchet MS" w:hAnsi="Trebuchet MS"/>
          <w:sz w:val="24"/>
          <w:szCs w:val="24"/>
        </w:rPr>
        <w:t xml:space="preserve">, </w:t>
      </w:r>
      <w:r w:rsidR="00955868">
        <w:rPr>
          <w:rFonts w:ascii="Trebuchet MS" w:hAnsi="Trebuchet MS"/>
          <w:sz w:val="24"/>
          <w:szCs w:val="24"/>
        </w:rPr>
        <w:t xml:space="preserve">the VC Master should notify </w:t>
      </w:r>
      <w:r w:rsidRPr="004F03B4">
        <w:rPr>
          <w:rFonts w:ascii="Trebuchet MS" w:hAnsi="Trebuchet MS"/>
          <w:sz w:val="24"/>
          <w:szCs w:val="24"/>
        </w:rPr>
        <w:t xml:space="preserve">all </w:t>
      </w:r>
      <w:r w:rsidR="00955868">
        <w:rPr>
          <w:rFonts w:ascii="Trebuchet MS" w:hAnsi="Trebuchet MS"/>
          <w:sz w:val="24"/>
          <w:szCs w:val="24"/>
        </w:rPr>
        <w:t xml:space="preserve">VC </w:t>
      </w:r>
      <w:r w:rsidRPr="004F03B4">
        <w:rPr>
          <w:rFonts w:ascii="Trebuchet MS" w:hAnsi="Trebuchet MS"/>
          <w:sz w:val="24"/>
          <w:szCs w:val="24"/>
        </w:rPr>
        <w:t>units to remove feature bits in EEPROM and based on the status of demo license in</w:t>
      </w:r>
      <w:r w:rsidR="00BB3A2E">
        <w:rPr>
          <w:rFonts w:ascii="Trebuchet MS" w:hAnsi="Trebuchet MS"/>
          <w:sz w:val="24"/>
          <w:szCs w:val="24"/>
        </w:rPr>
        <w:t xml:space="preserve"> VC M</w:t>
      </w:r>
      <w:r w:rsidRPr="004F03B4">
        <w:rPr>
          <w:rFonts w:ascii="Trebuchet MS" w:hAnsi="Trebuchet MS"/>
          <w:sz w:val="24"/>
          <w:szCs w:val="24"/>
        </w:rPr>
        <w:t>aster swi</w:t>
      </w:r>
      <w:r>
        <w:rPr>
          <w:rFonts w:ascii="Trebuchet MS" w:hAnsi="Trebuchet MS"/>
          <w:sz w:val="24"/>
          <w:szCs w:val="24"/>
        </w:rPr>
        <w:t>tch back to Demo or No licensed</w:t>
      </w:r>
      <w:r w:rsidR="00BB3A2E">
        <w:rPr>
          <w:rFonts w:ascii="Trebuchet MS" w:hAnsi="Trebuchet MS"/>
          <w:sz w:val="24"/>
          <w:szCs w:val="24"/>
        </w:rPr>
        <w:t xml:space="preserve"> state</w:t>
      </w:r>
      <w:r w:rsidRPr="004F03B4">
        <w:rPr>
          <w:rFonts w:ascii="Trebuchet MS" w:hAnsi="Trebuchet MS"/>
          <w:sz w:val="24"/>
          <w:szCs w:val="24"/>
        </w:rPr>
        <w:t>.</w:t>
      </w:r>
      <w:r>
        <w:rPr>
          <w:rFonts w:ascii="Trebuchet MS" w:hAnsi="Trebuchet MS"/>
          <w:sz w:val="24"/>
          <w:szCs w:val="24"/>
        </w:rPr>
        <w:t xml:space="preserve"> Also send a message to MPLS </w:t>
      </w:r>
      <w:r w:rsidR="00BB3A2E">
        <w:rPr>
          <w:rFonts w:ascii="Trebuchet MS" w:hAnsi="Trebuchet MS"/>
          <w:sz w:val="24"/>
          <w:szCs w:val="24"/>
        </w:rPr>
        <w:t>CMM</w:t>
      </w:r>
      <w:r>
        <w:rPr>
          <w:rFonts w:ascii="Trebuchet MS" w:hAnsi="Trebuchet MS"/>
          <w:sz w:val="24"/>
          <w:szCs w:val="24"/>
        </w:rPr>
        <w:t xml:space="preserve"> to disable the MPLS feature.</w:t>
      </w:r>
    </w:p>
    <w:p w14:paraId="7F53FD22" w14:textId="21771772" w:rsidR="00244F0E" w:rsidRDefault="00244F0E" w:rsidP="00DD2134">
      <w:pPr>
        <w:pStyle w:val="ListParagraph"/>
        <w:numPr>
          <w:ilvl w:val="0"/>
          <w:numId w:val="18"/>
        </w:numPr>
        <w:spacing w:before="100" w:beforeAutospacing="1" w:after="120" w:line="240" w:lineRule="auto"/>
        <w:contextualSpacing w:val="0"/>
        <w:rPr>
          <w:rFonts w:ascii="Trebuchet MS" w:hAnsi="Trebuchet MS"/>
          <w:sz w:val="24"/>
          <w:szCs w:val="24"/>
        </w:rPr>
      </w:pPr>
      <w:r>
        <w:rPr>
          <w:rFonts w:ascii="Trebuchet MS" w:hAnsi="Trebuchet MS"/>
          <w:sz w:val="24"/>
          <w:szCs w:val="24"/>
        </w:rPr>
        <w:t>On the License Client (SWLIC), w</w:t>
      </w:r>
      <w:r w:rsidRPr="004F03B4">
        <w:rPr>
          <w:rFonts w:ascii="Trebuchet MS" w:hAnsi="Trebuchet MS"/>
          <w:sz w:val="24"/>
          <w:szCs w:val="24"/>
        </w:rPr>
        <w:t xml:space="preserve">hen a new unit successfully joins the VC, the </w:t>
      </w:r>
      <w:r>
        <w:rPr>
          <w:rFonts w:ascii="Trebuchet MS" w:hAnsi="Trebuchet MS"/>
          <w:sz w:val="24"/>
          <w:szCs w:val="24"/>
        </w:rPr>
        <w:t>VC M</w:t>
      </w:r>
      <w:r w:rsidRPr="004F03B4">
        <w:rPr>
          <w:rFonts w:ascii="Trebuchet MS" w:hAnsi="Trebuchet MS"/>
          <w:sz w:val="24"/>
          <w:szCs w:val="24"/>
        </w:rPr>
        <w:t xml:space="preserve">aster is responsible for updating the license information for the new units and updating the new unit information </w:t>
      </w:r>
      <w:r>
        <w:rPr>
          <w:rFonts w:ascii="Trebuchet MS" w:hAnsi="Trebuchet MS"/>
          <w:sz w:val="24"/>
          <w:szCs w:val="24"/>
        </w:rPr>
        <w:t>to the License Server (SILOS).</w:t>
      </w:r>
    </w:p>
    <w:p w14:paraId="5B7A3552" w14:textId="77777777" w:rsidR="00690D7D" w:rsidRDefault="005F5B9B" w:rsidP="00DD2134">
      <w:pPr>
        <w:pStyle w:val="ListParagraph"/>
        <w:numPr>
          <w:ilvl w:val="0"/>
          <w:numId w:val="18"/>
        </w:numPr>
        <w:spacing w:before="100" w:beforeAutospacing="1" w:after="120" w:line="240" w:lineRule="auto"/>
        <w:contextualSpacing w:val="0"/>
        <w:rPr>
          <w:rFonts w:ascii="Trebuchet MS" w:hAnsi="Trebuchet MS"/>
          <w:sz w:val="24"/>
          <w:szCs w:val="24"/>
        </w:rPr>
      </w:pPr>
      <w:r w:rsidRPr="0043562A">
        <w:rPr>
          <w:rFonts w:ascii="Trebuchet MS" w:hAnsi="Trebuchet MS"/>
        </w:rPr>
        <w:t xml:space="preserve">On the License Client (SWLIC), </w:t>
      </w:r>
      <w:r w:rsidR="0043562A">
        <w:rPr>
          <w:rFonts w:ascii="Trebuchet MS" w:hAnsi="Trebuchet MS"/>
        </w:rPr>
        <w:t>w</w:t>
      </w:r>
      <w:r w:rsidR="003057A7" w:rsidRPr="0043562A">
        <w:rPr>
          <w:rFonts w:ascii="Trebuchet MS" w:hAnsi="Trebuchet MS"/>
          <w:sz w:val="24"/>
          <w:szCs w:val="24"/>
        </w:rPr>
        <w:t xml:space="preserve">hen any unit </w:t>
      </w:r>
      <w:r w:rsidR="0043562A">
        <w:rPr>
          <w:rFonts w:ascii="Trebuchet MS" w:hAnsi="Trebuchet MS"/>
          <w:sz w:val="24"/>
          <w:szCs w:val="24"/>
        </w:rPr>
        <w:t>leaves the VC,</w:t>
      </w:r>
      <w:r w:rsidR="003057A7" w:rsidRPr="0043562A">
        <w:rPr>
          <w:rFonts w:ascii="Trebuchet MS" w:hAnsi="Trebuchet MS"/>
          <w:sz w:val="24"/>
          <w:szCs w:val="24"/>
        </w:rPr>
        <w:t xml:space="preserve"> the </w:t>
      </w:r>
      <w:r w:rsidR="0043562A">
        <w:rPr>
          <w:rFonts w:ascii="Trebuchet MS" w:hAnsi="Trebuchet MS"/>
          <w:sz w:val="24"/>
          <w:szCs w:val="24"/>
        </w:rPr>
        <w:t>VC Ma</w:t>
      </w:r>
      <w:r w:rsidR="003057A7" w:rsidRPr="0043562A">
        <w:rPr>
          <w:rFonts w:ascii="Trebuchet MS" w:hAnsi="Trebuchet MS"/>
          <w:sz w:val="24"/>
          <w:szCs w:val="24"/>
        </w:rPr>
        <w:t xml:space="preserve">ster </w:t>
      </w:r>
      <w:r w:rsidR="0043562A">
        <w:rPr>
          <w:rFonts w:ascii="Trebuchet MS" w:hAnsi="Trebuchet MS"/>
          <w:sz w:val="24"/>
          <w:szCs w:val="24"/>
        </w:rPr>
        <w:t xml:space="preserve">should notify the License Server (SILOS) </w:t>
      </w:r>
      <w:r w:rsidR="003057A7" w:rsidRPr="0043562A">
        <w:rPr>
          <w:rFonts w:ascii="Trebuchet MS" w:hAnsi="Trebuchet MS"/>
          <w:sz w:val="24"/>
          <w:szCs w:val="24"/>
        </w:rPr>
        <w:t xml:space="preserve">via an </w:t>
      </w:r>
      <w:r w:rsidR="0043562A">
        <w:rPr>
          <w:rFonts w:ascii="Trebuchet MS" w:hAnsi="Trebuchet MS"/>
          <w:sz w:val="24"/>
          <w:szCs w:val="24"/>
        </w:rPr>
        <w:t>UPDATE</w:t>
      </w:r>
      <w:r w:rsidR="003057A7" w:rsidRPr="0043562A">
        <w:rPr>
          <w:rFonts w:ascii="Trebuchet MS" w:hAnsi="Trebuchet MS"/>
          <w:sz w:val="24"/>
          <w:szCs w:val="24"/>
        </w:rPr>
        <w:t xml:space="preserve"> message.</w:t>
      </w:r>
    </w:p>
    <w:p w14:paraId="6AF6DC80" w14:textId="385B1B7F" w:rsidR="00FB62D0" w:rsidRPr="00943B96" w:rsidRDefault="003057A7" w:rsidP="00DD2134">
      <w:pPr>
        <w:pStyle w:val="ListParagraph"/>
        <w:numPr>
          <w:ilvl w:val="0"/>
          <w:numId w:val="18"/>
        </w:numPr>
        <w:spacing w:before="100" w:beforeAutospacing="1" w:after="120" w:line="240" w:lineRule="auto"/>
        <w:contextualSpacing w:val="0"/>
        <w:rPr>
          <w:rFonts w:ascii="Trebuchet MS" w:hAnsi="Trebuchet MS"/>
        </w:rPr>
      </w:pPr>
      <w:r w:rsidRPr="00943B96">
        <w:rPr>
          <w:rFonts w:ascii="Trebuchet MS" w:hAnsi="Trebuchet MS"/>
          <w:sz w:val="24"/>
          <w:szCs w:val="24"/>
        </w:rPr>
        <w:t xml:space="preserve"> </w:t>
      </w:r>
      <w:r w:rsidR="00D87D7B" w:rsidRPr="00943B96">
        <w:rPr>
          <w:rFonts w:ascii="Trebuchet MS" w:hAnsi="Trebuchet MS"/>
        </w:rPr>
        <w:t xml:space="preserve">When the connection between License Client (SWLIC) and License Server (SILOS) is lost, the VC Master shall start the timer </w:t>
      </w:r>
      <w:r w:rsidR="003D55BE" w:rsidRPr="00943B96">
        <w:rPr>
          <w:rFonts w:ascii="Trebuchet MS" w:hAnsi="Trebuchet MS"/>
        </w:rPr>
        <w:t>for</w:t>
      </w:r>
      <w:r w:rsidR="008D1994">
        <w:rPr>
          <w:rFonts w:ascii="Trebuchet MS" w:hAnsi="Trebuchet MS"/>
        </w:rPr>
        <w:t xml:space="preserve"> 15</w:t>
      </w:r>
      <w:r w:rsidR="00D87D7B" w:rsidRPr="00943B96">
        <w:rPr>
          <w:rFonts w:ascii="Trebuchet MS" w:hAnsi="Trebuchet MS"/>
        </w:rPr>
        <w:t xml:space="preserve"> day</w:t>
      </w:r>
      <w:r w:rsidR="008D1994">
        <w:rPr>
          <w:rFonts w:ascii="Trebuchet MS" w:hAnsi="Trebuchet MS"/>
        </w:rPr>
        <w:t>s</w:t>
      </w:r>
      <w:r w:rsidR="00D87D7B" w:rsidRPr="00943B96">
        <w:rPr>
          <w:rFonts w:ascii="Trebuchet MS" w:hAnsi="Trebuchet MS"/>
        </w:rPr>
        <w:t xml:space="preserve"> to try to establish a connection to </w:t>
      </w:r>
      <w:r w:rsidR="003D55BE" w:rsidRPr="00943B96">
        <w:rPr>
          <w:rFonts w:ascii="Trebuchet MS" w:hAnsi="Trebuchet MS"/>
        </w:rPr>
        <w:t>License Server (</w:t>
      </w:r>
      <w:r w:rsidR="00D87D7B" w:rsidRPr="00943B96">
        <w:rPr>
          <w:rFonts w:ascii="Trebuchet MS" w:hAnsi="Trebuchet MS"/>
        </w:rPr>
        <w:t>SILOS</w:t>
      </w:r>
      <w:r w:rsidR="003D55BE" w:rsidRPr="00943B96">
        <w:rPr>
          <w:rFonts w:ascii="Trebuchet MS" w:hAnsi="Trebuchet MS"/>
        </w:rPr>
        <w:t>)</w:t>
      </w:r>
      <w:r w:rsidR="00D87D7B" w:rsidRPr="00943B96">
        <w:rPr>
          <w:rFonts w:ascii="Trebuchet MS" w:hAnsi="Trebuchet MS"/>
        </w:rPr>
        <w:t xml:space="preserve">. </w:t>
      </w:r>
      <w:r w:rsidR="003D55BE" w:rsidRPr="00943B96">
        <w:rPr>
          <w:rFonts w:ascii="Trebuchet MS" w:hAnsi="Trebuchet MS"/>
        </w:rPr>
        <w:t>When this timer expires a</w:t>
      </w:r>
      <w:r w:rsidR="00810E9E" w:rsidRPr="00943B96">
        <w:rPr>
          <w:rFonts w:ascii="Trebuchet MS" w:hAnsi="Trebuchet MS"/>
        </w:rPr>
        <w:t xml:space="preserve">nd if the </w:t>
      </w:r>
      <w:r w:rsidR="00810E9E" w:rsidRPr="00943B96">
        <w:rPr>
          <w:rFonts w:ascii="Trebuchet MS" w:hAnsi="Trebuchet MS"/>
        </w:rPr>
        <w:lastRenderedPageBreak/>
        <w:t xml:space="preserve">connection is </w:t>
      </w:r>
      <w:r w:rsidR="00D87D7B" w:rsidRPr="00943B96">
        <w:rPr>
          <w:rFonts w:ascii="Trebuchet MS" w:hAnsi="Trebuchet MS"/>
        </w:rPr>
        <w:t xml:space="preserve">still </w:t>
      </w:r>
      <w:r w:rsidR="00810E9E" w:rsidRPr="00943B96">
        <w:rPr>
          <w:rFonts w:ascii="Trebuchet MS" w:hAnsi="Trebuchet MS"/>
        </w:rPr>
        <w:t>not established the VC Master should sof</w:t>
      </w:r>
      <w:r w:rsidR="00D87D7B" w:rsidRPr="00943B96">
        <w:rPr>
          <w:rFonts w:ascii="Trebuchet MS" w:hAnsi="Trebuchet MS"/>
        </w:rPr>
        <w:t xml:space="preserve">t disable all the features it </w:t>
      </w:r>
      <w:r w:rsidR="00B038C0" w:rsidRPr="00943B96">
        <w:rPr>
          <w:rFonts w:ascii="Trebuchet MS" w:hAnsi="Trebuchet MS"/>
        </w:rPr>
        <w:t>manages.</w:t>
      </w:r>
      <w:r w:rsidR="00BB37F6" w:rsidRPr="00943B96">
        <w:rPr>
          <w:rFonts w:ascii="Trebuchet MS" w:hAnsi="Trebuchet MS"/>
        </w:rPr>
        <w:t xml:space="preserve"> The VC Master should still try to establish the connection to the License Server (SILOS)</w:t>
      </w:r>
      <w:r w:rsidR="004376DA" w:rsidRPr="00943B96">
        <w:rPr>
          <w:rFonts w:ascii="Trebuchet MS" w:hAnsi="Trebuchet MS"/>
        </w:rPr>
        <w:t xml:space="preserve">, if the connection is re-established </w:t>
      </w:r>
      <w:r w:rsidR="008E166C" w:rsidRPr="00943B96">
        <w:rPr>
          <w:rFonts w:ascii="Trebuchet MS" w:hAnsi="Trebuchet MS"/>
        </w:rPr>
        <w:t>the features should be re-enabled again.</w:t>
      </w:r>
    </w:p>
    <w:p w14:paraId="10E0FF9E" w14:textId="23ACE480" w:rsidR="005A3DD1" w:rsidRDefault="00EA0324" w:rsidP="00917E25">
      <w:pPr>
        <w:pStyle w:val="Heading3"/>
        <w:spacing w:line="276" w:lineRule="auto"/>
        <w:rPr>
          <w:rFonts w:ascii="Trebuchet MS" w:hAnsi="Trebuchet MS"/>
          <w:b/>
          <w:color w:val="auto"/>
        </w:rPr>
      </w:pPr>
      <w:bookmarkStart w:id="708" w:name="_Toc176718795"/>
      <w:r w:rsidRPr="00E62C28">
        <w:rPr>
          <w:rFonts w:ascii="Trebuchet MS" w:hAnsi="Trebuchet MS"/>
          <w:b/>
          <w:color w:val="auto"/>
        </w:rPr>
        <w:t>3.6</w:t>
      </w:r>
      <w:r w:rsidR="005A3DD1" w:rsidRPr="00E62C28">
        <w:rPr>
          <w:rFonts w:ascii="Trebuchet MS" w:hAnsi="Trebuchet MS"/>
          <w:b/>
          <w:color w:val="auto"/>
        </w:rPr>
        <w:t>.1 Redundancy and VC-Takeover</w:t>
      </w:r>
      <w:bookmarkEnd w:id="708"/>
    </w:p>
    <w:p w14:paraId="1F765479" w14:textId="6EB45A93" w:rsidR="00402AE6" w:rsidRDefault="00CC0820" w:rsidP="00DD2134">
      <w:pPr>
        <w:pStyle w:val="ListParagraph"/>
        <w:numPr>
          <w:ilvl w:val="0"/>
          <w:numId w:val="15"/>
        </w:numPr>
        <w:rPr>
          <w:rFonts w:ascii="Trebuchet MS" w:hAnsi="Trebuchet MS"/>
        </w:rPr>
      </w:pPr>
      <w:r>
        <w:rPr>
          <w:rFonts w:ascii="Trebuchet MS" w:hAnsi="Trebuchet MS"/>
        </w:rPr>
        <w:t>On the License Server (SILOS</w:t>
      </w:r>
      <w:r w:rsidR="006A2BE3">
        <w:rPr>
          <w:rFonts w:ascii="Trebuchet MS" w:hAnsi="Trebuchet MS"/>
        </w:rPr>
        <w:t>) when</w:t>
      </w:r>
      <w:r>
        <w:rPr>
          <w:rFonts w:ascii="Trebuchet MS" w:hAnsi="Trebuchet MS"/>
        </w:rPr>
        <w:t xml:space="preserve"> the VC-takeover </w:t>
      </w:r>
      <w:r w:rsidR="006A2BE3">
        <w:rPr>
          <w:rFonts w:ascii="Trebuchet MS" w:hAnsi="Trebuchet MS"/>
        </w:rPr>
        <w:t>happens</w:t>
      </w:r>
      <w:r>
        <w:rPr>
          <w:rFonts w:ascii="Trebuchet MS" w:hAnsi="Trebuchet MS"/>
        </w:rPr>
        <w:t xml:space="preserve"> the new VC Master </w:t>
      </w:r>
      <w:r w:rsidR="00B70624">
        <w:rPr>
          <w:rFonts w:ascii="Trebuchet MS" w:hAnsi="Trebuchet MS"/>
        </w:rPr>
        <w:t xml:space="preserve">should </w:t>
      </w:r>
      <w:proofErr w:type="spellStart"/>
      <w:r w:rsidR="00B70624">
        <w:rPr>
          <w:rFonts w:ascii="Trebuchet MS" w:hAnsi="Trebuchet MS"/>
        </w:rPr>
        <w:t>takeover</w:t>
      </w:r>
      <w:proofErr w:type="spellEnd"/>
      <w:r w:rsidR="00B70624">
        <w:rPr>
          <w:rFonts w:ascii="Trebuchet MS" w:hAnsi="Trebuchet MS"/>
        </w:rPr>
        <w:t xml:space="preserve"> the License Server (SILOS) functions</w:t>
      </w:r>
      <w:r w:rsidR="003A1E41">
        <w:rPr>
          <w:rFonts w:ascii="Trebuchet MS" w:hAnsi="Trebuchet MS"/>
        </w:rPr>
        <w:t xml:space="preserve"> based on the data synchronized (when it performed the Slave role)</w:t>
      </w:r>
      <w:r w:rsidR="00B70624">
        <w:rPr>
          <w:rFonts w:ascii="Trebuchet MS" w:hAnsi="Trebuchet MS"/>
        </w:rPr>
        <w:t xml:space="preserve">. </w:t>
      </w:r>
      <w:r w:rsidR="00633CC0">
        <w:rPr>
          <w:rFonts w:ascii="Trebuchet MS" w:hAnsi="Trebuchet MS"/>
        </w:rPr>
        <w:t>The License Client</w:t>
      </w:r>
      <w:r w:rsidR="00E6205C">
        <w:rPr>
          <w:rFonts w:ascii="Trebuchet MS" w:hAnsi="Trebuchet MS"/>
        </w:rPr>
        <w:t>s (SWLIC) should be able to connect to the License Server (SILOS) on the new Master and t</w:t>
      </w:r>
      <w:r w:rsidR="006A2BE3">
        <w:rPr>
          <w:rFonts w:ascii="Trebuchet MS" w:hAnsi="Trebuchet MS"/>
        </w:rPr>
        <w:t xml:space="preserve">here should not be any </w:t>
      </w:r>
      <w:r w:rsidR="0022599C">
        <w:rPr>
          <w:rFonts w:ascii="Trebuchet MS" w:hAnsi="Trebuchet MS"/>
        </w:rPr>
        <w:t xml:space="preserve">impact </w:t>
      </w:r>
      <w:r w:rsidR="003A1E41">
        <w:rPr>
          <w:rFonts w:ascii="Trebuchet MS" w:hAnsi="Trebuchet MS"/>
        </w:rPr>
        <w:t>on</w:t>
      </w:r>
      <w:r w:rsidR="0022599C">
        <w:rPr>
          <w:rFonts w:ascii="Trebuchet MS" w:hAnsi="Trebuchet MS"/>
        </w:rPr>
        <w:t xml:space="preserve"> the License Server (SILOS) functioning</w:t>
      </w:r>
      <w:r w:rsidR="003A1E41">
        <w:rPr>
          <w:rFonts w:ascii="Trebuchet MS" w:hAnsi="Trebuchet MS"/>
        </w:rPr>
        <w:t>.</w:t>
      </w:r>
    </w:p>
    <w:p w14:paraId="2CC8D50E" w14:textId="6E487267" w:rsidR="00B37AA4" w:rsidRPr="001F6A9F" w:rsidRDefault="00402AE6" w:rsidP="00DD2134">
      <w:pPr>
        <w:pStyle w:val="ListParagraph"/>
        <w:numPr>
          <w:ilvl w:val="0"/>
          <w:numId w:val="15"/>
        </w:numPr>
        <w:rPr>
          <w:rFonts w:ascii="Trebuchet MS" w:hAnsi="Trebuchet MS"/>
        </w:rPr>
      </w:pPr>
      <w:r w:rsidRPr="001F6A9F">
        <w:rPr>
          <w:rFonts w:ascii="Trebuchet MS" w:hAnsi="Trebuchet MS"/>
        </w:rPr>
        <w:t xml:space="preserve">On the License Server (SILOS), </w:t>
      </w:r>
      <w:r w:rsidR="0094064F" w:rsidRPr="001F6A9F">
        <w:rPr>
          <w:rFonts w:ascii="Trebuchet MS" w:hAnsi="Trebuchet MS"/>
        </w:rPr>
        <w:t xml:space="preserve">when the VC-takeover </w:t>
      </w:r>
      <w:r w:rsidR="00285ECD" w:rsidRPr="001F6A9F">
        <w:rPr>
          <w:rFonts w:ascii="Trebuchet MS" w:hAnsi="Trebuchet MS"/>
        </w:rPr>
        <w:t>happens an</w:t>
      </w:r>
      <w:r w:rsidRPr="001F6A9F">
        <w:rPr>
          <w:rFonts w:ascii="Trebuchet MS" w:hAnsi="Trebuchet MS"/>
        </w:rPr>
        <w:t xml:space="preserve"> audit should be performed to check if the installed licenses are still valid. If the unit that maps to the Site or Node license installed leaves the VC permanently </w:t>
      </w:r>
      <w:r w:rsidRPr="00D81FE1">
        <w:rPr>
          <w:rFonts w:ascii="Trebuchet MS" w:hAnsi="Trebuchet MS"/>
        </w:rPr>
        <w:t xml:space="preserve">(more than </w:t>
      </w:r>
      <w:r w:rsidR="00FB174E" w:rsidRPr="00D81FE1">
        <w:rPr>
          <w:rFonts w:ascii="Trebuchet MS" w:hAnsi="Trebuchet MS"/>
        </w:rPr>
        <w:t>15 days</w:t>
      </w:r>
      <w:r w:rsidRPr="00D81FE1">
        <w:rPr>
          <w:rFonts w:ascii="Trebuchet MS" w:hAnsi="Trebuchet MS"/>
        </w:rPr>
        <w:t>),</w:t>
      </w:r>
      <w:r w:rsidRPr="001F6A9F">
        <w:rPr>
          <w:rFonts w:ascii="Trebuchet MS" w:hAnsi="Trebuchet MS"/>
        </w:rPr>
        <w:t xml:space="preserve"> the VC Master should send a message to all nodes or sites using that license to disable the connection to the License Server (SILOS). The VC Master should temporarily block any new connection from a Site or Node until a valid license (generated based on any unit’s SN or MAC address) is installed on the License Server (SILOS).</w:t>
      </w:r>
    </w:p>
    <w:p w14:paraId="0C9C8BD1" w14:textId="22E92D0D" w:rsidR="00C83E44" w:rsidRPr="00CD69B2" w:rsidRDefault="001F6A9F" w:rsidP="00DD2134">
      <w:pPr>
        <w:pStyle w:val="ListParagraph"/>
        <w:numPr>
          <w:ilvl w:val="0"/>
          <w:numId w:val="19"/>
        </w:numPr>
      </w:pPr>
      <w:r w:rsidRPr="001B57CF">
        <w:rPr>
          <w:rFonts w:ascii="Trebuchet MS" w:hAnsi="Trebuchet MS"/>
        </w:rPr>
        <w:t xml:space="preserve">On the License Client (SWLIC) when the VC-takeover happens the new VC Master should </w:t>
      </w:r>
      <w:proofErr w:type="spellStart"/>
      <w:r w:rsidRPr="001B57CF">
        <w:rPr>
          <w:rFonts w:ascii="Trebuchet MS" w:hAnsi="Trebuchet MS"/>
        </w:rPr>
        <w:t>takeover</w:t>
      </w:r>
      <w:proofErr w:type="spellEnd"/>
      <w:r w:rsidRPr="001B57CF">
        <w:rPr>
          <w:rFonts w:ascii="Trebuchet MS" w:hAnsi="Trebuchet MS"/>
        </w:rPr>
        <w:t xml:space="preserve"> the License Client (SWLIC) functions </w:t>
      </w:r>
      <w:r w:rsidR="00C05039" w:rsidRPr="001B57CF">
        <w:rPr>
          <w:rFonts w:ascii="Trebuchet MS" w:hAnsi="Trebuchet MS"/>
        </w:rPr>
        <w:t>based on the data synchronized (when it performed the Slave role). The License Client (SWLIC) on the new Master should be able to connect to the License Server (SILOS) and there should not be any impact on the License Client (SWLIC) functioning.</w:t>
      </w:r>
    </w:p>
    <w:p w14:paraId="3AAB27B7" w14:textId="6851F594" w:rsidR="005A3DD1" w:rsidRDefault="00EA0324" w:rsidP="00917E25">
      <w:pPr>
        <w:pStyle w:val="Heading3"/>
        <w:spacing w:line="276" w:lineRule="auto"/>
        <w:rPr>
          <w:rFonts w:ascii="Trebuchet MS" w:hAnsi="Trebuchet MS"/>
          <w:b/>
          <w:color w:val="auto"/>
        </w:rPr>
      </w:pPr>
      <w:bookmarkStart w:id="709" w:name="_Toc176718796"/>
      <w:r w:rsidRPr="00E62C28">
        <w:rPr>
          <w:rFonts w:ascii="Trebuchet MS" w:hAnsi="Trebuchet MS"/>
          <w:b/>
          <w:color w:val="auto"/>
        </w:rPr>
        <w:t>3.6</w:t>
      </w:r>
      <w:r w:rsidR="005A3DD1" w:rsidRPr="00E62C28">
        <w:rPr>
          <w:rFonts w:ascii="Trebuchet MS" w:hAnsi="Trebuchet MS"/>
          <w:b/>
          <w:color w:val="auto"/>
        </w:rPr>
        <w:t>.2 VC-ISSU</w:t>
      </w:r>
      <w:bookmarkEnd w:id="709"/>
    </w:p>
    <w:p w14:paraId="54E9A9A2" w14:textId="5E696B66" w:rsidR="00AF3CCC" w:rsidRPr="0068127F" w:rsidRDefault="00B84B79" w:rsidP="00B84B79">
      <w:pPr>
        <w:pStyle w:val="ListParagraph"/>
        <w:ind w:left="360"/>
        <w:rPr>
          <w:rFonts w:ascii="Trebuchet MS" w:hAnsi="Trebuchet MS"/>
        </w:rPr>
      </w:pPr>
      <w:r w:rsidRPr="0068127F">
        <w:rPr>
          <w:rFonts w:ascii="Trebuchet MS" w:hAnsi="Trebuchet MS"/>
        </w:rPr>
        <w:t xml:space="preserve">Since the </w:t>
      </w:r>
      <w:r w:rsidR="00F91978" w:rsidRPr="0068127F">
        <w:rPr>
          <w:rFonts w:ascii="Trebuchet MS" w:hAnsi="Trebuchet MS"/>
        </w:rPr>
        <w:t xml:space="preserve">Site and Node based licensing is introduced </w:t>
      </w:r>
      <w:r w:rsidR="00800165" w:rsidRPr="0068127F">
        <w:rPr>
          <w:rFonts w:ascii="Trebuchet MS" w:hAnsi="Trebuchet MS"/>
        </w:rPr>
        <w:t xml:space="preserve">in this </w:t>
      </w:r>
      <w:r w:rsidR="0044749B" w:rsidRPr="0068127F">
        <w:rPr>
          <w:rFonts w:ascii="Trebuchet MS" w:hAnsi="Trebuchet MS"/>
        </w:rPr>
        <w:t xml:space="preserve">(89R03) </w:t>
      </w:r>
      <w:r w:rsidR="00800165" w:rsidRPr="0068127F">
        <w:rPr>
          <w:rFonts w:ascii="Trebuchet MS" w:hAnsi="Trebuchet MS"/>
        </w:rPr>
        <w:t xml:space="preserve">release there are no specific requirements for ISSU from previous release. How ever ISSU from </w:t>
      </w:r>
      <w:r w:rsidR="0044749B" w:rsidRPr="0068127F">
        <w:rPr>
          <w:rFonts w:ascii="Trebuchet MS" w:hAnsi="Trebuchet MS"/>
        </w:rPr>
        <w:t>this (89R03) release to any future release should be supported without any changes</w:t>
      </w:r>
      <w:r w:rsidR="0068127F" w:rsidRPr="0068127F">
        <w:rPr>
          <w:rFonts w:ascii="Trebuchet MS" w:hAnsi="Trebuchet MS"/>
        </w:rPr>
        <w:t xml:space="preserve"> in both License Server (SILOS) and License Client (SWLIC).</w:t>
      </w:r>
    </w:p>
    <w:p w14:paraId="78D52240" w14:textId="6F6EE82A" w:rsidR="005A3DD1" w:rsidRPr="00E62C28" w:rsidRDefault="005A3DD1" w:rsidP="00917E25">
      <w:pPr>
        <w:pStyle w:val="Heading2"/>
        <w:spacing w:line="276" w:lineRule="auto"/>
        <w:rPr>
          <w:rFonts w:ascii="Trebuchet MS" w:hAnsi="Trebuchet MS"/>
          <w:b/>
          <w:color w:val="auto"/>
          <w:sz w:val="24"/>
          <w:szCs w:val="24"/>
        </w:rPr>
      </w:pPr>
      <w:bookmarkStart w:id="710" w:name="_Toc176718797"/>
      <w:r w:rsidRPr="00E62C28">
        <w:rPr>
          <w:rFonts w:ascii="Trebuchet MS" w:hAnsi="Trebuchet MS"/>
          <w:b/>
          <w:color w:val="auto"/>
          <w:sz w:val="24"/>
          <w:szCs w:val="24"/>
        </w:rPr>
        <w:t>3</w:t>
      </w:r>
      <w:r w:rsidR="00EA0324" w:rsidRPr="00E62C28">
        <w:rPr>
          <w:rFonts w:ascii="Trebuchet MS" w:hAnsi="Trebuchet MS"/>
          <w:b/>
          <w:color w:val="auto"/>
          <w:sz w:val="24"/>
          <w:szCs w:val="24"/>
        </w:rPr>
        <w:t>.7</w:t>
      </w:r>
      <w:r w:rsidRPr="00E62C28">
        <w:rPr>
          <w:rFonts w:ascii="Trebuchet MS" w:hAnsi="Trebuchet MS"/>
          <w:b/>
          <w:color w:val="auto"/>
          <w:sz w:val="24"/>
          <w:szCs w:val="24"/>
        </w:rPr>
        <w:t xml:space="preserve"> Hardware Requirements</w:t>
      </w:r>
      <w:bookmarkEnd w:id="710"/>
    </w:p>
    <w:p w14:paraId="238FEB03" w14:textId="0392A5DF" w:rsidR="005A3DD1" w:rsidRPr="0068127F" w:rsidRDefault="0068127F" w:rsidP="0068127F">
      <w:pPr>
        <w:spacing w:line="276" w:lineRule="auto"/>
        <w:rPr>
          <w:rFonts w:ascii="Trebuchet MS" w:hAnsi="Trebuchet MS"/>
        </w:rPr>
      </w:pPr>
      <w:r>
        <w:rPr>
          <w:rFonts w:ascii="Trebuchet MS" w:hAnsi="Trebuchet MS"/>
        </w:rPr>
        <w:t xml:space="preserve">       </w:t>
      </w:r>
      <w:r w:rsidR="008D1430" w:rsidRPr="0068127F">
        <w:rPr>
          <w:rFonts w:ascii="Trebuchet MS" w:hAnsi="Trebuchet MS"/>
        </w:rPr>
        <w:t>None.</w:t>
      </w:r>
    </w:p>
    <w:p w14:paraId="63378C02" w14:textId="54849D96" w:rsidR="005A3DD1" w:rsidRPr="00E62C28" w:rsidRDefault="005A3DD1" w:rsidP="00917E25">
      <w:pPr>
        <w:pStyle w:val="Heading2"/>
        <w:spacing w:line="276" w:lineRule="auto"/>
        <w:rPr>
          <w:rFonts w:ascii="Trebuchet MS" w:hAnsi="Trebuchet MS"/>
          <w:b/>
          <w:color w:val="auto"/>
          <w:sz w:val="24"/>
          <w:szCs w:val="24"/>
        </w:rPr>
      </w:pPr>
      <w:bookmarkStart w:id="711" w:name="_Toc176718798"/>
      <w:r w:rsidRPr="00E62C28">
        <w:rPr>
          <w:rFonts w:ascii="Trebuchet MS" w:hAnsi="Trebuchet MS"/>
          <w:b/>
          <w:color w:val="auto"/>
          <w:sz w:val="24"/>
          <w:szCs w:val="24"/>
        </w:rPr>
        <w:t>3</w:t>
      </w:r>
      <w:r w:rsidR="00EA0324" w:rsidRPr="00E62C28">
        <w:rPr>
          <w:rFonts w:ascii="Trebuchet MS" w:hAnsi="Trebuchet MS"/>
          <w:b/>
          <w:color w:val="auto"/>
          <w:sz w:val="24"/>
          <w:szCs w:val="24"/>
        </w:rPr>
        <w:t>.8</w:t>
      </w:r>
      <w:r w:rsidRPr="00E62C28">
        <w:rPr>
          <w:rFonts w:ascii="Trebuchet MS" w:hAnsi="Trebuchet MS"/>
          <w:b/>
          <w:color w:val="auto"/>
          <w:sz w:val="24"/>
          <w:szCs w:val="24"/>
        </w:rPr>
        <w:t xml:space="preserve"> Performance Requirements</w:t>
      </w:r>
      <w:bookmarkEnd w:id="711"/>
    </w:p>
    <w:p w14:paraId="65031239" w14:textId="59D08F40" w:rsidR="005A3DD1" w:rsidRPr="00E62C28" w:rsidRDefault="00EA0324" w:rsidP="00917E25">
      <w:pPr>
        <w:pStyle w:val="Heading3"/>
        <w:spacing w:line="276" w:lineRule="auto"/>
        <w:rPr>
          <w:rFonts w:ascii="Trebuchet MS" w:hAnsi="Trebuchet MS"/>
          <w:b/>
          <w:color w:val="auto"/>
        </w:rPr>
      </w:pPr>
      <w:bookmarkStart w:id="712" w:name="_Toc176718799"/>
      <w:r w:rsidRPr="00E62C28">
        <w:rPr>
          <w:rFonts w:ascii="Trebuchet MS" w:hAnsi="Trebuchet MS"/>
          <w:b/>
          <w:color w:val="auto"/>
        </w:rPr>
        <w:t>3.8</w:t>
      </w:r>
      <w:r w:rsidR="005A3DD1" w:rsidRPr="00E62C28">
        <w:rPr>
          <w:rFonts w:ascii="Trebuchet MS" w:hAnsi="Trebuchet MS"/>
          <w:b/>
          <w:color w:val="auto"/>
        </w:rPr>
        <w:t>.1 Scalability</w:t>
      </w:r>
      <w:bookmarkEnd w:id="712"/>
    </w:p>
    <w:p w14:paraId="41DF0B52" w14:textId="0B5610CE" w:rsidR="005A3DD1" w:rsidRPr="00E62C28" w:rsidRDefault="0068127F" w:rsidP="00917E25">
      <w:pPr>
        <w:spacing w:line="276" w:lineRule="auto"/>
        <w:rPr>
          <w:rFonts w:ascii="Trebuchet MS" w:hAnsi="Trebuchet MS"/>
          <w:sz w:val="24"/>
          <w:szCs w:val="24"/>
        </w:rPr>
      </w:pPr>
      <w:r>
        <w:rPr>
          <w:rFonts w:ascii="Trebuchet MS" w:hAnsi="Trebuchet MS"/>
          <w:sz w:val="24"/>
          <w:szCs w:val="24"/>
        </w:rPr>
        <w:t xml:space="preserve">          </w:t>
      </w:r>
      <w:r w:rsidR="006E7A62" w:rsidRPr="00E62C28">
        <w:rPr>
          <w:rFonts w:ascii="Trebuchet MS" w:hAnsi="Trebuchet MS"/>
          <w:sz w:val="24"/>
          <w:szCs w:val="24"/>
        </w:rPr>
        <w:t>None.</w:t>
      </w:r>
    </w:p>
    <w:p w14:paraId="24C210DF" w14:textId="6B211903" w:rsidR="005A3DD1" w:rsidRPr="00E62C28" w:rsidRDefault="00EA0324" w:rsidP="00917E25">
      <w:pPr>
        <w:pStyle w:val="Heading3"/>
        <w:spacing w:line="276" w:lineRule="auto"/>
        <w:rPr>
          <w:rFonts w:ascii="Trebuchet MS" w:hAnsi="Trebuchet MS"/>
          <w:b/>
          <w:color w:val="auto"/>
        </w:rPr>
      </w:pPr>
      <w:bookmarkStart w:id="713" w:name="_Toc176718800"/>
      <w:r w:rsidRPr="00E62C28">
        <w:rPr>
          <w:rFonts w:ascii="Trebuchet MS" w:hAnsi="Trebuchet MS"/>
          <w:b/>
          <w:color w:val="auto"/>
        </w:rPr>
        <w:t>3.8</w:t>
      </w:r>
      <w:r w:rsidR="005A3DD1" w:rsidRPr="00E62C28">
        <w:rPr>
          <w:rFonts w:ascii="Trebuchet MS" w:hAnsi="Trebuchet MS"/>
          <w:b/>
          <w:color w:val="auto"/>
        </w:rPr>
        <w:t>.2 Convergence</w:t>
      </w:r>
      <w:r w:rsidR="00AF3CCC">
        <w:rPr>
          <w:rFonts w:ascii="Trebuchet MS" w:hAnsi="Trebuchet MS"/>
          <w:b/>
          <w:color w:val="auto"/>
        </w:rPr>
        <w:t xml:space="preserve"> Requir</w:t>
      </w:r>
      <w:r w:rsidR="0020445E">
        <w:rPr>
          <w:rFonts w:ascii="Trebuchet MS" w:hAnsi="Trebuchet MS"/>
          <w:b/>
          <w:color w:val="auto"/>
        </w:rPr>
        <w:t>ements</w:t>
      </w:r>
      <w:bookmarkEnd w:id="713"/>
    </w:p>
    <w:p w14:paraId="440E0ACF" w14:textId="18A01588" w:rsidR="005A3DD1" w:rsidRPr="00E62C28" w:rsidRDefault="0068127F" w:rsidP="00917E25">
      <w:pPr>
        <w:spacing w:line="276" w:lineRule="auto"/>
        <w:rPr>
          <w:rFonts w:ascii="Trebuchet MS" w:hAnsi="Trebuchet MS"/>
          <w:sz w:val="24"/>
          <w:szCs w:val="24"/>
        </w:rPr>
      </w:pPr>
      <w:r>
        <w:rPr>
          <w:rFonts w:ascii="Trebuchet MS" w:hAnsi="Trebuchet MS"/>
          <w:sz w:val="24"/>
          <w:szCs w:val="24"/>
        </w:rPr>
        <w:t xml:space="preserve">          </w:t>
      </w:r>
      <w:r w:rsidR="006E7A62" w:rsidRPr="00E62C28">
        <w:rPr>
          <w:rFonts w:ascii="Trebuchet MS" w:hAnsi="Trebuchet MS"/>
          <w:sz w:val="24"/>
          <w:szCs w:val="24"/>
        </w:rPr>
        <w:t>None.</w:t>
      </w:r>
    </w:p>
    <w:p w14:paraId="69C19232" w14:textId="5D6EBD59" w:rsidR="005A3DD1" w:rsidRPr="00E62C28" w:rsidRDefault="00EA0324" w:rsidP="00917E25">
      <w:pPr>
        <w:pStyle w:val="Heading2"/>
        <w:spacing w:line="276" w:lineRule="auto"/>
        <w:rPr>
          <w:rFonts w:ascii="Trebuchet MS" w:hAnsi="Trebuchet MS"/>
          <w:b/>
          <w:color w:val="auto"/>
          <w:sz w:val="24"/>
          <w:szCs w:val="24"/>
        </w:rPr>
      </w:pPr>
      <w:bookmarkStart w:id="714" w:name="_Toc176718801"/>
      <w:r w:rsidRPr="00E62C28">
        <w:rPr>
          <w:rFonts w:ascii="Trebuchet MS" w:hAnsi="Trebuchet MS"/>
          <w:b/>
          <w:color w:val="auto"/>
          <w:sz w:val="24"/>
          <w:szCs w:val="24"/>
        </w:rPr>
        <w:t>3.9</w:t>
      </w:r>
      <w:r w:rsidR="005A3DD1" w:rsidRPr="00E62C28">
        <w:rPr>
          <w:rFonts w:ascii="Trebuchet MS" w:hAnsi="Trebuchet MS"/>
          <w:b/>
          <w:color w:val="auto"/>
          <w:sz w:val="24"/>
          <w:szCs w:val="24"/>
        </w:rPr>
        <w:t xml:space="preserve"> Restriction Requirements</w:t>
      </w:r>
      <w:bookmarkEnd w:id="714"/>
    </w:p>
    <w:p w14:paraId="421270B0" w14:textId="740D0455" w:rsidR="005A3DD1" w:rsidRPr="00E62C28" w:rsidRDefault="0068127F" w:rsidP="00917E25">
      <w:pPr>
        <w:spacing w:line="276" w:lineRule="auto"/>
        <w:rPr>
          <w:rFonts w:ascii="Trebuchet MS" w:hAnsi="Trebuchet MS"/>
          <w:sz w:val="24"/>
          <w:szCs w:val="24"/>
        </w:rPr>
      </w:pPr>
      <w:r>
        <w:rPr>
          <w:rFonts w:ascii="Trebuchet MS" w:hAnsi="Trebuchet MS"/>
          <w:sz w:val="24"/>
          <w:szCs w:val="24"/>
        </w:rPr>
        <w:t xml:space="preserve">       </w:t>
      </w:r>
      <w:r w:rsidR="00611446" w:rsidRPr="00E62C28">
        <w:rPr>
          <w:rFonts w:ascii="Trebuchet MS" w:hAnsi="Trebuchet MS"/>
          <w:sz w:val="24"/>
          <w:szCs w:val="24"/>
        </w:rPr>
        <w:t>None.</w:t>
      </w:r>
    </w:p>
    <w:p w14:paraId="5879F8B0" w14:textId="3D6736C9" w:rsidR="005A3DD1" w:rsidRPr="00E62C28" w:rsidRDefault="00EA0324" w:rsidP="00917E25">
      <w:pPr>
        <w:pStyle w:val="Heading2"/>
        <w:spacing w:line="276" w:lineRule="auto"/>
        <w:rPr>
          <w:rFonts w:ascii="Trebuchet MS" w:hAnsi="Trebuchet MS"/>
          <w:b/>
          <w:color w:val="auto"/>
          <w:sz w:val="24"/>
          <w:szCs w:val="24"/>
        </w:rPr>
      </w:pPr>
      <w:bookmarkStart w:id="715" w:name="_Toc176718802"/>
      <w:r w:rsidRPr="00E62C28">
        <w:rPr>
          <w:rFonts w:ascii="Trebuchet MS" w:hAnsi="Trebuchet MS"/>
          <w:b/>
          <w:color w:val="auto"/>
          <w:sz w:val="24"/>
          <w:szCs w:val="24"/>
        </w:rPr>
        <w:lastRenderedPageBreak/>
        <w:t>3.10</w:t>
      </w:r>
      <w:r w:rsidR="005A3DD1" w:rsidRPr="00E62C28">
        <w:rPr>
          <w:rFonts w:ascii="Trebuchet MS" w:hAnsi="Trebuchet MS"/>
          <w:b/>
          <w:color w:val="auto"/>
          <w:sz w:val="24"/>
          <w:szCs w:val="24"/>
        </w:rPr>
        <w:t xml:space="preserve"> Configuration Limits</w:t>
      </w:r>
      <w:bookmarkEnd w:id="715"/>
    </w:p>
    <w:p w14:paraId="5A464F3A" w14:textId="65426573" w:rsidR="005A3DD1" w:rsidRPr="00E62C28" w:rsidRDefault="0068127F" w:rsidP="00917E25">
      <w:pPr>
        <w:spacing w:line="276" w:lineRule="auto"/>
        <w:rPr>
          <w:rFonts w:ascii="Trebuchet MS" w:hAnsi="Trebuchet MS"/>
          <w:sz w:val="24"/>
          <w:szCs w:val="24"/>
        </w:rPr>
      </w:pPr>
      <w:r>
        <w:rPr>
          <w:rFonts w:ascii="Trebuchet MS" w:hAnsi="Trebuchet MS"/>
          <w:sz w:val="24"/>
          <w:szCs w:val="24"/>
        </w:rPr>
        <w:t xml:space="preserve">        </w:t>
      </w:r>
      <w:r w:rsidR="002223B0" w:rsidRPr="00E62C28">
        <w:rPr>
          <w:rFonts w:ascii="Trebuchet MS" w:hAnsi="Trebuchet MS"/>
          <w:sz w:val="24"/>
          <w:szCs w:val="24"/>
        </w:rPr>
        <w:t>None.</w:t>
      </w:r>
    </w:p>
    <w:p w14:paraId="565A555C" w14:textId="00AF8A2F" w:rsidR="00F54F28" w:rsidRPr="00E62C28" w:rsidRDefault="00EA0324" w:rsidP="00917E25">
      <w:pPr>
        <w:pStyle w:val="Heading2"/>
        <w:spacing w:line="276" w:lineRule="auto"/>
        <w:rPr>
          <w:rFonts w:ascii="Trebuchet MS" w:hAnsi="Trebuchet MS"/>
          <w:b/>
          <w:color w:val="auto"/>
          <w:sz w:val="24"/>
          <w:szCs w:val="24"/>
        </w:rPr>
      </w:pPr>
      <w:bookmarkStart w:id="716" w:name="_Toc176718803"/>
      <w:r w:rsidRPr="00E62C28">
        <w:rPr>
          <w:rFonts w:ascii="Trebuchet MS" w:hAnsi="Trebuchet MS"/>
          <w:b/>
          <w:color w:val="auto"/>
          <w:sz w:val="24"/>
          <w:szCs w:val="24"/>
        </w:rPr>
        <w:t>3.11</w:t>
      </w:r>
      <w:r w:rsidR="00F54F28" w:rsidRPr="00E62C28">
        <w:rPr>
          <w:rFonts w:ascii="Trebuchet MS" w:hAnsi="Trebuchet MS"/>
          <w:b/>
          <w:color w:val="auto"/>
          <w:sz w:val="24"/>
          <w:szCs w:val="24"/>
        </w:rPr>
        <w:t xml:space="preserve"> Security Concerns</w:t>
      </w:r>
      <w:bookmarkEnd w:id="716"/>
    </w:p>
    <w:p w14:paraId="700D4B6C" w14:textId="5CFEF20B" w:rsidR="00AB2BE6" w:rsidRDefault="0068127F" w:rsidP="00FC2B47">
      <w:pPr>
        <w:spacing w:line="276" w:lineRule="auto"/>
        <w:rPr>
          <w:rFonts w:ascii="Trebuchet MS" w:hAnsi="Trebuchet MS"/>
          <w:sz w:val="24"/>
          <w:szCs w:val="24"/>
        </w:rPr>
      </w:pPr>
      <w:r>
        <w:rPr>
          <w:rFonts w:ascii="Trebuchet MS" w:hAnsi="Trebuchet MS"/>
          <w:sz w:val="24"/>
          <w:szCs w:val="24"/>
        </w:rPr>
        <w:t xml:space="preserve">       </w:t>
      </w:r>
      <w:r w:rsidR="00636A64">
        <w:rPr>
          <w:rFonts w:ascii="Trebuchet MS" w:hAnsi="Trebuchet MS"/>
          <w:sz w:val="24"/>
          <w:szCs w:val="24"/>
        </w:rPr>
        <w:t xml:space="preserve"> </w:t>
      </w:r>
      <w:r w:rsidR="00636A64" w:rsidRPr="00E62C28">
        <w:rPr>
          <w:rFonts w:ascii="Trebuchet MS" w:hAnsi="Trebuchet MS"/>
          <w:sz w:val="24"/>
          <w:szCs w:val="24"/>
        </w:rPr>
        <w:t>None.</w:t>
      </w:r>
    </w:p>
    <w:p w14:paraId="55D5D18F" w14:textId="77777777" w:rsidR="005A3DD1" w:rsidRDefault="005A3DD1" w:rsidP="00917E25">
      <w:pPr>
        <w:pStyle w:val="Heading1"/>
        <w:spacing w:line="276" w:lineRule="auto"/>
        <w:rPr>
          <w:rFonts w:ascii="Trebuchet MS" w:hAnsi="Trebuchet MS"/>
          <w:b/>
          <w:color w:val="auto"/>
          <w:sz w:val="24"/>
          <w:szCs w:val="24"/>
        </w:rPr>
      </w:pPr>
      <w:bookmarkStart w:id="717" w:name="_Toc176718804"/>
      <w:r w:rsidRPr="00E62C28">
        <w:rPr>
          <w:rFonts w:ascii="Trebuchet MS" w:hAnsi="Trebuchet MS"/>
          <w:b/>
          <w:color w:val="auto"/>
          <w:sz w:val="24"/>
          <w:szCs w:val="24"/>
        </w:rPr>
        <w:t>4 MANAGEMENT INTERFACE</w:t>
      </w:r>
      <w:bookmarkEnd w:id="717"/>
    </w:p>
    <w:p w14:paraId="654774D8" w14:textId="6D4E71AF" w:rsidR="00320989" w:rsidRPr="00E62C28" w:rsidRDefault="005343A6" w:rsidP="00320989">
      <w:pPr>
        <w:pStyle w:val="Heading2"/>
        <w:spacing w:line="276" w:lineRule="auto"/>
        <w:rPr>
          <w:rFonts w:ascii="Trebuchet MS" w:hAnsi="Trebuchet MS"/>
          <w:b/>
          <w:color w:val="auto"/>
          <w:sz w:val="24"/>
          <w:szCs w:val="24"/>
        </w:rPr>
      </w:pPr>
      <w:bookmarkStart w:id="718" w:name="_Toc176718805"/>
      <w:r>
        <w:rPr>
          <w:rFonts w:ascii="Trebuchet MS" w:hAnsi="Trebuchet MS"/>
          <w:b/>
          <w:color w:val="auto"/>
          <w:sz w:val="24"/>
          <w:szCs w:val="24"/>
        </w:rPr>
        <w:t xml:space="preserve">4.1 </w:t>
      </w:r>
      <w:r w:rsidR="00320989" w:rsidRPr="00E62C28">
        <w:rPr>
          <w:rFonts w:ascii="Trebuchet MS" w:hAnsi="Trebuchet MS"/>
          <w:b/>
          <w:color w:val="auto"/>
          <w:sz w:val="24"/>
          <w:szCs w:val="24"/>
        </w:rPr>
        <w:t>Command Line Interface (CLI)</w:t>
      </w:r>
      <w:bookmarkEnd w:id="718"/>
    </w:p>
    <w:p w14:paraId="015A6B4C" w14:textId="77777777" w:rsidR="00320989" w:rsidRPr="00E62C28" w:rsidRDefault="00320989" w:rsidP="00320989">
      <w:pPr>
        <w:pStyle w:val="Heading3"/>
        <w:spacing w:line="276" w:lineRule="auto"/>
        <w:rPr>
          <w:rFonts w:ascii="Trebuchet MS" w:hAnsi="Trebuchet MS"/>
          <w:b/>
          <w:color w:val="auto"/>
        </w:rPr>
      </w:pPr>
      <w:bookmarkStart w:id="719" w:name="_Toc176718806"/>
      <w:r w:rsidRPr="00E62C28">
        <w:rPr>
          <w:rFonts w:ascii="Trebuchet MS" w:hAnsi="Trebuchet MS"/>
          <w:b/>
          <w:color w:val="auto"/>
        </w:rPr>
        <w:t>4.1.1 CLI Syntax Conventions</w:t>
      </w:r>
      <w:bookmarkEnd w:id="7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588"/>
      </w:tblGrid>
      <w:tr w:rsidR="00320989" w:rsidRPr="00E62C28" w14:paraId="51CA7531" w14:textId="77777777" w:rsidTr="00E96B95">
        <w:trPr>
          <w:trHeight w:val="413"/>
        </w:trPr>
        <w:tc>
          <w:tcPr>
            <w:tcW w:w="2268" w:type="dxa"/>
            <w:tcBorders>
              <w:top w:val="single" w:sz="4" w:space="0" w:color="auto"/>
              <w:left w:val="single" w:sz="4" w:space="0" w:color="auto"/>
              <w:bottom w:val="single" w:sz="4" w:space="0" w:color="auto"/>
              <w:right w:val="single" w:sz="4" w:space="0" w:color="auto"/>
            </w:tcBorders>
            <w:vAlign w:val="center"/>
            <w:hideMark/>
          </w:tcPr>
          <w:p w14:paraId="04D2FA83" w14:textId="77777777" w:rsidR="00320989" w:rsidRPr="00556875" w:rsidRDefault="00320989" w:rsidP="00E96B95">
            <w:pPr>
              <w:spacing w:after="0" w:line="276" w:lineRule="auto"/>
              <w:jc w:val="center"/>
              <w:rPr>
                <w:rFonts w:ascii="Trebuchet MS" w:eastAsia="Times New Roman" w:hAnsi="Trebuchet MS" w:cs="Times New Roman"/>
                <w:bCs/>
                <w:lang w:bidi="hi-IN"/>
              </w:rPr>
            </w:pPr>
            <w:r w:rsidRPr="00556875">
              <w:rPr>
                <w:rFonts w:ascii="Trebuchet MS" w:eastAsia="Times New Roman" w:hAnsi="Trebuchet MS" w:cs="Times New Roman"/>
                <w:bCs/>
                <w:lang w:bidi="hi-IN"/>
              </w:rPr>
              <w:t>Convention</w:t>
            </w:r>
          </w:p>
        </w:tc>
        <w:tc>
          <w:tcPr>
            <w:tcW w:w="6588" w:type="dxa"/>
            <w:tcBorders>
              <w:top w:val="single" w:sz="4" w:space="0" w:color="auto"/>
              <w:left w:val="single" w:sz="4" w:space="0" w:color="auto"/>
              <w:bottom w:val="single" w:sz="4" w:space="0" w:color="auto"/>
              <w:right w:val="single" w:sz="4" w:space="0" w:color="auto"/>
            </w:tcBorders>
            <w:vAlign w:val="center"/>
            <w:hideMark/>
          </w:tcPr>
          <w:p w14:paraId="2CE11409" w14:textId="77777777" w:rsidR="00320989" w:rsidRPr="00556875" w:rsidRDefault="00320989" w:rsidP="00E96B95">
            <w:pPr>
              <w:spacing w:after="0" w:line="276" w:lineRule="auto"/>
              <w:jc w:val="center"/>
              <w:rPr>
                <w:rFonts w:ascii="Trebuchet MS" w:eastAsia="Times New Roman" w:hAnsi="Trebuchet MS" w:cs="Times New Roman"/>
                <w:bCs/>
                <w:lang w:bidi="hi-IN"/>
              </w:rPr>
            </w:pPr>
            <w:r w:rsidRPr="00556875">
              <w:rPr>
                <w:rFonts w:ascii="Trebuchet MS" w:eastAsia="Times New Roman" w:hAnsi="Trebuchet MS" w:cs="Times New Roman"/>
                <w:bCs/>
                <w:lang w:bidi="hi-IN"/>
              </w:rPr>
              <w:t>Description</w:t>
            </w:r>
          </w:p>
        </w:tc>
      </w:tr>
      <w:tr w:rsidR="00320989" w:rsidRPr="00E62C28" w14:paraId="0748E90C" w14:textId="77777777" w:rsidTr="00E96B95">
        <w:tc>
          <w:tcPr>
            <w:tcW w:w="2268" w:type="dxa"/>
            <w:tcBorders>
              <w:top w:val="single" w:sz="4" w:space="0" w:color="auto"/>
              <w:left w:val="single" w:sz="4" w:space="0" w:color="auto"/>
              <w:bottom w:val="single" w:sz="4" w:space="0" w:color="auto"/>
              <w:right w:val="single" w:sz="4" w:space="0" w:color="auto"/>
            </w:tcBorders>
            <w:vAlign w:val="center"/>
            <w:hideMark/>
          </w:tcPr>
          <w:p w14:paraId="5EFEC422" w14:textId="77777777" w:rsidR="00320989" w:rsidRPr="00556875" w:rsidRDefault="00320989" w:rsidP="00E96B95">
            <w:pPr>
              <w:spacing w:before="40" w:after="40" w:line="276" w:lineRule="auto"/>
              <w:jc w:val="center"/>
              <w:rPr>
                <w:rFonts w:ascii="Trebuchet MS" w:eastAsia="Times New Roman" w:hAnsi="Trebuchet MS" w:cs="Times New Roman"/>
                <w:bCs/>
                <w:kern w:val="32"/>
                <w:lang w:bidi="hi-IN"/>
              </w:rPr>
            </w:pPr>
            <w:r w:rsidRPr="00556875">
              <w:rPr>
                <w:rFonts w:ascii="Trebuchet MS" w:eastAsia="Times New Roman" w:hAnsi="Trebuchet MS" w:cs="Times New Roman"/>
                <w:bCs/>
                <w:kern w:val="32"/>
                <w:lang w:bidi="hi-IN"/>
              </w:rPr>
              <w:t>&lt;  &gt;</w:t>
            </w:r>
          </w:p>
        </w:tc>
        <w:tc>
          <w:tcPr>
            <w:tcW w:w="6588" w:type="dxa"/>
            <w:tcBorders>
              <w:top w:val="single" w:sz="4" w:space="0" w:color="auto"/>
              <w:left w:val="single" w:sz="4" w:space="0" w:color="auto"/>
              <w:bottom w:val="single" w:sz="4" w:space="0" w:color="auto"/>
              <w:right w:val="single" w:sz="4" w:space="0" w:color="auto"/>
            </w:tcBorders>
            <w:hideMark/>
          </w:tcPr>
          <w:p w14:paraId="6EB74116" w14:textId="77777777" w:rsidR="00320989" w:rsidRPr="00556875" w:rsidRDefault="00320989" w:rsidP="00E96B95">
            <w:pPr>
              <w:spacing w:before="40" w:after="40" w:line="276" w:lineRule="auto"/>
              <w:jc w:val="both"/>
              <w:rPr>
                <w:rFonts w:ascii="Trebuchet MS" w:eastAsia="Times New Roman" w:hAnsi="Trebuchet MS" w:cs="Times New Roman"/>
                <w:bCs/>
                <w:kern w:val="32"/>
                <w:lang w:bidi="hi-IN"/>
              </w:rPr>
            </w:pPr>
            <w:r w:rsidRPr="00556875">
              <w:rPr>
                <w:rFonts w:ascii="Trebuchet MS" w:eastAsia="Times New Roman" w:hAnsi="Trebuchet MS" w:cs="Times New Roman"/>
                <w:bCs/>
                <w:kern w:val="32"/>
                <w:lang w:bidi="hi-IN"/>
              </w:rPr>
              <w:t>Brackets indicate that the information requested is required</w:t>
            </w:r>
          </w:p>
        </w:tc>
      </w:tr>
      <w:tr w:rsidR="00320989" w:rsidRPr="00E62C28" w14:paraId="64ACA30F" w14:textId="77777777" w:rsidTr="00E96B95">
        <w:tc>
          <w:tcPr>
            <w:tcW w:w="2268" w:type="dxa"/>
            <w:tcBorders>
              <w:top w:val="single" w:sz="4" w:space="0" w:color="auto"/>
              <w:left w:val="single" w:sz="4" w:space="0" w:color="auto"/>
              <w:bottom w:val="single" w:sz="4" w:space="0" w:color="auto"/>
              <w:right w:val="single" w:sz="4" w:space="0" w:color="auto"/>
            </w:tcBorders>
            <w:vAlign w:val="center"/>
            <w:hideMark/>
          </w:tcPr>
          <w:p w14:paraId="1321352C" w14:textId="77777777" w:rsidR="00320989" w:rsidRPr="00556875" w:rsidRDefault="00320989" w:rsidP="00E96B95">
            <w:pPr>
              <w:spacing w:before="40" w:after="40" w:line="276" w:lineRule="auto"/>
              <w:jc w:val="center"/>
              <w:rPr>
                <w:rFonts w:ascii="Trebuchet MS" w:eastAsia="Times New Roman" w:hAnsi="Trebuchet MS" w:cs="Times New Roman"/>
                <w:bCs/>
                <w:kern w:val="32"/>
                <w:lang w:bidi="hi-IN"/>
              </w:rPr>
            </w:pPr>
            <w:r w:rsidRPr="00556875">
              <w:rPr>
                <w:rFonts w:ascii="Trebuchet MS" w:eastAsia="Times New Roman" w:hAnsi="Trebuchet MS" w:cs="Times New Roman"/>
                <w:bCs/>
                <w:kern w:val="32"/>
                <w:lang w:bidi="hi-IN"/>
              </w:rPr>
              <w:t>{   }</w:t>
            </w:r>
          </w:p>
        </w:tc>
        <w:tc>
          <w:tcPr>
            <w:tcW w:w="6588" w:type="dxa"/>
            <w:tcBorders>
              <w:top w:val="single" w:sz="4" w:space="0" w:color="auto"/>
              <w:left w:val="single" w:sz="4" w:space="0" w:color="auto"/>
              <w:bottom w:val="single" w:sz="4" w:space="0" w:color="auto"/>
              <w:right w:val="single" w:sz="4" w:space="0" w:color="auto"/>
            </w:tcBorders>
            <w:hideMark/>
          </w:tcPr>
          <w:p w14:paraId="7C019B38" w14:textId="77777777" w:rsidR="00320989" w:rsidRPr="00556875" w:rsidRDefault="00320989" w:rsidP="00E96B95">
            <w:pPr>
              <w:spacing w:before="40" w:after="40" w:line="276" w:lineRule="auto"/>
              <w:jc w:val="both"/>
              <w:rPr>
                <w:rFonts w:ascii="Trebuchet MS" w:eastAsia="Times New Roman" w:hAnsi="Trebuchet MS" w:cs="Times New Roman"/>
                <w:bCs/>
                <w:kern w:val="32"/>
                <w:lang w:bidi="hi-IN"/>
              </w:rPr>
            </w:pPr>
            <w:r w:rsidRPr="00556875">
              <w:rPr>
                <w:rFonts w:ascii="Trebuchet MS" w:eastAsia="Times New Roman" w:hAnsi="Trebuchet MS" w:cs="Times New Roman"/>
                <w:bCs/>
                <w:kern w:val="32"/>
                <w:lang w:bidi="hi-IN"/>
              </w:rPr>
              <w:t>Braces indicates that the user is required to choose from a set of options</w:t>
            </w:r>
          </w:p>
        </w:tc>
      </w:tr>
      <w:tr w:rsidR="00320989" w:rsidRPr="00E62C28" w14:paraId="5EE79A9D" w14:textId="77777777" w:rsidTr="00E96B95">
        <w:tc>
          <w:tcPr>
            <w:tcW w:w="2268" w:type="dxa"/>
            <w:tcBorders>
              <w:top w:val="single" w:sz="4" w:space="0" w:color="auto"/>
              <w:left w:val="single" w:sz="4" w:space="0" w:color="auto"/>
              <w:bottom w:val="single" w:sz="4" w:space="0" w:color="auto"/>
              <w:right w:val="single" w:sz="4" w:space="0" w:color="auto"/>
            </w:tcBorders>
            <w:vAlign w:val="center"/>
            <w:hideMark/>
          </w:tcPr>
          <w:p w14:paraId="4DF8700F" w14:textId="77777777" w:rsidR="00320989" w:rsidRPr="00556875" w:rsidRDefault="00320989" w:rsidP="00E96B95">
            <w:pPr>
              <w:spacing w:before="40" w:after="40" w:line="276" w:lineRule="auto"/>
              <w:jc w:val="center"/>
              <w:rPr>
                <w:rFonts w:ascii="Trebuchet MS" w:eastAsia="Times New Roman" w:hAnsi="Trebuchet MS" w:cs="Times New Roman"/>
                <w:bCs/>
                <w:kern w:val="32"/>
                <w:lang w:bidi="hi-IN"/>
              </w:rPr>
            </w:pPr>
            <w:r w:rsidRPr="00556875">
              <w:rPr>
                <w:rFonts w:ascii="Trebuchet MS" w:eastAsia="Times New Roman" w:hAnsi="Trebuchet MS" w:cs="Times New Roman"/>
                <w:bCs/>
                <w:kern w:val="32"/>
                <w:lang w:bidi="hi-IN"/>
              </w:rPr>
              <w:t>|</w:t>
            </w:r>
          </w:p>
        </w:tc>
        <w:tc>
          <w:tcPr>
            <w:tcW w:w="6588" w:type="dxa"/>
            <w:tcBorders>
              <w:top w:val="single" w:sz="4" w:space="0" w:color="auto"/>
              <w:left w:val="single" w:sz="4" w:space="0" w:color="auto"/>
              <w:bottom w:val="single" w:sz="4" w:space="0" w:color="auto"/>
              <w:right w:val="single" w:sz="4" w:space="0" w:color="auto"/>
            </w:tcBorders>
            <w:hideMark/>
          </w:tcPr>
          <w:p w14:paraId="4EEFC1B8" w14:textId="77777777" w:rsidR="00320989" w:rsidRPr="00556875" w:rsidRDefault="00320989" w:rsidP="00E96B95">
            <w:pPr>
              <w:spacing w:before="40" w:after="40" w:line="276" w:lineRule="auto"/>
              <w:jc w:val="both"/>
              <w:rPr>
                <w:rFonts w:ascii="Trebuchet MS" w:eastAsia="Times New Roman" w:hAnsi="Trebuchet MS" w:cs="Times New Roman"/>
                <w:bCs/>
                <w:kern w:val="32"/>
                <w:lang w:bidi="hi-IN"/>
              </w:rPr>
            </w:pPr>
            <w:r w:rsidRPr="00556875">
              <w:rPr>
                <w:rFonts w:ascii="Trebuchet MS" w:eastAsia="Times New Roman" w:hAnsi="Trebuchet MS" w:cs="Times New Roman"/>
                <w:bCs/>
                <w:kern w:val="32"/>
                <w:lang w:bidi="hi-IN"/>
              </w:rPr>
              <w:t>A vertical bar separates a set of options</w:t>
            </w:r>
          </w:p>
        </w:tc>
      </w:tr>
      <w:tr w:rsidR="00320989" w:rsidRPr="00E62C28" w14:paraId="2CDF71EB" w14:textId="77777777" w:rsidTr="00E96B95">
        <w:tc>
          <w:tcPr>
            <w:tcW w:w="2268" w:type="dxa"/>
            <w:tcBorders>
              <w:top w:val="single" w:sz="4" w:space="0" w:color="auto"/>
              <w:left w:val="single" w:sz="4" w:space="0" w:color="auto"/>
              <w:bottom w:val="single" w:sz="4" w:space="0" w:color="auto"/>
              <w:right w:val="single" w:sz="4" w:space="0" w:color="auto"/>
            </w:tcBorders>
            <w:vAlign w:val="center"/>
            <w:hideMark/>
          </w:tcPr>
          <w:p w14:paraId="76237304" w14:textId="77777777" w:rsidR="00320989" w:rsidRPr="00556875" w:rsidRDefault="00320989" w:rsidP="00E96B95">
            <w:pPr>
              <w:spacing w:before="40" w:after="40" w:line="276" w:lineRule="auto"/>
              <w:jc w:val="center"/>
              <w:rPr>
                <w:rFonts w:ascii="Trebuchet MS" w:eastAsia="Times New Roman" w:hAnsi="Trebuchet MS" w:cs="Times New Roman"/>
                <w:bCs/>
                <w:kern w:val="32"/>
                <w:lang w:bidi="hi-IN"/>
              </w:rPr>
            </w:pPr>
            <w:r w:rsidRPr="00556875">
              <w:rPr>
                <w:rFonts w:ascii="Trebuchet MS" w:eastAsia="Times New Roman" w:hAnsi="Trebuchet MS" w:cs="Times New Roman"/>
                <w:bCs/>
                <w:kern w:val="32"/>
                <w:lang w:bidi="hi-IN"/>
              </w:rPr>
              <w:t>[   ]</w:t>
            </w:r>
          </w:p>
        </w:tc>
        <w:tc>
          <w:tcPr>
            <w:tcW w:w="6588" w:type="dxa"/>
            <w:tcBorders>
              <w:top w:val="single" w:sz="4" w:space="0" w:color="auto"/>
              <w:left w:val="single" w:sz="4" w:space="0" w:color="auto"/>
              <w:bottom w:val="single" w:sz="4" w:space="0" w:color="auto"/>
              <w:right w:val="single" w:sz="4" w:space="0" w:color="auto"/>
            </w:tcBorders>
            <w:hideMark/>
          </w:tcPr>
          <w:p w14:paraId="49005591" w14:textId="77777777" w:rsidR="00320989" w:rsidRPr="00556875" w:rsidRDefault="00320989" w:rsidP="00E96B95">
            <w:pPr>
              <w:keepNext/>
              <w:spacing w:before="40" w:after="40" w:line="276" w:lineRule="auto"/>
              <w:jc w:val="both"/>
              <w:rPr>
                <w:rFonts w:ascii="Trebuchet MS" w:eastAsia="Times New Roman" w:hAnsi="Trebuchet MS" w:cs="Times New Roman"/>
                <w:bCs/>
                <w:kern w:val="32"/>
                <w:lang w:bidi="hi-IN"/>
              </w:rPr>
            </w:pPr>
            <w:r w:rsidRPr="00556875">
              <w:rPr>
                <w:rFonts w:ascii="Trebuchet MS" w:eastAsia="Times New Roman" w:hAnsi="Trebuchet MS" w:cs="Times New Roman"/>
                <w:bCs/>
                <w:kern w:val="32"/>
                <w:lang w:bidi="hi-IN"/>
              </w:rPr>
              <w:t>Square brackets indicate that the information requested is optional</w:t>
            </w:r>
          </w:p>
        </w:tc>
      </w:tr>
    </w:tbl>
    <w:p w14:paraId="132220D6" w14:textId="77777777" w:rsidR="00320989" w:rsidRPr="00FC2B47" w:rsidRDefault="00320989" w:rsidP="00320989">
      <w:pPr>
        <w:pStyle w:val="Caption"/>
        <w:rPr>
          <w:sz w:val="24"/>
          <w:szCs w:val="24"/>
          <w:lang w:val="fr-FR"/>
        </w:rPr>
      </w:pPr>
      <w:bookmarkStart w:id="720" w:name="_Toc176718753"/>
      <w:r w:rsidRPr="00FC2B47">
        <w:rPr>
          <w:lang w:val="fr-FR"/>
        </w:rPr>
        <w:t xml:space="preserve">Table </w:t>
      </w:r>
      <w:r>
        <w:rPr>
          <w:lang w:val="fr-FR"/>
        </w:rPr>
        <w:fldChar w:fldCharType="begin"/>
      </w:r>
      <w:r>
        <w:rPr>
          <w:lang w:val="fr-FR"/>
        </w:rPr>
        <w:instrText xml:space="preserve"> SEQ Table \* ARABIC </w:instrText>
      </w:r>
      <w:r>
        <w:rPr>
          <w:lang w:val="fr-FR"/>
        </w:rPr>
        <w:fldChar w:fldCharType="separate"/>
      </w:r>
      <w:r>
        <w:rPr>
          <w:noProof/>
          <w:lang w:val="fr-FR"/>
        </w:rPr>
        <w:t>7</w:t>
      </w:r>
      <w:r>
        <w:rPr>
          <w:lang w:val="fr-FR"/>
        </w:rPr>
        <w:fldChar w:fldCharType="end"/>
      </w:r>
      <w:r w:rsidRPr="00FC2B47">
        <w:rPr>
          <w:lang w:val="fr-FR"/>
        </w:rPr>
        <w:t xml:space="preserve">: CLI </w:t>
      </w:r>
      <w:proofErr w:type="spellStart"/>
      <w:r w:rsidRPr="00FC2B47">
        <w:rPr>
          <w:lang w:val="fr-FR"/>
        </w:rPr>
        <w:t>Syntax</w:t>
      </w:r>
      <w:proofErr w:type="spellEnd"/>
      <w:r w:rsidRPr="00FC2B47">
        <w:rPr>
          <w:lang w:val="fr-FR"/>
        </w:rPr>
        <w:t xml:space="preserve"> Conventions</w:t>
      </w:r>
      <w:bookmarkEnd w:id="720"/>
    </w:p>
    <w:p w14:paraId="1F526AC4" w14:textId="77777777" w:rsidR="00320989" w:rsidRDefault="00320989" w:rsidP="00320989">
      <w:pPr>
        <w:pStyle w:val="Heading3"/>
        <w:spacing w:line="276" w:lineRule="auto"/>
        <w:rPr>
          <w:rFonts w:ascii="Trebuchet MS" w:hAnsi="Trebuchet MS"/>
          <w:b/>
          <w:color w:val="auto"/>
          <w:lang w:val="fr-FR"/>
        </w:rPr>
      </w:pPr>
      <w:bookmarkStart w:id="721" w:name="_Toc176718807"/>
      <w:r w:rsidRPr="00E62C28">
        <w:rPr>
          <w:rFonts w:ascii="Trebuchet MS" w:hAnsi="Trebuchet MS"/>
          <w:b/>
          <w:color w:val="auto"/>
          <w:lang w:val="fr-FR"/>
        </w:rPr>
        <w:t xml:space="preserve">4.1.2 </w:t>
      </w:r>
      <w:r>
        <w:rPr>
          <w:rFonts w:ascii="Trebuchet MS" w:hAnsi="Trebuchet MS"/>
          <w:b/>
          <w:color w:val="auto"/>
          <w:lang w:val="fr-FR"/>
        </w:rPr>
        <w:t>Site License</w:t>
      </w:r>
      <w:r w:rsidRPr="00E62C28">
        <w:rPr>
          <w:rFonts w:ascii="Trebuchet MS" w:hAnsi="Trebuchet MS"/>
          <w:b/>
          <w:color w:val="auto"/>
          <w:lang w:val="fr-FR"/>
        </w:rPr>
        <w:t xml:space="preserve"> Command List</w:t>
      </w:r>
      <w:bookmarkEnd w:id="721"/>
    </w:p>
    <w:tbl>
      <w:tblPr>
        <w:tblStyle w:val="TableGrid"/>
        <w:tblW w:w="0" w:type="auto"/>
        <w:tblLook w:val="04A0" w:firstRow="1" w:lastRow="0" w:firstColumn="1" w:lastColumn="0" w:noHBand="0" w:noVBand="1"/>
      </w:tblPr>
      <w:tblGrid>
        <w:gridCol w:w="1705"/>
        <w:gridCol w:w="7645"/>
      </w:tblGrid>
      <w:tr w:rsidR="00320989" w:rsidRPr="0096056B" w14:paraId="531424B3" w14:textId="77777777" w:rsidTr="00E96B95">
        <w:tc>
          <w:tcPr>
            <w:tcW w:w="1705" w:type="dxa"/>
            <w:vMerge w:val="restart"/>
          </w:tcPr>
          <w:p w14:paraId="37D69D72" w14:textId="261E6892" w:rsidR="00320989" w:rsidRPr="00556875" w:rsidRDefault="00320989" w:rsidP="00E96B95">
            <w:pPr>
              <w:jc w:val="center"/>
              <w:rPr>
                <w:rFonts w:ascii="Trebuchet MS" w:hAnsi="Trebuchet MS"/>
                <w:lang w:val="fr-FR"/>
              </w:rPr>
            </w:pPr>
            <w:r w:rsidRPr="00556875">
              <w:rPr>
                <w:rFonts w:ascii="Trebuchet MS" w:hAnsi="Trebuchet MS"/>
                <w:lang w:val="fr-FR"/>
              </w:rPr>
              <w:t xml:space="preserve">Site </w:t>
            </w:r>
            <w:r w:rsidR="007E39E9">
              <w:rPr>
                <w:rFonts w:ascii="Trebuchet MS" w:hAnsi="Trebuchet MS"/>
                <w:lang w:val="fr-FR"/>
              </w:rPr>
              <w:t>L</w:t>
            </w:r>
            <w:r w:rsidRPr="00556875">
              <w:rPr>
                <w:rFonts w:ascii="Trebuchet MS" w:hAnsi="Trebuchet MS"/>
                <w:lang w:val="fr-FR"/>
              </w:rPr>
              <w:t xml:space="preserve">icense </w:t>
            </w:r>
            <w:r w:rsidR="007E39E9">
              <w:rPr>
                <w:rFonts w:ascii="Trebuchet MS" w:hAnsi="Trebuchet MS"/>
                <w:lang w:val="fr-FR"/>
              </w:rPr>
              <w:t>S</w:t>
            </w:r>
            <w:r w:rsidRPr="00556875">
              <w:rPr>
                <w:rFonts w:ascii="Trebuchet MS" w:hAnsi="Trebuchet MS"/>
                <w:lang w:val="fr-FR"/>
              </w:rPr>
              <w:t xml:space="preserve">erver </w:t>
            </w:r>
            <w:proofErr w:type="spellStart"/>
            <w:r w:rsidRPr="00556875">
              <w:rPr>
                <w:rFonts w:ascii="Trebuchet MS" w:hAnsi="Trebuchet MS"/>
                <w:lang w:val="fr-FR"/>
              </w:rPr>
              <w:t>command</w:t>
            </w:r>
            <w:r w:rsidR="007E39E9">
              <w:rPr>
                <w:rFonts w:ascii="Trebuchet MS" w:hAnsi="Trebuchet MS"/>
                <w:lang w:val="fr-FR"/>
              </w:rPr>
              <w:t>s</w:t>
            </w:r>
            <w:proofErr w:type="spellEnd"/>
          </w:p>
        </w:tc>
        <w:tc>
          <w:tcPr>
            <w:tcW w:w="7645" w:type="dxa"/>
          </w:tcPr>
          <w:p w14:paraId="3F62F9C1" w14:textId="77777777" w:rsidR="00320989" w:rsidRPr="00556875" w:rsidRDefault="00320989" w:rsidP="00E96B95">
            <w:pPr>
              <w:rPr>
                <w:rFonts w:ascii="Trebuchet MS" w:hAnsi="Trebuchet MS"/>
                <w:lang w:val="fr-FR"/>
              </w:rPr>
            </w:pPr>
            <w:proofErr w:type="spellStart"/>
            <w:r w:rsidRPr="00556875">
              <w:rPr>
                <w:rFonts w:ascii="Trebuchet MS" w:eastAsia="Times New Roman" w:hAnsi="Trebuchet MS" w:cs="Arial"/>
                <w:i/>
                <w:lang w:val="fr-FR" w:eastAsia="zh-TW"/>
              </w:rPr>
              <w:t>license</w:t>
            </w:r>
            <w:proofErr w:type="spellEnd"/>
            <w:r w:rsidRPr="00556875">
              <w:rPr>
                <w:rFonts w:ascii="Trebuchet MS" w:eastAsia="Times New Roman" w:hAnsi="Trebuchet MS" w:cs="Arial"/>
                <w:i/>
                <w:lang w:val="fr-FR" w:eastAsia="zh-TW"/>
              </w:rPr>
              <w:t xml:space="preserve"> server [</w:t>
            </w:r>
            <w:proofErr w:type="spellStart"/>
            <w:r w:rsidRPr="00556875">
              <w:rPr>
                <w:rFonts w:ascii="Trebuchet MS" w:eastAsia="Times New Roman" w:hAnsi="Trebuchet MS" w:cs="Arial"/>
                <w:i/>
                <w:lang w:val="fr-FR" w:eastAsia="zh-TW"/>
              </w:rPr>
              <w:t>vrf</w:t>
            </w:r>
            <w:proofErr w:type="spellEnd"/>
            <w:r w:rsidRPr="00556875">
              <w:rPr>
                <w:rFonts w:ascii="Trebuchet MS" w:eastAsia="Times New Roman" w:hAnsi="Trebuchet MS" w:cs="Arial"/>
                <w:i/>
                <w:lang w:val="fr-FR" w:eastAsia="zh-TW"/>
              </w:rPr>
              <w:t xml:space="preserve"> {default | &lt;</w:t>
            </w:r>
            <w:proofErr w:type="spellStart"/>
            <w:r w:rsidRPr="00556875">
              <w:rPr>
                <w:rFonts w:ascii="Trebuchet MS" w:eastAsia="Times New Roman" w:hAnsi="Trebuchet MS" w:cs="Arial"/>
                <w:i/>
                <w:lang w:val="fr-FR" w:eastAsia="zh-TW"/>
              </w:rPr>
              <w:t>vrf_name</w:t>
            </w:r>
            <w:proofErr w:type="spellEnd"/>
            <w:r w:rsidRPr="00556875">
              <w:rPr>
                <w:rFonts w:ascii="Trebuchet MS" w:eastAsia="Times New Roman" w:hAnsi="Trebuchet MS" w:cs="Arial"/>
                <w:i/>
                <w:lang w:val="fr-FR" w:eastAsia="zh-TW"/>
              </w:rPr>
              <w:t xml:space="preserve">&gt;}] </w:t>
            </w:r>
            <w:proofErr w:type="spellStart"/>
            <w:r w:rsidRPr="00556875">
              <w:rPr>
                <w:rFonts w:ascii="Trebuchet MS" w:eastAsia="Times New Roman" w:hAnsi="Trebuchet MS" w:cs="Arial"/>
                <w:i/>
                <w:lang w:val="fr-FR" w:eastAsia="zh-TW"/>
              </w:rPr>
              <w:t>ip-address</w:t>
            </w:r>
            <w:proofErr w:type="spellEnd"/>
            <w:r w:rsidRPr="00556875">
              <w:rPr>
                <w:rFonts w:ascii="Trebuchet MS" w:eastAsia="Times New Roman" w:hAnsi="Trebuchet MS" w:cs="Arial"/>
                <w:i/>
                <w:lang w:val="fr-FR" w:eastAsia="zh-TW"/>
              </w:rPr>
              <w:t xml:space="preserve"> &lt;</w:t>
            </w:r>
            <w:proofErr w:type="spellStart"/>
            <w:r w:rsidRPr="00556875">
              <w:rPr>
                <w:rFonts w:ascii="Trebuchet MS" w:eastAsia="Times New Roman" w:hAnsi="Trebuchet MS" w:cs="Arial"/>
                <w:i/>
                <w:lang w:val="fr-FR" w:eastAsia="zh-TW"/>
              </w:rPr>
              <w:t>ip-address</w:t>
            </w:r>
            <w:proofErr w:type="spellEnd"/>
            <w:r w:rsidRPr="00556875">
              <w:rPr>
                <w:rFonts w:ascii="Trebuchet MS" w:eastAsia="Times New Roman" w:hAnsi="Trebuchet MS" w:cs="Arial"/>
                <w:i/>
                <w:lang w:val="fr-FR" w:eastAsia="zh-TW"/>
              </w:rPr>
              <w:t>&gt; [</w:t>
            </w:r>
            <w:proofErr w:type="spellStart"/>
            <w:r w:rsidRPr="00556875">
              <w:rPr>
                <w:rFonts w:ascii="Trebuchet MS" w:eastAsia="Times New Roman" w:hAnsi="Trebuchet MS" w:cs="Arial"/>
                <w:i/>
                <w:lang w:val="fr-FR" w:eastAsia="zh-TW"/>
              </w:rPr>
              <w:t>listen</w:t>
            </w:r>
            <w:proofErr w:type="spellEnd"/>
            <w:r w:rsidRPr="00556875">
              <w:rPr>
                <w:rFonts w:ascii="Trebuchet MS" w:eastAsia="Times New Roman" w:hAnsi="Trebuchet MS" w:cs="Arial"/>
                <w:i/>
                <w:lang w:val="fr-FR" w:eastAsia="zh-TW"/>
              </w:rPr>
              <w:t>-port &lt;</w:t>
            </w:r>
            <w:proofErr w:type="spellStart"/>
            <w:r w:rsidRPr="00556875">
              <w:rPr>
                <w:rFonts w:ascii="Trebuchet MS" w:eastAsia="Times New Roman" w:hAnsi="Trebuchet MS" w:cs="Arial"/>
                <w:i/>
                <w:lang w:val="fr-FR" w:eastAsia="zh-TW"/>
              </w:rPr>
              <w:t>num</w:t>
            </w:r>
            <w:proofErr w:type="spellEnd"/>
            <w:r w:rsidRPr="00556875">
              <w:rPr>
                <w:rFonts w:ascii="Trebuchet MS" w:eastAsia="Times New Roman" w:hAnsi="Trebuchet MS" w:cs="Arial"/>
                <w:i/>
                <w:lang w:val="fr-FR" w:eastAsia="zh-TW"/>
              </w:rPr>
              <w:t xml:space="preserve">&gt;] [admin-state {enable | </w:t>
            </w:r>
            <w:proofErr w:type="spellStart"/>
            <w:r w:rsidRPr="00556875">
              <w:rPr>
                <w:rFonts w:ascii="Trebuchet MS" w:eastAsia="Times New Roman" w:hAnsi="Trebuchet MS" w:cs="Arial"/>
                <w:i/>
                <w:lang w:val="fr-FR" w:eastAsia="zh-TW"/>
              </w:rPr>
              <w:t>disable</w:t>
            </w:r>
            <w:proofErr w:type="spellEnd"/>
            <w:r w:rsidRPr="00556875">
              <w:rPr>
                <w:rFonts w:ascii="Trebuchet MS" w:eastAsia="Times New Roman" w:hAnsi="Trebuchet MS" w:cs="Arial"/>
                <w:i/>
                <w:lang w:val="fr-FR" w:eastAsia="zh-TW"/>
              </w:rPr>
              <w:t>}]</w:t>
            </w:r>
          </w:p>
        </w:tc>
      </w:tr>
      <w:tr w:rsidR="00320989" w14:paraId="7733F624" w14:textId="77777777" w:rsidTr="00E96B95">
        <w:tc>
          <w:tcPr>
            <w:tcW w:w="1705" w:type="dxa"/>
            <w:vMerge/>
          </w:tcPr>
          <w:p w14:paraId="46D0BAB9" w14:textId="77777777" w:rsidR="00320989" w:rsidRPr="00556875" w:rsidRDefault="00320989" w:rsidP="00E96B95">
            <w:pPr>
              <w:rPr>
                <w:rFonts w:ascii="Trebuchet MS" w:hAnsi="Trebuchet MS"/>
                <w:lang w:val="fr-FR"/>
              </w:rPr>
            </w:pPr>
          </w:p>
        </w:tc>
        <w:tc>
          <w:tcPr>
            <w:tcW w:w="7645" w:type="dxa"/>
          </w:tcPr>
          <w:p w14:paraId="509820ED" w14:textId="77777777" w:rsidR="00320989" w:rsidRPr="00556875" w:rsidRDefault="00320989" w:rsidP="00E96B95">
            <w:pPr>
              <w:rPr>
                <w:rFonts w:ascii="Trebuchet MS" w:hAnsi="Trebuchet MS"/>
              </w:rPr>
            </w:pPr>
            <w:r w:rsidRPr="00556875">
              <w:rPr>
                <w:rFonts w:ascii="Trebuchet MS" w:eastAsia="Times New Roman" w:hAnsi="Trebuchet MS" w:cs="Arial"/>
                <w:i/>
                <w:lang w:eastAsia="zh-TW"/>
              </w:rPr>
              <w:t xml:space="preserve">license server apply {file </w:t>
            </w:r>
            <w:proofErr w:type="spellStart"/>
            <w:r w:rsidRPr="00556875">
              <w:rPr>
                <w:rFonts w:ascii="Trebuchet MS" w:eastAsia="Times New Roman" w:hAnsi="Trebuchet MS" w:cs="Arial"/>
                <w:i/>
                <w:lang w:eastAsia="zh-TW"/>
              </w:rPr>
              <w:t>file_name</w:t>
            </w:r>
            <w:proofErr w:type="spellEnd"/>
            <w:r w:rsidRPr="00556875">
              <w:rPr>
                <w:rFonts w:ascii="Trebuchet MS" w:eastAsia="Times New Roman" w:hAnsi="Trebuchet MS" w:cs="Arial"/>
                <w:i/>
                <w:lang w:eastAsia="zh-TW"/>
              </w:rPr>
              <w:t xml:space="preserve"> | key </w:t>
            </w:r>
            <w:proofErr w:type="spellStart"/>
            <w:r w:rsidRPr="00556875">
              <w:rPr>
                <w:rFonts w:ascii="Trebuchet MS" w:eastAsia="Times New Roman" w:hAnsi="Trebuchet MS" w:cs="Arial"/>
                <w:i/>
                <w:lang w:eastAsia="zh-TW"/>
              </w:rPr>
              <w:t>license_key</w:t>
            </w:r>
            <w:proofErr w:type="spellEnd"/>
            <w:r w:rsidRPr="00556875">
              <w:rPr>
                <w:rFonts w:ascii="Trebuchet MS" w:eastAsia="Times New Roman" w:hAnsi="Trebuchet MS" w:cs="Arial"/>
                <w:i/>
                <w:lang w:eastAsia="zh-TW"/>
              </w:rPr>
              <w:t xml:space="preserve">} </w:t>
            </w:r>
          </w:p>
        </w:tc>
      </w:tr>
      <w:tr w:rsidR="00320989" w14:paraId="7E69DBF0" w14:textId="77777777" w:rsidTr="00E96B95">
        <w:tc>
          <w:tcPr>
            <w:tcW w:w="1705" w:type="dxa"/>
            <w:vMerge/>
          </w:tcPr>
          <w:p w14:paraId="1F76BF50" w14:textId="77777777" w:rsidR="00320989" w:rsidRPr="00556875" w:rsidRDefault="00320989" w:rsidP="00E96B95">
            <w:pPr>
              <w:rPr>
                <w:rFonts w:ascii="Trebuchet MS" w:hAnsi="Trebuchet MS"/>
              </w:rPr>
            </w:pPr>
          </w:p>
        </w:tc>
        <w:tc>
          <w:tcPr>
            <w:tcW w:w="7645" w:type="dxa"/>
          </w:tcPr>
          <w:p w14:paraId="299619D5" w14:textId="77777777" w:rsidR="00320989" w:rsidRPr="00556875" w:rsidRDefault="00320989" w:rsidP="00E96B95">
            <w:pPr>
              <w:tabs>
                <w:tab w:val="left" w:pos="2680"/>
              </w:tabs>
              <w:rPr>
                <w:rFonts w:ascii="Trebuchet MS" w:eastAsia="Times New Roman" w:hAnsi="Trebuchet MS" w:cs="Arial"/>
                <w:i/>
                <w:lang w:eastAsia="zh-TW"/>
              </w:rPr>
            </w:pPr>
            <w:r w:rsidRPr="00556875">
              <w:rPr>
                <w:rFonts w:ascii="Trebuchet MS" w:eastAsia="Times New Roman" w:hAnsi="Trebuchet MS" w:cs="Arial"/>
                <w:i/>
                <w:lang w:eastAsia="zh-TW"/>
              </w:rPr>
              <w:t xml:space="preserve">license server remove {site </w:t>
            </w:r>
            <w:proofErr w:type="spellStart"/>
            <w:r w:rsidRPr="00556875">
              <w:rPr>
                <w:rFonts w:ascii="Trebuchet MS" w:eastAsia="Times New Roman" w:hAnsi="Trebuchet MS" w:cs="Arial"/>
                <w:i/>
                <w:lang w:eastAsia="zh-TW"/>
              </w:rPr>
              <w:t>site_id</w:t>
            </w:r>
            <w:proofErr w:type="spellEnd"/>
            <w:r w:rsidRPr="00556875">
              <w:rPr>
                <w:rFonts w:ascii="Trebuchet MS" w:eastAsia="Times New Roman" w:hAnsi="Trebuchet MS" w:cs="Arial"/>
                <w:i/>
                <w:lang w:eastAsia="zh-TW"/>
              </w:rPr>
              <w:t xml:space="preserve"> | node-</w:t>
            </w:r>
            <w:proofErr w:type="spellStart"/>
            <w:r w:rsidRPr="00556875">
              <w:rPr>
                <w:rFonts w:ascii="Trebuchet MS" w:eastAsia="Times New Roman" w:hAnsi="Trebuchet MS" w:cs="Arial"/>
                <w:i/>
                <w:lang w:eastAsia="zh-TW"/>
              </w:rPr>
              <w:t>ip</w:t>
            </w:r>
            <w:proofErr w:type="spellEnd"/>
            <w:r w:rsidRPr="00556875">
              <w:rPr>
                <w:rFonts w:ascii="Trebuchet MS" w:eastAsia="Times New Roman" w:hAnsi="Trebuchet MS" w:cs="Arial"/>
                <w:i/>
                <w:lang w:eastAsia="zh-TW"/>
              </w:rPr>
              <w:t xml:space="preserve"> </w:t>
            </w:r>
            <w:proofErr w:type="spellStart"/>
            <w:r w:rsidRPr="00556875">
              <w:rPr>
                <w:rFonts w:ascii="Trebuchet MS" w:eastAsia="Times New Roman" w:hAnsi="Trebuchet MS" w:cs="Arial"/>
                <w:i/>
                <w:lang w:eastAsia="zh-TW"/>
              </w:rPr>
              <w:t>node_ip</w:t>
            </w:r>
            <w:proofErr w:type="spellEnd"/>
            <w:r w:rsidRPr="00556875">
              <w:rPr>
                <w:rFonts w:ascii="Trebuchet MS" w:eastAsia="Times New Roman" w:hAnsi="Trebuchet MS" w:cs="Arial"/>
                <w:i/>
                <w:lang w:eastAsia="zh-TW"/>
              </w:rPr>
              <w:t xml:space="preserve"> | node-id node-id}  [license </w:t>
            </w:r>
            <w:proofErr w:type="spellStart"/>
            <w:r w:rsidRPr="00556875">
              <w:rPr>
                <w:rFonts w:ascii="Trebuchet MS" w:eastAsia="Times New Roman" w:hAnsi="Trebuchet MS" w:cs="Arial"/>
                <w:i/>
                <w:lang w:eastAsia="zh-TW"/>
              </w:rPr>
              <w:t>mpls</w:t>
            </w:r>
            <w:proofErr w:type="spellEnd"/>
            <w:r w:rsidRPr="00556875">
              <w:rPr>
                <w:rFonts w:ascii="Trebuchet MS" w:eastAsia="Times New Roman" w:hAnsi="Trebuchet MS" w:cs="Arial"/>
                <w:i/>
                <w:lang w:eastAsia="zh-TW"/>
              </w:rPr>
              <w:t>]</w:t>
            </w:r>
          </w:p>
        </w:tc>
      </w:tr>
      <w:tr w:rsidR="00320989" w14:paraId="48C0533A" w14:textId="77777777" w:rsidTr="00E96B95">
        <w:tc>
          <w:tcPr>
            <w:tcW w:w="1705" w:type="dxa"/>
            <w:vMerge/>
          </w:tcPr>
          <w:p w14:paraId="3E27850B" w14:textId="77777777" w:rsidR="00320989" w:rsidRPr="00556875" w:rsidRDefault="00320989" w:rsidP="00E96B95">
            <w:pPr>
              <w:rPr>
                <w:rFonts w:ascii="Trebuchet MS" w:hAnsi="Trebuchet MS"/>
                <w:lang w:val="fr-FR"/>
              </w:rPr>
            </w:pPr>
          </w:p>
        </w:tc>
        <w:tc>
          <w:tcPr>
            <w:tcW w:w="7645" w:type="dxa"/>
          </w:tcPr>
          <w:p w14:paraId="0D27BE68" w14:textId="77777777" w:rsidR="00320989" w:rsidRPr="00556875" w:rsidRDefault="00320989" w:rsidP="00E96B95">
            <w:pPr>
              <w:rPr>
                <w:rFonts w:ascii="Trebuchet MS" w:eastAsia="Times New Roman" w:hAnsi="Trebuchet MS" w:cs="Arial"/>
                <w:i/>
                <w:lang w:eastAsia="zh-TW"/>
              </w:rPr>
            </w:pPr>
            <w:r w:rsidRPr="00556875">
              <w:rPr>
                <w:rFonts w:ascii="Trebuchet MS" w:eastAsia="Times New Roman" w:hAnsi="Trebuchet MS" w:cs="Arial"/>
                <w:i/>
                <w:lang w:eastAsia="zh-TW"/>
              </w:rPr>
              <w:t>show license-server</w:t>
            </w:r>
          </w:p>
        </w:tc>
      </w:tr>
      <w:tr w:rsidR="00320989" w14:paraId="1A0CF2A3" w14:textId="77777777" w:rsidTr="00E96B95">
        <w:tc>
          <w:tcPr>
            <w:tcW w:w="1705" w:type="dxa"/>
            <w:vMerge/>
          </w:tcPr>
          <w:p w14:paraId="1545C1CC" w14:textId="77777777" w:rsidR="00320989" w:rsidRPr="00556875" w:rsidRDefault="00320989" w:rsidP="00E96B95">
            <w:pPr>
              <w:rPr>
                <w:rFonts w:ascii="Trebuchet MS" w:hAnsi="Trebuchet MS"/>
                <w:lang w:val="fr-FR"/>
              </w:rPr>
            </w:pPr>
          </w:p>
        </w:tc>
        <w:tc>
          <w:tcPr>
            <w:tcW w:w="7645" w:type="dxa"/>
          </w:tcPr>
          <w:p w14:paraId="30286DE7" w14:textId="77777777" w:rsidR="00320989" w:rsidRPr="00556875" w:rsidRDefault="00320989" w:rsidP="00E96B95">
            <w:pPr>
              <w:rPr>
                <w:rFonts w:ascii="Trebuchet MS" w:hAnsi="Trebuchet MS"/>
                <w:lang w:val="fr-FR"/>
              </w:rPr>
            </w:pPr>
            <w:r w:rsidRPr="00556875">
              <w:rPr>
                <w:rFonts w:ascii="Trebuchet MS" w:eastAsia="Times New Roman" w:hAnsi="Trebuchet MS" w:cs="Arial"/>
                <w:i/>
                <w:lang w:eastAsia="zh-TW"/>
              </w:rPr>
              <w:t>show license-server info</w:t>
            </w:r>
          </w:p>
        </w:tc>
      </w:tr>
      <w:tr w:rsidR="00320989" w14:paraId="47962DF4" w14:textId="77777777" w:rsidTr="00E96B95">
        <w:tc>
          <w:tcPr>
            <w:tcW w:w="1705" w:type="dxa"/>
            <w:vMerge/>
          </w:tcPr>
          <w:p w14:paraId="7DC52822" w14:textId="77777777" w:rsidR="00320989" w:rsidRPr="00556875" w:rsidRDefault="00320989" w:rsidP="00E96B95">
            <w:pPr>
              <w:rPr>
                <w:rFonts w:ascii="Trebuchet MS" w:hAnsi="Trebuchet MS"/>
                <w:lang w:val="fr-FR"/>
              </w:rPr>
            </w:pPr>
          </w:p>
        </w:tc>
        <w:tc>
          <w:tcPr>
            <w:tcW w:w="7645" w:type="dxa"/>
          </w:tcPr>
          <w:p w14:paraId="0FA1A727" w14:textId="77777777" w:rsidR="00320989" w:rsidRPr="00556875" w:rsidRDefault="00320989" w:rsidP="00E96B95">
            <w:pPr>
              <w:rPr>
                <w:rFonts w:ascii="Trebuchet MS" w:eastAsia="Times New Roman" w:hAnsi="Trebuchet MS" w:cs="Arial"/>
                <w:i/>
                <w:lang w:eastAsia="zh-TW"/>
              </w:rPr>
            </w:pPr>
            <w:r w:rsidRPr="00556875">
              <w:rPr>
                <w:rFonts w:ascii="Trebuchet MS" w:eastAsia="Times New Roman" w:hAnsi="Trebuchet MS" w:cs="Arial"/>
                <w:i/>
                <w:lang w:eastAsia="zh-TW"/>
              </w:rPr>
              <w:t>show license-server usage</w:t>
            </w:r>
          </w:p>
        </w:tc>
      </w:tr>
      <w:tr w:rsidR="00320989" w14:paraId="5E37DD4D" w14:textId="77777777" w:rsidTr="00E96B95">
        <w:tc>
          <w:tcPr>
            <w:tcW w:w="1705" w:type="dxa"/>
            <w:vMerge w:val="restart"/>
          </w:tcPr>
          <w:p w14:paraId="676DB89D" w14:textId="2871F6E6" w:rsidR="00320989" w:rsidRPr="00556875" w:rsidRDefault="00320989" w:rsidP="00E96B95">
            <w:pPr>
              <w:jc w:val="center"/>
              <w:rPr>
                <w:rFonts w:ascii="Trebuchet MS" w:hAnsi="Trebuchet MS"/>
                <w:lang w:val="fr-FR"/>
              </w:rPr>
            </w:pPr>
            <w:r w:rsidRPr="00556875">
              <w:rPr>
                <w:rFonts w:ascii="Trebuchet MS" w:hAnsi="Trebuchet MS"/>
                <w:lang w:val="fr-FR"/>
              </w:rPr>
              <w:t xml:space="preserve">Switch </w:t>
            </w:r>
            <w:r w:rsidR="007E39E9">
              <w:rPr>
                <w:rFonts w:ascii="Trebuchet MS" w:hAnsi="Trebuchet MS"/>
                <w:lang w:val="fr-FR"/>
              </w:rPr>
              <w:t>L</w:t>
            </w:r>
            <w:r w:rsidRPr="00556875">
              <w:rPr>
                <w:rFonts w:ascii="Trebuchet MS" w:hAnsi="Trebuchet MS"/>
                <w:lang w:val="fr-FR"/>
              </w:rPr>
              <w:t xml:space="preserve">ocal </w:t>
            </w:r>
            <w:r w:rsidR="007E39E9">
              <w:rPr>
                <w:rFonts w:ascii="Trebuchet MS" w:hAnsi="Trebuchet MS"/>
                <w:lang w:val="fr-FR"/>
              </w:rPr>
              <w:t>C</w:t>
            </w:r>
            <w:r w:rsidRPr="00556875">
              <w:rPr>
                <w:rFonts w:ascii="Trebuchet MS" w:hAnsi="Trebuchet MS"/>
                <w:lang w:val="fr-FR"/>
              </w:rPr>
              <w:t>lient command</w:t>
            </w:r>
          </w:p>
        </w:tc>
        <w:tc>
          <w:tcPr>
            <w:tcW w:w="7645" w:type="dxa"/>
          </w:tcPr>
          <w:p w14:paraId="77504A1B" w14:textId="77777777" w:rsidR="00320989" w:rsidRPr="00556875" w:rsidRDefault="00320989" w:rsidP="00E96B95">
            <w:pPr>
              <w:rPr>
                <w:rFonts w:ascii="Trebuchet MS" w:eastAsia="Times New Roman" w:hAnsi="Trebuchet MS" w:cs="Arial"/>
                <w:i/>
                <w:lang w:eastAsia="zh-TW"/>
              </w:rPr>
            </w:pPr>
            <w:r w:rsidRPr="00556875">
              <w:rPr>
                <w:rFonts w:ascii="Trebuchet MS" w:eastAsia="Times New Roman" w:hAnsi="Trebuchet MS" w:cs="Arial"/>
                <w:i/>
                <w:lang w:eastAsia="zh-TW"/>
              </w:rPr>
              <w:t xml:space="preserve">license client { [site-id </w:t>
            </w:r>
            <w:proofErr w:type="spellStart"/>
            <w:r w:rsidRPr="00556875">
              <w:rPr>
                <w:rFonts w:ascii="Trebuchet MS" w:eastAsia="Times New Roman" w:hAnsi="Trebuchet MS" w:cs="Arial"/>
                <w:i/>
                <w:lang w:eastAsia="zh-TW"/>
              </w:rPr>
              <w:t>site_id</w:t>
            </w:r>
            <w:proofErr w:type="spellEnd"/>
            <w:r w:rsidRPr="00556875">
              <w:rPr>
                <w:rFonts w:ascii="Trebuchet MS" w:eastAsia="Times New Roman" w:hAnsi="Trebuchet MS" w:cs="Arial"/>
                <w:i/>
                <w:lang w:eastAsia="zh-TW"/>
              </w:rPr>
              <w:t>] | [server-</w:t>
            </w:r>
            <w:proofErr w:type="spellStart"/>
            <w:r w:rsidRPr="00556875">
              <w:rPr>
                <w:rFonts w:ascii="Trebuchet MS" w:eastAsia="Times New Roman" w:hAnsi="Trebuchet MS" w:cs="Arial"/>
                <w:i/>
                <w:lang w:eastAsia="zh-TW"/>
              </w:rPr>
              <w:t>ip</w:t>
            </w:r>
            <w:proofErr w:type="spellEnd"/>
            <w:r w:rsidRPr="00556875">
              <w:rPr>
                <w:rFonts w:ascii="Trebuchet MS" w:eastAsia="Times New Roman" w:hAnsi="Trebuchet MS" w:cs="Arial"/>
                <w:i/>
                <w:lang w:eastAsia="zh-TW"/>
              </w:rPr>
              <w:t xml:space="preserve"> &lt;</w:t>
            </w:r>
            <w:proofErr w:type="spellStart"/>
            <w:r w:rsidRPr="00556875">
              <w:rPr>
                <w:rFonts w:ascii="Trebuchet MS" w:eastAsia="Times New Roman" w:hAnsi="Trebuchet MS" w:cs="Arial"/>
                <w:i/>
                <w:lang w:eastAsia="zh-TW"/>
              </w:rPr>
              <w:t>ip</w:t>
            </w:r>
            <w:proofErr w:type="spellEnd"/>
            <w:r w:rsidRPr="00556875">
              <w:rPr>
                <w:rFonts w:ascii="Trebuchet MS" w:eastAsia="Times New Roman" w:hAnsi="Trebuchet MS" w:cs="Arial"/>
                <w:i/>
                <w:lang w:eastAsia="zh-TW"/>
              </w:rPr>
              <w:t>-address&gt; [server-port &lt;num&gt;]]}</w:t>
            </w:r>
          </w:p>
        </w:tc>
      </w:tr>
      <w:tr w:rsidR="00320989" w14:paraId="50365C71" w14:textId="77777777" w:rsidTr="00E96B95">
        <w:tc>
          <w:tcPr>
            <w:tcW w:w="1705" w:type="dxa"/>
            <w:vMerge/>
          </w:tcPr>
          <w:p w14:paraId="2031B79B" w14:textId="77777777" w:rsidR="00320989" w:rsidRPr="00556875" w:rsidRDefault="00320989" w:rsidP="00E96B95">
            <w:pPr>
              <w:rPr>
                <w:rFonts w:ascii="Trebuchet MS" w:hAnsi="Trebuchet MS"/>
                <w:lang w:val="fr-FR"/>
              </w:rPr>
            </w:pPr>
          </w:p>
        </w:tc>
        <w:tc>
          <w:tcPr>
            <w:tcW w:w="7645" w:type="dxa"/>
          </w:tcPr>
          <w:p w14:paraId="2E5D669D" w14:textId="77777777" w:rsidR="00320989" w:rsidRPr="00556875" w:rsidRDefault="00320989" w:rsidP="00E96B95">
            <w:pPr>
              <w:rPr>
                <w:rFonts w:ascii="Trebuchet MS" w:eastAsia="Times New Roman" w:hAnsi="Trebuchet MS" w:cs="Arial"/>
                <w:i/>
                <w:lang w:eastAsia="zh-TW"/>
              </w:rPr>
            </w:pPr>
            <w:r w:rsidRPr="00556875">
              <w:rPr>
                <w:rFonts w:ascii="Trebuchet MS" w:eastAsia="Times New Roman" w:hAnsi="Trebuchet MS" w:cs="Arial"/>
                <w:i/>
                <w:lang w:eastAsia="zh-TW"/>
              </w:rPr>
              <w:t xml:space="preserve">license client remove license all | </w:t>
            </w:r>
            <w:proofErr w:type="spellStart"/>
            <w:r w:rsidRPr="00556875">
              <w:rPr>
                <w:rFonts w:ascii="Trebuchet MS" w:eastAsia="Times New Roman" w:hAnsi="Trebuchet MS" w:cs="Arial"/>
                <w:i/>
                <w:lang w:eastAsia="zh-TW"/>
              </w:rPr>
              <w:t>mpls</w:t>
            </w:r>
            <w:proofErr w:type="spellEnd"/>
          </w:p>
        </w:tc>
      </w:tr>
      <w:tr w:rsidR="00320989" w14:paraId="25275419" w14:textId="77777777" w:rsidTr="00E96B95">
        <w:tc>
          <w:tcPr>
            <w:tcW w:w="1705" w:type="dxa"/>
            <w:vMerge/>
          </w:tcPr>
          <w:p w14:paraId="508538DC" w14:textId="77777777" w:rsidR="00320989" w:rsidRPr="00556875" w:rsidRDefault="00320989" w:rsidP="00E96B95">
            <w:pPr>
              <w:rPr>
                <w:rFonts w:ascii="Trebuchet MS" w:hAnsi="Trebuchet MS"/>
                <w:lang w:val="fr-FR"/>
              </w:rPr>
            </w:pPr>
          </w:p>
        </w:tc>
        <w:tc>
          <w:tcPr>
            <w:tcW w:w="7645" w:type="dxa"/>
          </w:tcPr>
          <w:p w14:paraId="21E339A6" w14:textId="77777777" w:rsidR="00320989" w:rsidRPr="00556875" w:rsidRDefault="00320989" w:rsidP="00E96B95">
            <w:pPr>
              <w:rPr>
                <w:rFonts w:ascii="Trebuchet MS" w:hAnsi="Trebuchet MS"/>
                <w:lang w:val="fr-FR"/>
              </w:rPr>
            </w:pPr>
            <w:r w:rsidRPr="00556875">
              <w:rPr>
                <w:rFonts w:ascii="Trebuchet MS" w:eastAsia="Times New Roman" w:hAnsi="Trebuchet MS" w:cs="Arial"/>
                <w:i/>
                <w:lang w:eastAsia="zh-TW"/>
              </w:rPr>
              <w:t>show license client info</w:t>
            </w:r>
          </w:p>
        </w:tc>
      </w:tr>
    </w:tbl>
    <w:p w14:paraId="4328CF65" w14:textId="77777777" w:rsidR="00320989" w:rsidRPr="00E62C28" w:rsidRDefault="00320989" w:rsidP="00320989">
      <w:pPr>
        <w:pStyle w:val="Caption"/>
        <w:rPr>
          <w:sz w:val="24"/>
          <w:szCs w:val="24"/>
        </w:rPr>
      </w:pPr>
      <w:bookmarkStart w:id="722" w:name="_Toc176718754"/>
      <w:r w:rsidRPr="00E62C28">
        <w:t xml:space="preserve">Table </w:t>
      </w:r>
      <w:fldSimple w:instr=" SEQ Table \* ARABIC ">
        <w:r>
          <w:rPr>
            <w:noProof/>
          </w:rPr>
          <w:t>8</w:t>
        </w:r>
      </w:fldSimple>
      <w:r w:rsidRPr="00E62C28">
        <w:t xml:space="preserve">: </w:t>
      </w:r>
      <w:r>
        <w:t>Site License</w:t>
      </w:r>
      <w:r w:rsidRPr="00E62C28">
        <w:t xml:space="preserve"> </w:t>
      </w:r>
      <w:r w:rsidRPr="00E62C28">
        <w:rPr>
          <w:sz w:val="22"/>
        </w:rPr>
        <w:t>Command</w:t>
      </w:r>
      <w:r w:rsidRPr="00E62C28">
        <w:t xml:space="preserve"> List</w:t>
      </w:r>
      <w:bookmarkEnd w:id="722"/>
    </w:p>
    <w:p w14:paraId="0FA93621" w14:textId="34395612" w:rsidR="00320989" w:rsidRPr="00E62C28" w:rsidRDefault="00320989" w:rsidP="00320989">
      <w:pPr>
        <w:pStyle w:val="Heading3"/>
        <w:spacing w:line="276" w:lineRule="auto"/>
        <w:rPr>
          <w:rFonts w:ascii="Trebuchet MS" w:hAnsi="Trebuchet MS"/>
          <w:b/>
          <w:color w:val="auto"/>
        </w:rPr>
      </w:pPr>
      <w:bookmarkStart w:id="723" w:name="_Toc176718808"/>
      <w:r w:rsidRPr="00E62C28">
        <w:rPr>
          <w:rFonts w:ascii="Trebuchet MS" w:hAnsi="Trebuchet MS"/>
          <w:b/>
          <w:color w:val="auto"/>
        </w:rPr>
        <w:t xml:space="preserve">4.1.3 </w:t>
      </w:r>
      <w:r w:rsidR="007E39E9">
        <w:rPr>
          <w:rFonts w:ascii="Trebuchet MS" w:hAnsi="Trebuchet MS"/>
          <w:b/>
          <w:color w:val="auto"/>
        </w:rPr>
        <w:t xml:space="preserve">Commands to configure </w:t>
      </w:r>
      <w:r>
        <w:rPr>
          <w:rFonts w:ascii="Trebuchet MS" w:hAnsi="Trebuchet MS"/>
          <w:b/>
          <w:color w:val="auto"/>
        </w:rPr>
        <w:t>Site License</w:t>
      </w:r>
      <w:r w:rsidR="009566B9">
        <w:rPr>
          <w:rFonts w:ascii="Trebuchet MS" w:hAnsi="Trebuchet MS"/>
          <w:b/>
          <w:color w:val="auto"/>
        </w:rPr>
        <w:t xml:space="preserve"> Server</w:t>
      </w:r>
      <w:bookmarkEnd w:id="723"/>
    </w:p>
    <w:p w14:paraId="698E3AB2" w14:textId="79C15D8C" w:rsidR="00320989" w:rsidRPr="00E96B95" w:rsidRDefault="00320989" w:rsidP="00320989">
      <w:pPr>
        <w:spacing w:line="276" w:lineRule="auto"/>
        <w:rPr>
          <w:rFonts w:ascii="Trebuchet MS" w:eastAsia="Times New Roman" w:hAnsi="Trebuchet MS" w:cs="Arial"/>
          <w:b/>
          <w:sz w:val="24"/>
          <w:szCs w:val="24"/>
          <w:lang w:eastAsia="zh-TW"/>
        </w:rPr>
      </w:pPr>
      <w:r w:rsidRPr="00FC2B47">
        <w:rPr>
          <w:rFonts w:ascii="Trebuchet MS" w:hAnsi="Trebuchet MS"/>
          <w:b/>
          <w:sz w:val="24"/>
          <w:szCs w:val="24"/>
        </w:rPr>
        <w:t xml:space="preserve">4.1.3.1 </w:t>
      </w:r>
      <w:r w:rsidR="004C58DF">
        <w:rPr>
          <w:rFonts w:ascii="Trebuchet MS" w:hAnsi="Trebuchet MS"/>
          <w:b/>
          <w:sz w:val="24"/>
          <w:szCs w:val="24"/>
        </w:rPr>
        <w:t xml:space="preserve">Command to configure broker for </w:t>
      </w:r>
      <w:r>
        <w:rPr>
          <w:rFonts w:ascii="Trebuchet MS" w:eastAsia="Times New Roman" w:hAnsi="Trebuchet MS" w:cs="Arial"/>
          <w:b/>
          <w:sz w:val="24"/>
          <w:szCs w:val="24"/>
          <w:lang w:eastAsia="zh-TW"/>
        </w:rPr>
        <w:t>Site License Server</w:t>
      </w:r>
    </w:p>
    <w:tbl>
      <w:tblPr>
        <w:tblW w:w="9606" w:type="dxa"/>
        <w:tblInd w:w="-5" w:type="dxa"/>
        <w:tblLayout w:type="fixed"/>
        <w:tblLook w:val="04A0" w:firstRow="1" w:lastRow="0" w:firstColumn="1" w:lastColumn="0" w:noHBand="0" w:noVBand="1"/>
      </w:tblPr>
      <w:tblGrid>
        <w:gridCol w:w="1833"/>
        <w:gridCol w:w="1285"/>
        <w:gridCol w:w="1315"/>
        <w:gridCol w:w="2250"/>
        <w:gridCol w:w="2923"/>
      </w:tblGrid>
      <w:tr w:rsidR="00320989" w:rsidRPr="00784BA6" w14:paraId="00F0FB1B" w14:textId="77777777" w:rsidTr="00E96B95">
        <w:tc>
          <w:tcPr>
            <w:tcW w:w="9606" w:type="dxa"/>
            <w:gridSpan w:val="5"/>
            <w:tcBorders>
              <w:top w:val="single" w:sz="4" w:space="0" w:color="000000"/>
              <w:left w:val="single" w:sz="4" w:space="0" w:color="000000"/>
              <w:bottom w:val="single" w:sz="4" w:space="0" w:color="000000"/>
              <w:right w:val="single" w:sz="4" w:space="0" w:color="000000"/>
            </w:tcBorders>
            <w:hideMark/>
          </w:tcPr>
          <w:p w14:paraId="106EAD09" w14:textId="77777777" w:rsidR="00320989" w:rsidRPr="00556875" w:rsidRDefault="00320989" w:rsidP="00E96B95">
            <w:pPr>
              <w:snapToGrid w:val="0"/>
              <w:spacing w:after="0" w:line="240" w:lineRule="auto"/>
              <w:rPr>
                <w:rFonts w:ascii="Trebuchet MS" w:eastAsia="Times New Roman" w:hAnsi="Trebuchet MS" w:cs="Arial"/>
                <w:i/>
                <w:lang w:eastAsia="zh-TW"/>
              </w:rPr>
            </w:pPr>
            <w:r w:rsidRPr="00556875">
              <w:rPr>
                <w:rFonts w:ascii="Trebuchet MS" w:eastAsia="Times New Roman" w:hAnsi="Trebuchet MS" w:cs="Arial"/>
                <w:b/>
                <w:i/>
                <w:lang w:eastAsia="zh-TW"/>
              </w:rPr>
              <w:t>license server</w:t>
            </w:r>
            <w:r w:rsidRPr="00556875">
              <w:rPr>
                <w:rFonts w:ascii="Trebuchet MS" w:eastAsia="Times New Roman" w:hAnsi="Trebuchet MS" w:cs="Arial"/>
                <w:i/>
                <w:lang w:eastAsia="zh-TW"/>
              </w:rPr>
              <w:t xml:space="preserve"> [</w:t>
            </w:r>
            <w:proofErr w:type="spellStart"/>
            <w:r w:rsidRPr="00556875">
              <w:rPr>
                <w:rFonts w:ascii="Trebuchet MS" w:eastAsia="Times New Roman" w:hAnsi="Trebuchet MS" w:cs="Arial"/>
                <w:b/>
                <w:i/>
                <w:lang w:eastAsia="zh-TW"/>
              </w:rPr>
              <w:t>vrf</w:t>
            </w:r>
            <w:proofErr w:type="spellEnd"/>
            <w:r w:rsidRPr="00556875">
              <w:rPr>
                <w:rFonts w:ascii="Trebuchet MS" w:eastAsia="Times New Roman" w:hAnsi="Trebuchet MS" w:cs="Arial"/>
                <w:i/>
                <w:lang w:eastAsia="zh-TW"/>
              </w:rPr>
              <w:t xml:space="preserve"> {default | &lt;</w:t>
            </w:r>
            <w:proofErr w:type="spellStart"/>
            <w:r w:rsidRPr="00556875">
              <w:rPr>
                <w:rFonts w:ascii="Trebuchet MS" w:eastAsia="Times New Roman" w:hAnsi="Trebuchet MS" w:cs="Arial"/>
                <w:i/>
                <w:lang w:eastAsia="zh-TW"/>
              </w:rPr>
              <w:t>vrf_name</w:t>
            </w:r>
            <w:proofErr w:type="spellEnd"/>
            <w:r w:rsidRPr="00556875">
              <w:rPr>
                <w:rFonts w:ascii="Trebuchet MS" w:eastAsia="Times New Roman" w:hAnsi="Trebuchet MS" w:cs="Arial"/>
                <w:i/>
                <w:lang w:eastAsia="zh-TW"/>
              </w:rPr>
              <w:t xml:space="preserve">&gt;}] </w:t>
            </w:r>
            <w:proofErr w:type="spellStart"/>
            <w:r w:rsidRPr="00556875">
              <w:rPr>
                <w:rFonts w:ascii="Trebuchet MS" w:eastAsia="Times New Roman" w:hAnsi="Trebuchet MS" w:cs="Arial"/>
                <w:b/>
                <w:i/>
                <w:lang w:eastAsia="zh-TW"/>
              </w:rPr>
              <w:t>ip</w:t>
            </w:r>
            <w:proofErr w:type="spellEnd"/>
            <w:r w:rsidRPr="00556875">
              <w:rPr>
                <w:rFonts w:ascii="Trebuchet MS" w:eastAsia="Times New Roman" w:hAnsi="Trebuchet MS" w:cs="Arial"/>
                <w:b/>
                <w:i/>
                <w:lang w:eastAsia="zh-TW"/>
              </w:rPr>
              <w:t>-address</w:t>
            </w:r>
            <w:r w:rsidRPr="00556875">
              <w:rPr>
                <w:rFonts w:ascii="Trebuchet MS" w:eastAsia="Times New Roman" w:hAnsi="Trebuchet MS" w:cs="Arial"/>
                <w:i/>
                <w:lang w:eastAsia="zh-TW"/>
              </w:rPr>
              <w:t xml:space="preserve"> &lt;</w:t>
            </w:r>
            <w:proofErr w:type="spellStart"/>
            <w:r w:rsidRPr="00556875">
              <w:rPr>
                <w:rFonts w:ascii="Trebuchet MS" w:eastAsia="Times New Roman" w:hAnsi="Trebuchet MS" w:cs="Arial"/>
                <w:i/>
                <w:lang w:eastAsia="zh-TW"/>
              </w:rPr>
              <w:t>ip</w:t>
            </w:r>
            <w:proofErr w:type="spellEnd"/>
            <w:r w:rsidRPr="00556875">
              <w:rPr>
                <w:rFonts w:ascii="Trebuchet MS" w:eastAsia="Times New Roman" w:hAnsi="Trebuchet MS" w:cs="Arial"/>
                <w:i/>
                <w:lang w:eastAsia="zh-TW"/>
              </w:rPr>
              <w:t>-address&gt; [</w:t>
            </w:r>
            <w:r w:rsidRPr="00556875">
              <w:rPr>
                <w:rFonts w:ascii="Trebuchet MS" w:eastAsia="Times New Roman" w:hAnsi="Trebuchet MS" w:cs="Arial"/>
                <w:b/>
                <w:i/>
                <w:lang w:eastAsia="zh-TW"/>
              </w:rPr>
              <w:t>listen-port</w:t>
            </w:r>
            <w:r w:rsidRPr="00556875">
              <w:rPr>
                <w:rFonts w:ascii="Trebuchet MS" w:eastAsia="Times New Roman" w:hAnsi="Trebuchet MS" w:cs="Arial"/>
                <w:i/>
                <w:lang w:eastAsia="zh-TW"/>
              </w:rPr>
              <w:t xml:space="preserve"> &lt;num&gt;] [</w:t>
            </w:r>
            <w:r w:rsidRPr="00556875">
              <w:rPr>
                <w:rFonts w:ascii="Trebuchet MS" w:eastAsia="Times New Roman" w:hAnsi="Trebuchet MS" w:cs="Arial"/>
                <w:b/>
                <w:i/>
                <w:lang w:eastAsia="zh-TW"/>
              </w:rPr>
              <w:t>admin-state</w:t>
            </w:r>
            <w:r w:rsidRPr="00556875">
              <w:rPr>
                <w:rFonts w:ascii="Trebuchet MS" w:eastAsia="Times New Roman" w:hAnsi="Trebuchet MS" w:cs="Arial"/>
                <w:i/>
                <w:lang w:eastAsia="zh-TW"/>
              </w:rPr>
              <w:t xml:space="preserve"> {enable | disable}]</w:t>
            </w:r>
          </w:p>
        </w:tc>
      </w:tr>
      <w:tr w:rsidR="00320989" w:rsidRPr="00784BA6" w14:paraId="0CF582F2" w14:textId="77777777" w:rsidTr="00E96B95">
        <w:trPr>
          <w:trHeight w:val="170"/>
        </w:trPr>
        <w:tc>
          <w:tcPr>
            <w:tcW w:w="1833" w:type="dxa"/>
            <w:tcBorders>
              <w:top w:val="single" w:sz="4" w:space="0" w:color="000000"/>
              <w:left w:val="single" w:sz="4" w:space="0" w:color="000000"/>
              <w:bottom w:val="single" w:sz="4" w:space="0" w:color="000000"/>
              <w:right w:val="nil"/>
            </w:tcBorders>
            <w:shd w:val="clear" w:color="auto" w:fill="C0C0C0"/>
            <w:hideMark/>
          </w:tcPr>
          <w:p w14:paraId="37DDDD34" w14:textId="77777777" w:rsidR="00320989" w:rsidRPr="00556875" w:rsidRDefault="00320989" w:rsidP="00E96B95">
            <w:pPr>
              <w:snapToGrid w:val="0"/>
              <w:spacing w:after="0" w:line="240" w:lineRule="auto"/>
              <w:jc w:val="center"/>
              <w:rPr>
                <w:rFonts w:ascii="Trebuchet MS" w:eastAsia="Times New Roman" w:hAnsi="Trebuchet MS" w:cs="Arial"/>
                <w:b/>
                <w:lang w:eastAsia="zh-TW"/>
              </w:rPr>
            </w:pPr>
            <w:r w:rsidRPr="00556875">
              <w:rPr>
                <w:rFonts w:ascii="Trebuchet MS" w:eastAsia="Times New Roman" w:hAnsi="Trebuchet MS" w:cs="Arial"/>
                <w:b/>
                <w:lang w:eastAsia="zh-TW"/>
              </w:rPr>
              <w:t>Input</w:t>
            </w:r>
          </w:p>
        </w:tc>
        <w:tc>
          <w:tcPr>
            <w:tcW w:w="1285" w:type="dxa"/>
            <w:tcBorders>
              <w:top w:val="single" w:sz="4" w:space="0" w:color="000000"/>
              <w:left w:val="single" w:sz="4" w:space="0" w:color="000000"/>
              <w:bottom w:val="single" w:sz="4" w:space="0" w:color="000000"/>
              <w:right w:val="nil"/>
            </w:tcBorders>
            <w:shd w:val="clear" w:color="auto" w:fill="C0C0C0"/>
            <w:hideMark/>
          </w:tcPr>
          <w:p w14:paraId="557BD5AE" w14:textId="77777777" w:rsidR="00320989" w:rsidRPr="00556875" w:rsidRDefault="00320989" w:rsidP="00E96B95">
            <w:pPr>
              <w:snapToGrid w:val="0"/>
              <w:spacing w:after="0" w:line="240" w:lineRule="auto"/>
              <w:jc w:val="center"/>
              <w:rPr>
                <w:rFonts w:ascii="Trebuchet MS" w:eastAsia="Times New Roman" w:hAnsi="Trebuchet MS" w:cs="Arial"/>
                <w:b/>
                <w:lang w:eastAsia="zh-TW"/>
              </w:rPr>
            </w:pPr>
            <w:r w:rsidRPr="00556875">
              <w:rPr>
                <w:rFonts w:ascii="Trebuchet MS" w:eastAsia="Times New Roman" w:hAnsi="Trebuchet MS" w:cs="Arial"/>
                <w:b/>
                <w:lang w:eastAsia="zh-TW"/>
              </w:rPr>
              <w:t>Type</w:t>
            </w:r>
          </w:p>
        </w:tc>
        <w:tc>
          <w:tcPr>
            <w:tcW w:w="1315" w:type="dxa"/>
            <w:tcBorders>
              <w:top w:val="single" w:sz="4" w:space="0" w:color="000000"/>
              <w:left w:val="single" w:sz="4" w:space="0" w:color="000000"/>
              <w:bottom w:val="single" w:sz="4" w:space="0" w:color="000000"/>
              <w:right w:val="nil"/>
            </w:tcBorders>
            <w:shd w:val="clear" w:color="auto" w:fill="C0C0C0"/>
            <w:hideMark/>
          </w:tcPr>
          <w:p w14:paraId="0AC14596" w14:textId="77777777" w:rsidR="00320989" w:rsidRPr="00556875" w:rsidRDefault="00320989" w:rsidP="00E96B95">
            <w:pPr>
              <w:snapToGrid w:val="0"/>
              <w:spacing w:after="0" w:line="240" w:lineRule="auto"/>
              <w:jc w:val="center"/>
              <w:rPr>
                <w:rFonts w:ascii="Trebuchet MS" w:eastAsia="Times New Roman" w:hAnsi="Trebuchet MS" w:cs="Arial"/>
                <w:b/>
                <w:lang w:eastAsia="zh-TW"/>
              </w:rPr>
            </w:pPr>
            <w:r w:rsidRPr="00556875">
              <w:rPr>
                <w:rFonts w:ascii="Trebuchet MS" w:eastAsia="Times New Roman" w:hAnsi="Trebuchet MS" w:cs="Arial"/>
                <w:b/>
                <w:lang w:eastAsia="zh-TW"/>
              </w:rPr>
              <w:t>Range</w:t>
            </w:r>
          </w:p>
        </w:tc>
        <w:tc>
          <w:tcPr>
            <w:tcW w:w="2250" w:type="dxa"/>
            <w:tcBorders>
              <w:top w:val="single" w:sz="4" w:space="0" w:color="000000"/>
              <w:left w:val="single" w:sz="4" w:space="0" w:color="000000"/>
              <w:bottom w:val="single" w:sz="4" w:space="0" w:color="000000"/>
              <w:right w:val="nil"/>
            </w:tcBorders>
            <w:shd w:val="clear" w:color="auto" w:fill="C0C0C0"/>
            <w:hideMark/>
          </w:tcPr>
          <w:p w14:paraId="33974902" w14:textId="77777777" w:rsidR="00320989" w:rsidRPr="00556875" w:rsidRDefault="00320989" w:rsidP="00E96B95">
            <w:pPr>
              <w:snapToGrid w:val="0"/>
              <w:spacing w:after="0" w:line="240" w:lineRule="auto"/>
              <w:jc w:val="center"/>
              <w:rPr>
                <w:rFonts w:ascii="Trebuchet MS" w:eastAsia="Times New Roman" w:hAnsi="Trebuchet MS" w:cs="Arial"/>
                <w:b/>
                <w:lang w:eastAsia="zh-TW"/>
              </w:rPr>
            </w:pPr>
            <w:r w:rsidRPr="00556875">
              <w:rPr>
                <w:rFonts w:ascii="Trebuchet MS" w:eastAsia="Times New Roman" w:hAnsi="Trebuchet MS" w:cs="Arial"/>
                <w:b/>
                <w:lang w:eastAsia="zh-TW"/>
              </w:rPr>
              <w:t>Object</w:t>
            </w:r>
          </w:p>
        </w:tc>
        <w:tc>
          <w:tcPr>
            <w:tcW w:w="2923" w:type="dxa"/>
            <w:tcBorders>
              <w:top w:val="single" w:sz="4" w:space="0" w:color="000000"/>
              <w:left w:val="single" w:sz="4" w:space="0" w:color="000000"/>
              <w:bottom w:val="single" w:sz="4" w:space="0" w:color="000000"/>
              <w:right w:val="single" w:sz="4" w:space="0" w:color="000000"/>
            </w:tcBorders>
            <w:shd w:val="clear" w:color="auto" w:fill="C0C0C0"/>
            <w:hideMark/>
          </w:tcPr>
          <w:p w14:paraId="4DD8B06F" w14:textId="77777777" w:rsidR="00320989" w:rsidRPr="00556875" w:rsidRDefault="00320989" w:rsidP="00E96B95">
            <w:pPr>
              <w:snapToGrid w:val="0"/>
              <w:spacing w:after="0" w:line="240" w:lineRule="auto"/>
              <w:jc w:val="center"/>
              <w:rPr>
                <w:rFonts w:ascii="Trebuchet MS" w:eastAsia="Times New Roman" w:hAnsi="Trebuchet MS" w:cs="Arial"/>
                <w:b/>
                <w:lang w:eastAsia="zh-TW"/>
              </w:rPr>
            </w:pPr>
            <w:r w:rsidRPr="00556875">
              <w:rPr>
                <w:rFonts w:ascii="Trebuchet MS" w:eastAsia="Times New Roman" w:hAnsi="Trebuchet MS" w:cs="Arial"/>
                <w:b/>
                <w:lang w:eastAsia="zh-TW"/>
              </w:rPr>
              <w:t>Description</w:t>
            </w:r>
          </w:p>
        </w:tc>
      </w:tr>
      <w:tr w:rsidR="00320989" w:rsidRPr="00784BA6" w14:paraId="2A22E74E"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41AD319D"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556875">
              <w:rPr>
                <w:rFonts w:ascii="Trebuchet MS" w:eastAsia="Times New Roman" w:hAnsi="Trebuchet MS" w:cs="Arial"/>
                <w:lang w:eastAsia="zh-TW"/>
              </w:rPr>
              <w:lastRenderedPageBreak/>
              <w:t>default</w:t>
            </w:r>
          </w:p>
        </w:tc>
        <w:tc>
          <w:tcPr>
            <w:tcW w:w="1285" w:type="dxa"/>
            <w:tcBorders>
              <w:top w:val="single" w:sz="4" w:space="0" w:color="000000"/>
              <w:left w:val="single" w:sz="4" w:space="0" w:color="000000"/>
              <w:bottom w:val="single" w:sz="4" w:space="0" w:color="000000"/>
              <w:right w:val="nil"/>
            </w:tcBorders>
            <w:vAlign w:val="center"/>
          </w:tcPr>
          <w:p w14:paraId="2C553A9D"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556875">
              <w:rPr>
                <w:rFonts w:ascii="Trebuchet MS" w:eastAsia="Times New Roman" w:hAnsi="Trebuchet MS" w:cs="Arial"/>
                <w:lang w:eastAsia="zh-TW"/>
              </w:rPr>
              <w:t>string</w:t>
            </w:r>
          </w:p>
        </w:tc>
        <w:tc>
          <w:tcPr>
            <w:tcW w:w="1315" w:type="dxa"/>
            <w:tcBorders>
              <w:top w:val="single" w:sz="4" w:space="0" w:color="000000"/>
              <w:left w:val="single" w:sz="4" w:space="0" w:color="000000"/>
              <w:bottom w:val="single" w:sz="4" w:space="0" w:color="000000"/>
              <w:right w:val="nil"/>
            </w:tcBorders>
            <w:vAlign w:val="center"/>
          </w:tcPr>
          <w:p w14:paraId="5CB6660F"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556875">
              <w:rPr>
                <w:rFonts w:ascii="Trebuchet MS" w:eastAsia="Times New Roman" w:hAnsi="Trebuchet MS" w:cs="Arial"/>
                <w:lang w:eastAsia="zh-TW"/>
              </w:rPr>
              <w:t>32</w:t>
            </w:r>
          </w:p>
        </w:tc>
        <w:tc>
          <w:tcPr>
            <w:tcW w:w="2250" w:type="dxa"/>
            <w:tcBorders>
              <w:top w:val="single" w:sz="4" w:space="0" w:color="000000"/>
              <w:left w:val="single" w:sz="4" w:space="0" w:color="000000"/>
              <w:bottom w:val="single" w:sz="4" w:space="0" w:color="000000"/>
              <w:right w:val="nil"/>
            </w:tcBorders>
            <w:vAlign w:val="center"/>
          </w:tcPr>
          <w:p w14:paraId="5C764329"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556875">
              <w:rPr>
                <w:rFonts w:ascii="Trebuchet MS" w:eastAsia="Times New Roman" w:hAnsi="Trebuchet MS" w:cs="Arial"/>
                <w:lang w:eastAsia="zh-TW"/>
              </w:rPr>
              <w:t>alaSILOSBrokerConfigVrfName</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3FFB6372" w14:textId="2E99E0A3" w:rsidR="00320989" w:rsidRPr="00556875" w:rsidRDefault="00320989" w:rsidP="00E96B95">
            <w:pPr>
              <w:spacing w:line="276" w:lineRule="auto"/>
              <w:rPr>
                <w:rFonts w:ascii="Trebuchet MS" w:hAnsi="Trebuchet MS"/>
              </w:rPr>
            </w:pPr>
            <w:r w:rsidRPr="00556875">
              <w:rPr>
                <w:rFonts w:ascii="Trebuchet MS" w:hAnsi="Trebuchet MS"/>
              </w:rPr>
              <w:t xml:space="preserve">The </w:t>
            </w:r>
            <w:r w:rsidR="00D2291F" w:rsidRPr="00556875">
              <w:rPr>
                <w:rFonts w:ascii="Trebuchet MS" w:hAnsi="Trebuchet MS"/>
              </w:rPr>
              <w:t>server IP address belongs to default VRF</w:t>
            </w:r>
          </w:p>
        </w:tc>
      </w:tr>
      <w:tr w:rsidR="00320989" w:rsidRPr="00784BA6" w14:paraId="4B3AB6B3"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18105B7A"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556875">
              <w:rPr>
                <w:rFonts w:ascii="Trebuchet MS" w:eastAsia="Times New Roman" w:hAnsi="Trebuchet MS" w:cs="Arial"/>
                <w:lang w:eastAsia="zh-TW"/>
              </w:rPr>
              <w:t>&lt;</w:t>
            </w:r>
            <w:proofErr w:type="spellStart"/>
            <w:r w:rsidRPr="00556875">
              <w:rPr>
                <w:rFonts w:ascii="Trebuchet MS" w:eastAsia="Times New Roman" w:hAnsi="Trebuchet MS" w:cs="Arial"/>
                <w:lang w:eastAsia="zh-TW"/>
              </w:rPr>
              <w:t>vrf_name</w:t>
            </w:r>
            <w:proofErr w:type="spellEnd"/>
            <w:r w:rsidRPr="00556875">
              <w:rPr>
                <w:rFonts w:ascii="Trebuchet MS" w:eastAsia="Times New Roman" w:hAnsi="Trebuchet MS" w:cs="Arial"/>
                <w:lang w:eastAsia="zh-TW"/>
              </w:rPr>
              <w:t>&gt;</w:t>
            </w:r>
          </w:p>
        </w:tc>
        <w:tc>
          <w:tcPr>
            <w:tcW w:w="1285" w:type="dxa"/>
            <w:tcBorders>
              <w:top w:val="single" w:sz="4" w:space="0" w:color="000000"/>
              <w:left w:val="single" w:sz="4" w:space="0" w:color="000000"/>
              <w:bottom w:val="single" w:sz="4" w:space="0" w:color="000000"/>
              <w:right w:val="nil"/>
            </w:tcBorders>
            <w:vAlign w:val="center"/>
          </w:tcPr>
          <w:p w14:paraId="46921D61"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556875">
              <w:rPr>
                <w:rFonts w:ascii="Trebuchet MS" w:eastAsia="Times New Roman" w:hAnsi="Trebuchet MS" w:cs="Arial"/>
                <w:lang w:eastAsia="zh-TW"/>
              </w:rPr>
              <w:t>string</w:t>
            </w:r>
          </w:p>
        </w:tc>
        <w:tc>
          <w:tcPr>
            <w:tcW w:w="1315" w:type="dxa"/>
            <w:tcBorders>
              <w:top w:val="single" w:sz="4" w:space="0" w:color="000000"/>
              <w:left w:val="single" w:sz="4" w:space="0" w:color="000000"/>
              <w:bottom w:val="single" w:sz="4" w:space="0" w:color="000000"/>
              <w:right w:val="nil"/>
            </w:tcBorders>
            <w:vAlign w:val="center"/>
          </w:tcPr>
          <w:p w14:paraId="6E7DE5B5"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556875">
              <w:rPr>
                <w:rFonts w:ascii="Trebuchet MS" w:eastAsia="Times New Roman" w:hAnsi="Trebuchet MS" w:cs="Arial"/>
                <w:lang w:eastAsia="zh-TW"/>
              </w:rPr>
              <w:t>32</w:t>
            </w:r>
          </w:p>
        </w:tc>
        <w:tc>
          <w:tcPr>
            <w:tcW w:w="2250" w:type="dxa"/>
            <w:tcBorders>
              <w:top w:val="single" w:sz="4" w:space="0" w:color="000000"/>
              <w:left w:val="single" w:sz="4" w:space="0" w:color="000000"/>
              <w:bottom w:val="single" w:sz="4" w:space="0" w:color="000000"/>
              <w:right w:val="nil"/>
            </w:tcBorders>
            <w:vAlign w:val="center"/>
          </w:tcPr>
          <w:p w14:paraId="6EE237ED"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556875">
              <w:rPr>
                <w:rFonts w:ascii="Trebuchet MS" w:eastAsia="Times New Roman" w:hAnsi="Trebuchet MS" w:cs="Arial"/>
                <w:lang w:eastAsia="zh-TW"/>
              </w:rPr>
              <w:t>alaSILOSBrokerConfigVrfName</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778883F1" w14:textId="6CA92E1E" w:rsidR="00320989" w:rsidRPr="00556875" w:rsidRDefault="00320989" w:rsidP="00E96B95">
            <w:pPr>
              <w:spacing w:line="276" w:lineRule="auto"/>
              <w:rPr>
                <w:rFonts w:ascii="Trebuchet MS" w:hAnsi="Trebuchet MS"/>
              </w:rPr>
            </w:pPr>
            <w:r w:rsidRPr="00556875">
              <w:rPr>
                <w:rFonts w:ascii="Trebuchet MS" w:hAnsi="Trebuchet MS"/>
              </w:rPr>
              <w:t xml:space="preserve">The name of the </w:t>
            </w:r>
            <w:r w:rsidR="00053318" w:rsidRPr="00556875">
              <w:rPr>
                <w:rFonts w:ascii="Trebuchet MS" w:hAnsi="Trebuchet MS"/>
              </w:rPr>
              <w:t>VRF</w:t>
            </w:r>
            <w:r w:rsidRPr="00556875">
              <w:rPr>
                <w:rFonts w:ascii="Trebuchet MS" w:hAnsi="Trebuchet MS"/>
              </w:rPr>
              <w:t xml:space="preserve"> to which the server </w:t>
            </w:r>
            <w:r w:rsidR="00053318" w:rsidRPr="00556875">
              <w:rPr>
                <w:rFonts w:ascii="Trebuchet MS" w:hAnsi="Trebuchet MS"/>
              </w:rPr>
              <w:t>IP</w:t>
            </w:r>
            <w:r w:rsidRPr="00556875">
              <w:rPr>
                <w:rFonts w:ascii="Trebuchet MS" w:hAnsi="Trebuchet MS"/>
              </w:rPr>
              <w:t xml:space="preserve"> address belongs</w:t>
            </w:r>
          </w:p>
        </w:tc>
      </w:tr>
      <w:tr w:rsidR="00320989" w:rsidRPr="00784BA6" w14:paraId="343805C2"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267FDE80"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556875">
              <w:rPr>
                <w:rFonts w:ascii="Trebuchet MS" w:eastAsia="Times New Roman" w:hAnsi="Trebuchet MS" w:cs="Arial"/>
                <w:lang w:eastAsia="zh-TW"/>
              </w:rPr>
              <w:t>&lt;</w:t>
            </w:r>
            <w:proofErr w:type="spellStart"/>
            <w:r w:rsidRPr="00556875">
              <w:rPr>
                <w:rFonts w:ascii="Trebuchet MS" w:eastAsia="Times New Roman" w:hAnsi="Trebuchet MS" w:cs="Arial"/>
                <w:lang w:eastAsia="zh-TW"/>
              </w:rPr>
              <w:t>ip</w:t>
            </w:r>
            <w:proofErr w:type="spellEnd"/>
            <w:r w:rsidRPr="00556875">
              <w:rPr>
                <w:rFonts w:ascii="Trebuchet MS" w:eastAsia="Times New Roman" w:hAnsi="Trebuchet MS" w:cs="Arial"/>
                <w:lang w:eastAsia="zh-TW"/>
              </w:rPr>
              <w:t>-address&gt;</w:t>
            </w:r>
          </w:p>
        </w:tc>
        <w:tc>
          <w:tcPr>
            <w:tcW w:w="1285" w:type="dxa"/>
            <w:tcBorders>
              <w:top w:val="single" w:sz="4" w:space="0" w:color="000000"/>
              <w:left w:val="single" w:sz="4" w:space="0" w:color="000000"/>
              <w:bottom w:val="single" w:sz="4" w:space="0" w:color="000000"/>
              <w:right w:val="nil"/>
            </w:tcBorders>
            <w:vAlign w:val="center"/>
          </w:tcPr>
          <w:p w14:paraId="12879671"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556875">
              <w:rPr>
                <w:rFonts w:ascii="Trebuchet MS" w:eastAsia="Times New Roman" w:hAnsi="Trebuchet MS" w:cs="Arial"/>
                <w:lang w:eastAsia="zh-TW"/>
              </w:rPr>
              <w:t>InetAddress</w:t>
            </w:r>
            <w:proofErr w:type="spellEnd"/>
          </w:p>
        </w:tc>
        <w:tc>
          <w:tcPr>
            <w:tcW w:w="1315" w:type="dxa"/>
            <w:tcBorders>
              <w:top w:val="single" w:sz="4" w:space="0" w:color="000000"/>
              <w:left w:val="single" w:sz="4" w:space="0" w:color="000000"/>
              <w:bottom w:val="single" w:sz="4" w:space="0" w:color="000000"/>
              <w:right w:val="nil"/>
            </w:tcBorders>
            <w:vAlign w:val="center"/>
          </w:tcPr>
          <w:p w14:paraId="76A31A87"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2250" w:type="dxa"/>
            <w:tcBorders>
              <w:top w:val="single" w:sz="4" w:space="0" w:color="000000"/>
              <w:left w:val="single" w:sz="4" w:space="0" w:color="000000"/>
              <w:bottom w:val="single" w:sz="4" w:space="0" w:color="000000"/>
              <w:right w:val="nil"/>
            </w:tcBorders>
            <w:vAlign w:val="center"/>
          </w:tcPr>
          <w:p w14:paraId="6A3DB70F"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556875">
              <w:rPr>
                <w:rFonts w:ascii="Trebuchet MS" w:eastAsia="Times New Roman" w:hAnsi="Trebuchet MS" w:cs="Arial"/>
                <w:lang w:eastAsia="zh-TW"/>
              </w:rPr>
              <w:t>alaSILOSBrokerConfigIpAddress</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5CA4AAC4" w14:textId="0F386B7E" w:rsidR="00320989" w:rsidRPr="00556875" w:rsidRDefault="00F24288" w:rsidP="00E96B95">
            <w:pPr>
              <w:spacing w:line="276" w:lineRule="auto"/>
              <w:rPr>
                <w:rFonts w:ascii="Trebuchet MS" w:hAnsi="Trebuchet MS"/>
              </w:rPr>
            </w:pPr>
            <w:r>
              <w:rPr>
                <w:rFonts w:ascii="Trebuchet MS" w:hAnsi="Trebuchet MS"/>
              </w:rPr>
              <w:t>IP address</w:t>
            </w:r>
            <w:r w:rsidR="00320989" w:rsidRPr="00556875">
              <w:rPr>
                <w:rFonts w:ascii="Trebuchet MS" w:hAnsi="Trebuchet MS"/>
              </w:rPr>
              <w:t xml:space="preserve"> of MQTT broker</w:t>
            </w:r>
          </w:p>
        </w:tc>
      </w:tr>
      <w:tr w:rsidR="00320989" w:rsidRPr="00784BA6" w14:paraId="3291D269"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6441B42C"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556875">
              <w:rPr>
                <w:rFonts w:ascii="Trebuchet MS" w:eastAsia="Times New Roman" w:hAnsi="Trebuchet MS" w:cs="Arial"/>
                <w:lang w:eastAsia="zh-TW"/>
              </w:rPr>
              <w:t>&lt;num&gt;</w:t>
            </w:r>
          </w:p>
        </w:tc>
        <w:tc>
          <w:tcPr>
            <w:tcW w:w="1285" w:type="dxa"/>
            <w:tcBorders>
              <w:top w:val="single" w:sz="4" w:space="0" w:color="000000"/>
              <w:left w:val="single" w:sz="4" w:space="0" w:color="000000"/>
              <w:bottom w:val="single" w:sz="4" w:space="0" w:color="000000"/>
              <w:right w:val="nil"/>
            </w:tcBorders>
            <w:vAlign w:val="center"/>
          </w:tcPr>
          <w:p w14:paraId="47A9EDE0"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556875">
              <w:rPr>
                <w:rFonts w:ascii="Trebuchet MS" w:eastAsia="Times New Roman" w:hAnsi="Trebuchet MS" w:cs="Arial"/>
                <w:lang w:eastAsia="zh-TW"/>
              </w:rPr>
              <w:t>integer</w:t>
            </w:r>
          </w:p>
        </w:tc>
        <w:tc>
          <w:tcPr>
            <w:tcW w:w="1315" w:type="dxa"/>
            <w:tcBorders>
              <w:top w:val="single" w:sz="4" w:space="0" w:color="000000"/>
              <w:left w:val="single" w:sz="4" w:space="0" w:color="000000"/>
              <w:bottom w:val="single" w:sz="4" w:space="0" w:color="000000"/>
              <w:right w:val="nil"/>
            </w:tcBorders>
            <w:vAlign w:val="center"/>
          </w:tcPr>
          <w:p w14:paraId="5D1787CF" w14:textId="777E71EB" w:rsidR="00320989" w:rsidRPr="00556875" w:rsidRDefault="00AB75DE"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Pr>
                <w:rFonts w:ascii="Trebuchet MS" w:eastAsia="Times New Roman" w:hAnsi="Trebuchet MS" w:cs="Arial"/>
                <w:lang w:eastAsia="zh-TW"/>
              </w:rPr>
              <w:t>1024</w:t>
            </w:r>
            <w:r w:rsidRPr="009916C8">
              <w:rPr>
                <w:rFonts w:ascii="Trebuchet MS" w:eastAsia="Times New Roman" w:hAnsi="Trebuchet MS" w:cs="Arial"/>
                <w:lang w:eastAsia="zh-TW"/>
              </w:rPr>
              <w:t>..65535</w:t>
            </w:r>
          </w:p>
        </w:tc>
        <w:tc>
          <w:tcPr>
            <w:tcW w:w="2250" w:type="dxa"/>
            <w:tcBorders>
              <w:top w:val="single" w:sz="4" w:space="0" w:color="000000"/>
              <w:left w:val="single" w:sz="4" w:space="0" w:color="000000"/>
              <w:bottom w:val="single" w:sz="4" w:space="0" w:color="000000"/>
              <w:right w:val="nil"/>
            </w:tcBorders>
            <w:vAlign w:val="center"/>
          </w:tcPr>
          <w:p w14:paraId="6AC1FD71"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556875">
              <w:rPr>
                <w:rFonts w:ascii="Trebuchet MS" w:eastAsia="Times New Roman" w:hAnsi="Trebuchet MS" w:cs="Arial"/>
                <w:lang w:eastAsia="zh-TW"/>
              </w:rPr>
              <w:t>alaSILOSBrokerConfigPort</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2F24D1D0" w14:textId="1193DA33" w:rsidR="00320989" w:rsidRPr="00556875" w:rsidRDefault="008F347B" w:rsidP="00E96B95">
            <w:pPr>
              <w:spacing w:line="276" w:lineRule="auto"/>
              <w:rPr>
                <w:rFonts w:ascii="Trebuchet MS" w:hAnsi="Trebuchet MS"/>
              </w:rPr>
            </w:pPr>
            <w:r>
              <w:rPr>
                <w:rFonts w:ascii="Trebuchet MS" w:hAnsi="Trebuchet MS"/>
              </w:rPr>
              <w:t>P</w:t>
            </w:r>
            <w:r w:rsidR="00320989" w:rsidRPr="00556875">
              <w:rPr>
                <w:rFonts w:ascii="Trebuchet MS" w:hAnsi="Trebuchet MS"/>
              </w:rPr>
              <w:t>ort number of MQTT broker</w:t>
            </w:r>
          </w:p>
        </w:tc>
      </w:tr>
      <w:tr w:rsidR="00320989" w:rsidRPr="00784BA6" w14:paraId="68EDE259"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1F41C250"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556875">
              <w:rPr>
                <w:rFonts w:ascii="Trebuchet MS" w:eastAsia="Times New Roman" w:hAnsi="Trebuchet MS" w:cs="Arial"/>
                <w:lang w:eastAsia="zh-TW"/>
              </w:rPr>
              <w:t>enable/disable</w:t>
            </w:r>
          </w:p>
        </w:tc>
        <w:tc>
          <w:tcPr>
            <w:tcW w:w="1285" w:type="dxa"/>
            <w:tcBorders>
              <w:top w:val="single" w:sz="4" w:space="0" w:color="000000"/>
              <w:left w:val="single" w:sz="4" w:space="0" w:color="000000"/>
              <w:bottom w:val="single" w:sz="4" w:space="0" w:color="000000"/>
              <w:right w:val="nil"/>
            </w:tcBorders>
            <w:vAlign w:val="center"/>
          </w:tcPr>
          <w:p w14:paraId="38C84B6F"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556875">
              <w:rPr>
                <w:rFonts w:ascii="Trebuchet MS" w:eastAsia="Times New Roman" w:hAnsi="Trebuchet MS" w:cs="Arial"/>
                <w:lang w:eastAsia="zh-TW"/>
              </w:rPr>
              <w:t>boolean</w:t>
            </w:r>
            <w:proofErr w:type="spellEnd"/>
          </w:p>
        </w:tc>
        <w:tc>
          <w:tcPr>
            <w:tcW w:w="1315" w:type="dxa"/>
            <w:tcBorders>
              <w:top w:val="single" w:sz="4" w:space="0" w:color="000000"/>
              <w:left w:val="single" w:sz="4" w:space="0" w:color="000000"/>
              <w:bottom w:val="single" w:sz="4" w:space="0" w:color="000000"/>
              <w:right w:val="nil"/>
            </w:tcBorders>
            <w:vAlign w:val="center"/>
          </w:tcPr>
          <w:p w14:paraId="7702A907"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2250" w:type="dxa"/>
            <w:tcBorders>
              <w:top w:val="single" w:sz="4" w:space="0" w:color="000000"/>
              <w:left w:val="single" w:sz="4" w:space="0" w:color="000000"/>
              <w:bottom w:val="single" w:sz="4" w:space="0" w:color="000000"/>
              <w:right w:val="nil"/>
            </w:tcBorders>
            <w:vAlign w:val="center"/>
          </w:tcPr>
          <w:p w14:paraId="3C1B6B3A" w14:textId="77777777" w:rsidR="00320989" w:rsidRPr="00556875"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556875">
              <w:rPr>
                <w:rFonts w:ascii="Trebuchet MS" w:eastAsia="Times New Roman" w:hAnsi="Trebuchet MS" w:cs="Arial"/>
                <w:lang w:eastAsia="zh-TW"/>
              </w:rPr>
              <w:t>alaSILOSBrokerConfigAdminState</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02ED6950" w14:textId="77777777" w:rsidR="00320989" w:rsidRPr="00556875" w:rsidRDefault="00320989" w:rsidP="00E96B95">
            <w:pPr>
              <w:spacing w:line="276" w:lineRule="auto"/>
              <w:rPr>
                <w:rFonts w:ascii="Trebuchet MS" w:hAnsi="Trebuchet MS"/>
              </w:rPr>
            </w:pPr>
            <w:r w:rsidRPr="00556875">
              <w:rPr>
                <w:rFonts w:ascii="Trebuchet MS" w:hAnsi="Trebuchet MS"/>
              </w:rPr>
              <w:t>Status of MQTT broker</w:t>
            </w:r>
          </w:p>
        </w:tc>
      </w:tr>
      <w:tr w:rsidR="00320989" w:rsidRPr="00784BA6" w14:paraId="61D04244" w14:textId="77777777" w:rsidTr="00E96B95">
        <w:trPr>
          <w:trHeight w:val="95"/>
        </w:trPr>
        <w:tc>
          <w:tcPr>
            <w:tcW w:w="9606" w:type="dxa"/>
            <w:gridSpan w:val="5"/>
            <w:tcBorders>
              <w:top w:val="single" w:sz="4" w:space="0" w:color="000000"/>
              <w:left w:val="single" w:sz="4" w:space="0" w:color="000000"/>
              <w:bottom w:val="single" w:sz="4" w:space="0" w:color="000000"/>
              <w:right w:val="single" w:sz="4" w:space="0" w:color="000000"/>
            </w:tcBorders>
            <w:vAlign w:val="center"/>
          </w:tcPr>
          <w:p w14:paraId="09116AB2" w14:textId="77777777" w:rsidR="00320989" w:rsidRPr="00556875" w:rsidRDefault="00320989" w:rsidP="00E96B95">
            <w:pPr>
              <w:snapToGrid w:val="0"/>
              <w:spacing w:after="0" w:line="240" w:lineRule="auto"/>
              <w:rPr>
                <w:rFonts w:ascii="Trebuchet MS" w:eastAsia="Times New Roman" w:hAnsi="Trebuchet MS" w:cs="Times New Roman"/>
                <w:lang w:eastAsia="zh-TW"/>
              </w:rPr>
            </w:pPr>
            <w:r w:rsidRPr="00556875">
              <w:rPr>
                <w:rFonts w:ascii="Trebuchet MS" w:eastAsia="Times New Roman" w:hAnsi="Trebuchet MS" w:cs="Arial"/>
                <w:b/>
                <w:lang w:eastAsia="zh-TW"/>
              </w:rPr>
              <w:t>Description</w:t>
            </w:r>
            <w:r w:rsidRPr="00556875">
              <w:rPr>
                <w:rFonts w:ascii="Trebuchet MS" w:eastAsia="Times New Roman" w:hAnsi="Trebuchet MS" w:cs="Times New Roman"/>
                <w:lang w:eastAsia="zh-TW"/>
              </w:rPr>
              <w:t>:</w:t>
            </w:r>
          </w:p>
          <w:p w14:paraId="7C36EA87" w14:textId="7711D00F" w:rsidR="00320989" w:rsidRPr="00556875" w:rsidRDefault="00320989" w:rsidP="00E96B95">
            <w:pPr>
              <w:snapToGrid w:val="0"/>
              <w:spacing w:after="0" w:line="240" w:lineRule="auto"/>
              <w:rPr>
                <w:rFonts w:ascii="Trebuchet MS" w:eastAsia="Times New Roman" w:hAnsi="Trebuchet MS" w:cs="Times New Roman"/>
                <w:lang w:eastAsia="zh-TW"/>
              </w:rPr>
            </w:pPr>
            <w:r w:rsidRPr="00556875">
              <w:rPr>
                <w:rFonts w:ascii="Trebuchet MS" w:hAnsi="Trebuchet MS"/>
              </w:rPr>
              <w:t>This command will enable or disable the connection of S</w:t>
            </w:r>
            <w:r w:rsidR="008F347B">
              <w:rPr>
                <w:rFonts w:ascii="Trebuchet MS" w:hAnsi="Trebuchet MS"/>
              </w:rPr>
              <w:t xml:space="preserve">ite License Server </w:t>
            </w:r>
            <w:r w:rsidRPr="00556875">
              <w:rPr>
                <w:rFonts w:ascii="Trebuchet MS" w:hAnsi="Trebuchet MS"/>
              </w:rPr>
              <w:t xml:space="preserve">to MQTT broker base on the </w:t>
            </w:r>
            <w:proofErr w:type="spellStart"/>
            <w:r w:rsidRPr="00556875">
              <w:rPr>
                <w:rFonts w:ascii="Trebuchet MS" w:hAnsi="Trebuchet MS"/>
              </w:rPr>
              <w:t>ip</w:t>
            </w:r>
            <w:proofErr w:type="spellEnd"/>
            <w:r w:rsidRPr="00556875">
              <w:rPr>
                <w:rFonts w:ascii="Trebuchet MS" w:hAnsi="Trebuchet MS"/>
              </w:rPr>
              <w:t>-address and listen port.</w:t>
            </w:r>
          </w:p>
        </w:tc>
      </w:tr>
      <w:tr w:rsidR="00320989" w:rsidRPr="00784BA6" w14:paraId="178A7733"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hideMark/>
          </w:tcPr>
          <w:p w14:paraId="0D8B030C" w14:textId="77777777" w:rsidR="00320989" w:rsidRPr="00556875" w:rsidRDefault="00320989" w:rsidP="00E96B95">
            <w:pPr>
              <w:snapToGrid w:val="0"/>
              <w:spacing w:after="0" w:line="240" w:lineRule="auto"/>
              <w:rPr>
                <w:rFonts w:ascii="Trebuchet MS" w:eastAsia="Times New Roman" w:hAnsi="Trebuchet MS" w:cs="Times New Roman"/>
                <w:lang w:eastAsia="zh-TW"/>
              </w:rPr>
            </w:pPr>
            <w:r w:rsidRPr="00556875">
              <w:rPr>
                <w:rFonts w:ascii="Trebuchet MS" w:eastAsia="Times New Roman" w:hAnsi="Trebuchet MS" w:cs="Arial"/>
                <w:b/>
                <w:lang w:eastAsia="zh-TW"/>
              </w:rPr>
              <w:t>Usage Guidelines</w:t>
            </w:r>
            <w:r w:rsidRPr="00556875">
              <w:rPr>
                <w:rFonts w:ascii="Trebuchet MS" w:eastAsia="Times New Roman" w:hAnsi="Trebuchet MS" w:cs="Times New Roman"/>
                <w:lang w:eastAsia="zh-TW"/>
              </w:rPr>
              <w:t>:</w:t>
            </w:r>
          </w:p>
          <w:p w14:paraId="7DD6FDA8" w14:textId="16BE6160" w:rsidR="00320989" w:rsidRDefault="00320989" w:rsidP="00DD2134">
            <w:pPr>
              <w:pStyle w:val="ListParagraph"/>
              <w:numPr>
                <w:ilvl w:val="0"/>
                <w:numId w:val="3"/>
              </w:numPr>
              <w:spacing w:line="276" w:lineRule="auto"/>
              <w:rPr>
                <w:rFonts w:ascii="Trebuchet MS" w:hAnsi="Trebuchet MS"/>
              </w:rPr>
            </w:pPr>
            <w:r w:rsidRPr="00556875">
              <w:rPr>
                <w:rFonts w:ascii="Trebuchet MS" w:hAnsi="Trebuchet MS"/>
              </w:rPr>
              <w:t xml:space="preserve">By default, the </w:t>
            </w:r>
            <w:r w:rsidR="00BE704A">
              <w:rPr>
                <w:rFonts w:ascii="Trebuchet MS" w:hAnsi="Trebuchet MS"/>
              </w:rPr>
              <w:t xml:space="preserve">Site License Server </w:t>
            </w:r>
            <w:r w:rsidRPr="00556875">
              <w:rPr>
                <w:rFonts w:ascii="Trebuchet MS" w:hAnsi="Trebuchet MS"/>
              </w:rPr>
              <w:t>is disable</w:t>
            </w:r>
            <w:r w:rsidR="004C58DF">
              <w:rPr>
                <w:rFonts w:ascii="Trebuchet MS" w:hAnsi="Trebuchet MS"/>
              </w:rPr>
              <w:t>d</w:t>
            </w:r>
            <w:r w:rsidRPr="00556875">
              <w:rPr>
                <w:rFonts w:ascii="Trebuchet MS" w:hAnsi="Trebuchet MS"/>
              </w:rPr>
              <w:t xml:space="preserve"> on the switch. The default port number is 8883 and </w:t>
            </w:r>
            <w:r w:rsidR="007D1CA3" w:rsidRPr="00556875">
              <w:rPr>
                <w:rFonts w:ascii="Trebuchet MS" w:hAnsi="Trebuchet MS"/>
              </w:rPr>
              <w:t>the host</w:t>
            </w:r>
            <w:r w:rsidRPr="00556875">
              <w:rPr>
                <w:rFonts w:ascii="Trebuchet MS" w:hAnsi="Trebuchet MS"/>
              </w:rPr>
              <w:t xml:space="preserve"> </w:t>
            </w:r>
            <w:r w:rsidR="007D1CA3">
              <w:rPr>
                <w:rFonts w:ascii="Trebuchet MS" w:hAnsi="Trebuchet MS"/>
              </w:rPr>
              <w:t xml:space="preserve">IP </w:t>
            </w:r>
            <w:r w:rsidRPr="00556875">
              <w:rPr>
                <w:rFonts w:ascii="Trebuchet MS" w:hAnsi="Trebuchet MS"/>
              </w:rPr>
              <w:t xml:space="preserve">address is </w:t>
            </w:r>
            <w:r w:rsidR="00CA5998">
              <w:rPr>
                <w:rFonts w:ascii="Trebuchet MS" w:hAnsi="Trebuchet MS"/>
              </w:rPr>
              <w:t xml:space="preserve">the </w:t>
            </w:r>
            <w:r w:rsidR="007D1CA3">
              <w:rPr>
                <w:rFonts w:ascii="Trebuchet MS" w:hAnsi="Trebuchet MS"/>
              </w:rPr>
              <w:t xml:space="preserve">IP </w:t>
            </w:r>
            <w:r w:rsidR="00CA5998">
              <w:rPr>
                <w:rFonts w:ascii="Trebuchet MS" w:hAnsi="Trebuchet MS"/>
              </w:rPr>
              <w:t xml:space="preserve">address on </w:t>
            </w:r>
            <w:r w:rsidRPr="00556875">
              <w:rPr>
                <w:rFonts w:ascii="Trebuchet MS" w:hAnsi="Trebuchet MS"/>
              </w:rPr>
              <w:t>localhost.</w:t>
            </w:r>
          </w:p>
          <w:p w14:paraId="53E7BE0F" w14:textId="5410A622" w:rsidR="000F6BCD" w:rsidRDefault="00056835" w:rsidP="00DD2134">
            <w:pPr>
              <w:pStyle w:val="ListParagraph"/>
              <w:numPr>
                <w:ilvl w:val="0"/>
                <w:numId w:val="3"/>
              </w:numPr>
              <w:spacing w:line="276" w:lineRule="auto"/>
              <w:rPr>
                <w:rFonts w:ascii="Trebuchet MS" w:hAnsi="Trebuchet MS"/>
              </w:rPr>
            </w:pPr>
            <w:r>
              <w:rPr>
                <w:rFonts w:ascii="Trebuchet MS" w:hAnsi="Trebuchet MS"/>
              </w:rPr>
              <w:t>P</w:t>
            </w:r>
            <w:r w:rsidR="00932CD1">
              <w:rPr>
                <w:rFonts w:ascii="Trebuchet MS" w:hAnsi="Trebuchet MS"/>
              </w:rPr>
              <w:t>ort configured should be greater</w:t>
            </w:r>
            <w:r w:rsidR="000F6BCD" w:rsidRPr="00AE0407">
              <w:rPr>
                <w:rFonts w:ascii="Trebuchet MS" w:hAnsi="Trebuchet MS"/>
              </w:rPr>
              <w:t xml:space="preserve"> than 1024.</w:t>
            </w:r>
          </w:p>
          <w:p w14:paraId="29009CC2" w14:textId="73D46849" w:rsidR="00CA5998" w:rsidRPr="00556875" w:rsidRDefault="00CA5998" w:rsidP="00DD2134">
            <w:pPr>
              <w:pStyle w:val="ListParagraph"/>
              <w:numPr>
                <w:ilvl w:val="0"/>
                <w:numId w:val="3"/>
              </w:numPr>
              <w:spacing w:line="276" w:lineRule="auto"/>
              <w:rPr>
                <w:rFonts w:ascii="Trebuchet MS" w:hAnsi="Trebuchet MS"/>
              </w:rPr>
            </w:pPr>
            <w:r>
              <w:rPr>
                <w:rFonts w:ascii="Trebuchet MS" w:hAnsi="Trebuchet MS"/>
              </w:rPr>
              <w:t xml:space="preserve">In the first phase only default VRF </w:t>
            </w:r>
            <w:r w:rsidR="007D1CA3">
              <w:rPr>
                <w:rFonts w:ascii="Trebuchet MS" w:hAnsi="Trebuchet MS"/>
              </w:rPr>
              <w:t>is supported.</w:t>
            </w:r>
          </w:p>
        </w:tc>
      </w:tr>
      <w:tr w:rsidR="00320989" w:rsidRPr="00784BA6" w14:paraId="080AAF17"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tcPr>
          <w:p w14:paraId="360BA643" w14:textId="77777777" w:rsidR="00320989" w:rsidRPr="00556875" w:rsidRDefault="00320989" w:rsidP="00E96B95">
            <w:pPr>
              <w:snapToGrid w:val="0"/>
              <w:spacing w:after="0" w:line="240" w:lineRule="auto"/>
              <w:rPr>
                <w:rFonts w:ascii="Trebuchet MS" w:eastAsia="Times New Roman" w:hAnsi="Trebuchet MS" w:cs="Arial"/>
                <w:b/>
                <w:lang w:eastAsia="zh-TW"/>
              </w:rPr>
            </w:pPr>
            <w:r w:rsidRPr="00556875">
              <w:rPr>
                <w:rFonts w:ascii="Trebuchet MS" w:eastAsia="Times New Roman" w:hAnsi="Trebuchet MS" w:cs="Arial"/>
                <w:b/>
                <w:lang w:eastAsia="zh-TW"/>
              </w:rPr>
              <w:t>Example:</w:t>
            </w:r>
          </w:p>
          <w:p w14:paraId="77F61DCC" w14:textId="77777777" w:rsidR="00320989" w:rsidRPr="00556875" w:rsidRDefault="00320989" w:rsidP="00E96B95">
            <w:pPr>
              <w:pStyle w:val="BodyTextIndent"/>
              <w:rPr>
                <w:sz w:val="22"/>
                <w:szCs w:val="22"/>
              </w:rPr>
            </w:pPr>
            <w:r w:rsidRPr="00556875">
              <w:rPr>
                <w:sz w:val="22"/>
                <w:szCs w:val="22"/>
              </w:rPr>
              <w:t xml:space="preserve">-&gt; license server </w:t>
            </w:r>
            <w:proofErr w:type="spellStart"/>
            <w:r w:rsidRPr="00556875">
              <w:rPr>
                <w:sz w:val="22"/>
                <w:szCs w:val="22"/>
              </w:rPr>
              <w:t>ip</w:t>
            </w:r>
            <w:proofErr w:type="spellEnd"/>
            <w:r w:rsidRPr="00556875">
              <w:rPr>
                <w:sz w:val="22"/>
                <w:szCs w:val="22"/>
              </w:rPr>
              <w:t>-address 192.168.120.21 admin-state enable</w:t>
            </w:r>
          </w:p>
          <w:p w14:paraId="37E2038F" w14:textId="77777777" w:rsidR="00320989" w:rsidRPr="00556875" w:rsidRDefault="00320989" w:rsidP="00E96B95">
            <w:pPr>
              <w:pStyle w:val="BodyTextIndent"/>
              <w:rPr>
                <w:sz w:val="22"/>
                <w:szCs w:val="22"/>
              </w:rPr>
            </w:pPr>
            <w:r w:rsidRPr="00556875">
              <w:rPr>
                <w:sz w:val="22"/>
                <w:szCs w:val="22"/>
              </w:rPr>
              <w:t xml:space="preserve">-&gt; license server </w:t>
            </w:r>
            <w:proofErr w:type="spellStart"/>
            <w:r w:rsidRPr="00556875">
              <w:rPr>
                <w:sz w:val="22"/>
                <w:szCs w:val="22"/>
              </w:rPr>
              <w:t>ip</w:t>
            </w:r>
            <w:proofErr w:type="spellEnd"/>
            <w:r w:rsidRPr="00556875">
              <w:rPr>
                <w:sz w:val="22"/>
                <w:szCs w:val="22"/>
              </w:rPr>
              <w:t>-address 192.168.120.21 listen-port 27001 admin-state enable</w:t>
            </w:r>
          </w:p>
          <w:p w14:paraId="74AF66E1" w14:textId="77777777" w:rsidR="00320989" w:rsidRPr="00556875" w:rsidRDefault="00320989" w:rsidP="00E96B95">
            <w:pPr>
              <w:snapToGrid w:val="0"/>
              <w:spacing w:after="0" w:line="240" w:lineRule="auto"/>
              <w:rPr>
                <w:rFonts w:ascii="Trebuchet MS" w:eastAsia="Times New Roman" w:hAnsi="Trebuchet MS" w:cs="Arial"/>
                <w:lang w:eastAsia="zh-TW"/>
              </w:rPr>
            </w:pPr>
          </w:p>
        </w:tc>
      </w:tr>
    </w:tbl>
    <w:p w14:paraId="1CEBC7D2" w14:textId="77777777" w:rsidR="00320989" w:rsidRPr="00E62C28" w:rsidRDefault="00320989" w:rsidP="00320989">
      <w:pPr>
        <w:spacing w:line="276" w:lineRule="auto"/>
        <w:rPr>
          <w:rFonts w:ascii="Trebuchet MS" w:hAnsi="Trebuchet MS"/>
          <w:sz w:val="24"/>
          <w:szCs w:val="24"/>
        </w:rPr>
      </w:pPr>
      <w:r w:rsidRPr="00E62C28" w:rsidDel="00784BA6">
        <w:rPr>
          <w:rFonts w:ascii="Trebuchet MS" w:hAnsi="Trebuchet MS"/>
          <w:sz w:val="24"/>
          <w:szCs w:val="24"/>
        </w:rPr>
        <w:t xml:space="preserve"> </w:t>
      </w:r>
    </w:p>
    <w:p w14:paraId="1C5D7B30" w14:textId="01623954" w:rsidR="00320989" w:rsidRPr="00E96B95" w:rsidRDefault="00320989" w:rsidP="00320989">
      <w:pPr>
        <w:spacing w:line="276" w:lineRule="auto"/>
        <w:rPr>
          <w:rFonts w:ascii="Trebuchet MS" w:hAnsi="Trebuchet MS"/>
          <w:b/>
          <w:sz w:val="24"/>
          <w:szCs w:val="24"/>
        </w:rPr>
      </w:pPr>
      <w:r w:rsidRPr="00FC2B47">
        <w:rPr>
          <w:rFonts w:ascii="Trebuchet MS" w:hAnsi="Trebuchet MS"/>
          <w:b/>
          <w:sz w:val="24"/>
          <w:szCs w:val="24"/>
        </w:rPr>
        <w:t xml:space="preserve">4.1.3.2 </w:t>
      </w:r>
      <w:r w:rsidR="008C0037">
        <w:rPr>
          <w:rFonts w:ascii="Trebuchet MS" w:hAnsi="Trebuchet MS"/>
          <w:b/>
          <w:sz w:val="24"/>
          <w:szCs w:val="24"/>
        </w:rPr>
        <w:t xml:space="preserve">Command to install Site/Node license on </w:t>
      </w:r>
      <w:r>
        <w:rPr>
          <w:rFonts w:ascii="Trebuchet MS" w:hAnsi="Trebuchet MS"/>
          <w:b/>
          <w:sz w:val="24"/>
          <w:szCs w:val="24"/>
        </w:rPr>
        <w:t>Site License Server</w:t>
      </w:r>
      <w:r w:rsidRPr="00982361" w:rsidDel="00982361">
        <w:rPr>
          <w:rFonts w:ascii="Trebuchet MS" w:hAnsi="Trebuchet MS"/>
          <w:b/>
          <w:sz w:val="24"/>
          <w:szCs w:val="24"/>
        </w:rPr>
        <w:t xml:space="preserve"> </w:t>
      </w:r>
    </w:p>
    <w:tbl>
      <w:tblPr>
        <w:tblW w:w="9606" w:type="dxa"/>
        <w:tblInd w:w="-5" w:type="dxa"/>
        <w:tblLayout w:type="fixed"/>
        <w:tblLook w:val="04A0" w:firstRow="1" w:lastRow="0" w:firstColumn="1" w:lastColumn="0" w:noHBand="0" w:noVBand="1"/>
      </w:tblPr>
      <w:tblGrid>
        <w:gridCol w:w="1833"/>
        <w:gridCol w:w="1285"/>
        <w:gridCol w:w="1315"/>
        <w:gridCol w:w="2250"/>
        <w:gridCol w:w="2923"/>
      </w:tblGrid>
      <w:tr w:rsidR="00320989" w:rsidRPr="00784BA6" w14:paraId="765BE850" w14:textId="77777777" w:rsidTr="00E96B95">
        <w:tc>
          <w:tcPr>
            <w:tcW w:w="9606" w:type="dxa"/>
            <w:gridSpan w:val="5"/>
            <w:tcBorders>
              <w:top w:val="single" w:sz="4" w:space="0" w:color="000000"/>
              <w:left w:val="single" w:sz="4" w:space="0" w:color="000000"/>
              <w:bottom w:val="single" w:sz="4" w:space="0" w:color="000000"/>
              <w:right w:val="single" w:sz="4" w:space="0" w:color="000000"/>
            </w:tcBorders>
            <w:hideMark/>
          </w:tcPr>
          <w:p w14:paraId="494BA73F" w14:textId="77777777" w:rsidR="00320989" w:rsidRPr="000C555F" w:rsidRDefault="00320989" w:rsidP="00E96B95">
            <w:pPr>
              <w:snapToGrid w:val="0"/>
              <w:spacing w:after="0" w:line="240" w:lineRule="auto"/>
              <w:rPr>
                <w:rFonts w:ascii="Trebuchet MS" w:eastAsia="Times New Roman" w:hAnsi="Trebuchet MS" w:cs="Arial"/>
                <w:b/>
                <w:i/>
                <w:lang w:eastAsia="zh-TW"/>
              </w:rPr>
            </w:pPr>
            <w:r w:rsidRPr="000C555F">
              <w:rPr>
                <w:rFonts w:ascii="Trebuchet MS" w:eastAsia="Times New Roman" w:hAnsi="Trebuchet MS" w:cs="Arial"/>
                <w:b/>
                <w:i/>
                <w:lang w:eastAsia="zh-TW"/>
              </w:rPr>
              <w:t>license server apply</w:t>
            </w:r>
            <w:r w:rsidRPr="000C555F">
              <w:rPr>
                <w:rFonts w:ascii="Trebuchet MS" w:eastAsia="Times New Roman" w:hAnsi="Trebuchet MS" w:cs="Arial"/>
                <w:i/>
                <w:lang w:eastAsia="zh-TW"/>
              </w:rPr>
              <w:t xml:space="preserve"> {</w:t>
            </w:r>
            <w:r w:rsidRPr="000C555F">
              <w:rPr>
                <w:rFonts w:ascii="Trebuchet MS" w:eastAsia="Times New Roman" w:hAnsi="Trebuchet MS" w:cs="Arial"/>
                <w:b/>
                <w:i/>
                <w:lang w:eastAsia="zh-TW"/>
              </w:rPr>
              <w:t>file</w:t>
            </w:r>
            <w:r w:rsidRPr="000C555F">
              <w:rPr>
                <w:rFonts w:ascii="Trebuchet MS" w:eastAsia="Times New Roman" w:hAnsi="Trebuchet MS" w:cs="Arial"/>
                <w:i/>
                <w:lang w:eastAsia="zh-TW"/>
              </w:rPr>
              <w:t xml:space="preserve"> </w:t>
            </w:r>
            <w:proofErr w:type="spellStart"/>
            <w:r w:rsidRPr="000C555F">
              <w:rPr>
                <w:rFonts w:ascii="Trebuchet MS" w:eastAsia="Times New Roman" w:hAnsi="Trebuchet MS" w:cs="Arial"/>
                <w:i/>
                <w:lang w:eastAsia="zh-TW"/>
              </w:rPr>
              <w:t>file_name</w:t>
            </w:r>
            <w:proofErr w:type="spellEnd"/>
            <w:r w:rsidRPr="000C555F">
              <w:rPr>
                <w:rFonts w:ascii="Trebuchet MS" w:eastAsia="Times New Roman" w:hAnsi="Trebuchet MS" w:cs="Arial"/>
                <w:i/>
                <w:lang w:eastAsia="zh-TW"/>
              </w:rPr>
              <w:t xml:space="preserve"> | </w:t>
            </w:r>
            <w:r w:rsidRPr="000C555F">
              <w:rPr>
                <w:rFonts w:ascii="Trebuchet MS" w:eastAsia="Times New Roman" w:hAnsi="Trebuchet MS" w:cs="Arial"/>
                <w:b/>
                <w:i/>
                <w:lang w:eastAsia="zh-TW"/>
              </w:rPr>
              <w:t>key</w:t>
            </w:r>
            <w:r w:rsidRPr="000C555F">
              <w:rPr>
                <w:rFonts w:ascii="Trebuchet MS" w:eastAsia="Times New Roman" w:hAnsi="Trebuchet MS" w:cs="Arial"/>
                <w:i/>
                <w:lang w:eastAsia="zh-TW"/>
              </w:rPr>
              <w:t xml:space="preserve"> </w:t>
            </w:r>
            <w:proofErr w:type="spellStart"/>
            <w:r w:rsidRPr="000C555F">
              <w:rPr>
                <w:rFonts w:ascii="Trebuchet MS" w:eastAsia="Times New Roman" w:hAnsi="Trebuchet MS" w:cs="Arial"/>
                <w:i/>
                <w:lang w:eastAsia="zh-TW"/>
              </w:rPr>
              <w:t>license_key</w:t>
            </w:r>
            <w:proofErr w:type="spellEnd"/>
            <w:r w:rsidRPr="000C555F">
              <w:rPr>
                <w:rFonts w:ascii="Trebuchet MS" w:eastAsia="Times New Roman" w:hAnsi="Trebuchet MS" w:cs="Arial"/>
                <w:i/>
                <w:lang w:eastAsia="zh-TW"/>
              </w:rPr>
              <w:t>}</w:t>
            </w:r>
          </w:p>
        </w:tc>
      </w:tr>
      <w:tr w:rsidR="00320989" w:rsidRPr="00784BA6" w14:paraId="4B388300" w14:textId="77777777" w:rsidTr="00E96B95">
        <w:trPr>
          <w:trHeight w:val="170"/>
        </w:trPr>
        <w:tc>
          <w:tcPr>
            <w:tcW w:w="1833" w:type="dxa"/>
            <w:tcBorders>
              <w:top w:val="single" w:sz="4" w:space="0" w:color="000000"/>
              <w:left w:val="single" w:sz="4" w:space="0" w:color="000000"/>
              <w:bottom w:val="single" w:sz="4" w:space="0" w:color="000000"/>
              <w:right w:val="nil"/>
            </w:tcBorders>
            <w:shd w:val="clear" w:color="auto" w:fill="C0C0C0"/>
            <w:hideMark/>
          </w:tcPr>
          <w:p w14:paraId="3EEC2964" w14:textId="77777777" w:rsidR="00320989" w:rsidRPr="000C555F" w:rsidRDefault="00320989" w:rsidP="00E96B95">
            <w:pPr>
              <w:snapToGrid w:val="0"/>
              <w:spacing w:after="0" w:line="240" w:lineRule="auto"/>
              <w:jc w:val="center"/>
              <w:rPr>
                <w:rFonts w:ascii="Trebuchet MS" w:eastAsia="Times New Roman" w:hAnsi="Trebuchet MS" w:cs="Arial"/>
                <w:b/>
                <w:lang w:eastAsia="zh-TW"/>
              </w:rPr>
            </w:pPr>
            <w:r w:rsidRPr="000C555F">
              <w:rPr>
                <w:rFonts w:ascii="Trebuchet MS" w:eastAsia="Times New Roman" w:hAnsi="Trebuchet MS" w:cs="Arial"/>
                <w:b/>
                <w:lang w:eastAsia="zh-TW"/>
              </w:rPr>
              <w:t>Input</w:t>
            </w:r>
          </w:p>
        </w:tc>
        <w:tc>
          <w:tcPr>
            <w:tcW w:w="1285" w:type="dxa"/>
            <w:tcBorders>
              <w:top w:val="single" w:sz="4" w:space="0" w:color="000000"/>
              <w:left w:val="single" w:sz="4" w:space="0" w:color="000000"/>
              <w:bottom w:val="single" w:sz="4" w:space="0" w:color="000000"/>
              <w:right w:val="nil"/>
            </w:tcBorders>
            <w:shd w:val="clear" w:color="auto" w:fill="C0C0C0"/>
            <w:hideMark/>
          </w:tcPr>
          <w:p w14:paraId="04FCC390" w14:textId="77777777" w:rsidR="00320989" w:rsidRPr="000C555F" w:rsidRDefault="00320989" w:rsidP="00E96B95">
            <w:pPr>
              <w:snapToGrid w:val="0"/>
              <w:spacing w:after="0" w:line="240" w:lineRule="auto"/>
              <w:jc w:val="center"/>
              <w:rPr>
                <w:rFonts w:ascii="Trebuchet MS" w:eastAsia="Times New Roman" w:hAnsi="Trebuchet MS" w:cs="Arial"/>
                <w:b/>
                <w:lang w:eastAsia="zh-TW"/>
              </w:rPr>
            </w:pPr>
            <w:r w:rsidRPr="000C555F">
              <w:rPr>
                <w:rFonts w:ascii="Trebuchet MS" w:eastAsia="Times New Roman" w:hAnsi="Trebuchet MS" w:cs="Arial"/>
                <w:b/>
                <w:lang w:eastAsia="zh-TW"/>
              </w:rPr>
              <w:t>Type</w:t>
            </w:r>
          </w:p>
        </w:tc>
        <w:tc>
          <w:tcPr>
            <w:tcW w:w="1315" w:type="dxa"/>
            <w:tcBorders>
              <w:top w:val="single" w:sz="4" w:space="0" w:color="000000"/>
              <w:left w:val="single" w:sz="4" w:space="0" w:color="000000"/>
              <w:bottom w:val="single" w:sz="4" w:space="0" w:color="000000"/>
              <w:right w:val="nil"/>
            </w:tcBorders>
            <w:shd w:val="clear" w:color="auto" w:fill="C0C0C0"/>
            <w:hideMark/>
          </w:tcPr>
          <w:p w14:paraId="6FE723CE" w14:textId="77777777" w:rsidR="00320989" w:rsidRPr="000C555F" w:rsidRDefault="00320989" w:rsidP="00E96B95">
            <w:pPr>
              <w:snapToGrid w:val="0"/>
              <w:spacing w:after="0" w:line="240" w:lineRule="auto"/>
              <w:jc w:val="center"/>
              <w:rPr>
                <w:rFonts w:ascii="Trebuchet MS" w:eastAsia="Times New Roman" w:hAnsi="Trebuchet MS" w:cs="Arial"/>
                <w:b/>
                <w:lang w:eastAsia="zh-TW"/>
              </w:rPr>
            </w:pPr>
            <w:r w:rsidRPr="000C555F">
              <w:rPr>
                <w:rFonts w:ascii="Trebuchet MS" w:eastAsia="Times New Roman" w:hAnsi="Trebuchet MS" w:cs="Arial"/>
                <w:b/>
                <w:lang w:eastAsia="zh-TW"/>
              </w:rPr>
              <w:t>Range</w:t>
            </w:r>
          </w:p>
        </w:tc>
        <w:tc>
          <w:tcPr>
            <w:tcW w:w="2250" w:type="dxa"/>
            <w:tcBorders>
              <w:top w:val="single" w:sz="4" w:space="0" w:color="000000"/>
              <w:left w:val="single" w:sz="4" w:space="0" w:color="000000"/>
              <w:bottom w:val="single" w:sz="4" w:space="0" w:color="000000"/>
              <w:right w:val="nil"/>
            </w:tcBorders>
            <w:shd w:val="clear" w:color="auto" w:fill="C0C0C0"/>
            <w:hideMark/>
          </w:tcPr>
          <w:p w14:paraId="11559465" w14:textId="77777777" w:rsidR="00320989" w:rsidRPr="000C555F" w:rsidRDefault="00320989" w:rsidP="00E96B95">
            <w:pPr>
              <w:snapToGrid w:val="0"/>
              <w:spacing w:after="0" w:line="240" w:lineRule="auto"/>
              <w:jc w:val="center"/>
              <w:rPr>
                <w:rFonts w:ascii="Trebuchet MS" w:eastAsia="Times New Roman" w:hAnsi="Trebuchet MS" w:cs="Arial"/>
                <w:b/>
                <w:lang w:eastAsia="zh-TW"/>
              </w:rPr>
            </w:pPr>
            <w:r w:rsidRPr="000C555F">
              <w:rPr>
                <w:rFonts w:ascii="Trebuchet MS" w:eastAsia="Times New Roman" w:hAnsi="Trebuchet MS" w:cs="Arial"/>
                <w:b/>
                <w:lang w:eastAsia="zh-TW"/>
              </w:rPr>
              <w:t>Object</w:t>
            </w:r>
          </w:p>
        </w:tc>
        <w:tc>
          <w:tcPr>
            <w:tcW w:w="2923" w:type="dxa"/>
            <w:tcBorders>
              <w:top w:val="single" w:sz="4" w:space="0" w:color="000000"/>
              <w:left w:val="single" w:sz="4" w:space="0" w:color="000000"/>
              <w:bottom w:val="single" w:sz="4" w:space="0" w:color="000000"/>
              <w:right w:val="single" w:sz="4" w:space="0" w:color="000000"/>
            </w:tcBorders>
            <w:shd w:val="clear" w:color="auto" w:fill="C0C0C0"/>
            <w:hideMark/>
          </w:tcPr>
          <w:p w14:paraId="1B2A923A" w14:textId="77777777" w:rsidR="00320989" w:rsidRPr="000C555F" w:rsidRDefault="00320989" w:rsidP="00E96B95">
            <w:pPr>
              <w:snapToGrid w:val="0"/>
              <w:spacing w:after="0" w:line="240" w:lineRule="auto"/>
              <w:jc w:val="center"/>
              <w:rPr>
                <w:rFonts w:ascii="Trebuchet MS" w:eastAsia="Times New Roman" w:hAnsi="Trebuchet MS" w:cs="Arial"/>
                <w:b/>
                <w:lang w:eastAsia="zh-TW"/>
              </w:rPr>
            </w:pPr>
            <w:r w:rsidRPr="000C555F">
              <w:rPr>
                <w:rFonts w:ascii="Trebuchet MS" w:eastAsia="Times New Roman" w:hAnsi="Trebuchet MS" w:cs="Arial"/>
                <w:b/>
                <w:lang w:eastAsia="zh-TW"/>
              </w:rPr>
              <w:t>Description</w:t>
            </w:r>
          </w:p>
        </w:tc>
      </w:tr>
      <w:tr w:rsidR="00320989" w:rsidRPr="00784BA6" w14:paraId="1E047E16"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52067F39" w14:textId="77777777" w:rsidR="00320989" w:rsidRPr="000C555F"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0C555F">
              <w:rPr>
                <w:rFonts w:ascii="Trebuchet MS" w:eastAsia="Times New Roman" w:hAnsi="Trebuchet MS" w:cs="Arial"/>
                <w:lang w:eastAsia="zh-TW"/>
              </w:rPr>
              <w:t>&lt;</w:t>
            </w:r>
            <w:proofErr w:type="spellStart"/>
            <w:r w:rsidRPr="000C555F">
              <w:rPr>
                <w:rFonts w:ascii="Trebuchet MS" w:eastAsia="Times New Roman" w:hAnsi="Trebuchet MS" w:cs="Arial"/>
                <w:lang w:eastAsia="zh-TW"/>
              </w:rPr>
              <w:t>file_name</w:t>
            </w:r>
            <w:proofErr w:type="spellEnd"/>
            <w:r w:rsidRPr="000C555F">
              <w:rPr>
                <w:rFonts w:ascii="Trebuchet MS" w:eastAsia="Times New Roman" w:hAnsi="Trebuchet MS" w:cs="Arial"/>
                <w:lang w:eastAsia="zh-TW"/>
              </w:rPr>
              <w:t>&gt;</w:t>
            </w:r>
          </w:p>
        </w:tc>
        <w:tc>
          <w:tcPr>
            <w:tcW w:w="1285" w:type="dxa"/>
            <w:tcBorders>
              <w:top w:val="single" w:sz="4" w:space="0" w:color="000000"/>
              <w:left w:val="single" w:sz="4" w:space="0" w:color="000000"/>
              <w:bottom w:val="single" w:sz="4" w:space="0" w:color="000000"/>
              <w:right w:val="nil"/>
            </w:tcBorders>
            <w:vAlign w:val="center"/>
            <w:hideMark/>
          </w:tcPr>
          <w:p w14:paraId="5E4BA0F2" w14:textId="77777777" w:rsidR="00320989" w:rsidRPr="000C555F"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0C555F">
              <w:rPr>
                <w:rFonts w:ascii="Trebuchet MS" w:eastAsia="Times New Roman" w:hAnsi="Trebuchet MS" w:cs="Arial"/>
                <w:lang w:eastAsia="zh-TW"/>
              </w:rPr>
              <w:t>string</w:t>
            </w:r>
          </w:p>
        </w:tc>
        <w:tc>
          <w:tcPr>
            <w:tcW w:w="1315" w:type="dxa"/>
            <w:tcBorders>
              <w:top w:val="single" w:sz="4" w:space="0" w:color="000000"/>
              <w:left w:val="single" w:sz="4" w:space="0" w:color="000000"/>
              <w:bottom w:val="single" w:sz="4" w:space="0" w:color="000000"/>
              <w:right w:val="nil"/>
            </w:tcBorders>
            <w:vAlign w:val="center"/>
            <w:hideMark/>
          </w:tcPr>
          <w:p w14:paraId="166A4BB1" w14:textId="77777777" w:rsidR="00320989" w:rsidRPr="000C555F"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0C555F">
              <w:rPr>
                <w:rFonts w:ascii="Trebuchet MS" w:eastAsia="Times New Roman" w:hAnsi="Trebuchet MS" w:cs="Arial"/>
                <w:lang w:eastAsia="zh-TW"/>
              </w:rPr>
              <w:t>255</w:t>
            </w:r>
          </w:p>
        </w:tc>
        <w:tc>
          <w:tcPr>
            <w:tcW w:w="2250" w:type="dxa"/>
            <w:tcBorders>
              <w:top w:val="single" w:sz="4" w:space="0" w:color="000000"/>
              <w:left w:val="single" w:sz="4" w:space="0" w:color="000000"/>
              <w:bottom w:val="single" w:sz="4" w:space="0" w:color="000000"/>
              <w:right w:val="nil"/>
            </w:tcBorders>
            <w:vAlign w:val="center"/>
            <w:hideMark/>
          </w:tcPr>
          <w:p w14:paraId="06E68EBC" w14:textId="77777777" w:rsidR="00320989" w:rsidRPr="000C555F"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0C555F">
              <w:rPr>
                <w:rFonts w:ascii="Trebuchet MS" w:eastAsia="Times New Roman" w:hAnsi="Trebuchet MS" w:cs="Arial"/>
                <w:lang w:eastAsia="zh-TW"/>
              </w:rPr>
              <w:t>alaSILOSLicensingConfigActionArg</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hideMark/>
          </w:tcPr>
          <w:p w14:paraId="55FE7612" w14:textId="1B5F889F" w:rsidR="00320989" w:rsidRPr="000C555F" w:rsidRDefault="00320989" w:rsidP="00E96B95">
            <w:pPr>
              <w:spacing w:line="276" w:lineRule="auto"/>
              <w:rPr>
                <w:rFonts w:ascii="Trebuchet MS" w:hAnsi="Trebuchet MS"/>
              </w:rPr>
            </w:pPr>
            <w:r w:rsidRPr="000C555F">
              <w:rPr>
                <w:rFonts w:ascii="Trebuchet MS" w:hAnsi="Trebuchet MS"/>
              </w:rPr>
              <w:t xml:space="preserve">The name of the license file containing the </w:t>
            </w:r>
            <w:r w:rsidR="00436E2B">
              <w:rPr>
                <w:rFonts w:ascii="Trebuchet MS" w:hAnsi="Trebuchet MS"/>
              </w:rPr>
              <w:t xml:space="preserve">Site or Node </w:t>
            </w:r>
            <w:r w:rsidRPr="000C555F">
              <w:rPr>
                <w:rFonts w:ascii="Trebuchet MS" w:hAnsi="Trebuchet MS"/>
              </w:rPr>
              <w:t>license keys</w:t>
            </w:r>
          </w:p>
        </w:tc>
      </w:tr>
      <w:tr w:rsidR="00320989" w:rsidRPr="00784BA6" w14:paraId="336C6415"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2D65DAE6" w14:textId="77777777" w:rsidR="00320989" w:rsidRPr="000C555F"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0C555F">
              <w:rPr>
                <w:rFonts w:ascii="Trebuchet MS" w:eastAsia="Times New Roman" w:hAnsi="Trebuchet MS" w:cs="Arial"/>
                <w:lang w:eastAsia="zh-TW"/>
              </w:rPr>
              <w:t>&lt;</w:t>
            </w:r>
            <w:proofErr w:type="spellStart"/>
            <w:r w:rsidRPr="000C555F">
              <w:rPr>
                <w:rFonts w:ascii="Trebuchet MS" w:eastAsia="Times New Roman" w:hAnsi="Trebuchet MS" w:cs="Arial"/>
                <w:lang w:eastAsia="zh-TW"/>
              </w:rPr>
              <w:t>license_key</w:t>
            </w:r>
            <w:proofErr w:type="spellEnd"/>
            <w:r w:rsidRPr="000C555F">
              <w:rPr>
                <w:rFonts w:ascii="Trebuchet MS" w:eastAsia="Times New Roman" w:hAnsi="Trebuchet MS" w:cs="Arial"/>
                <w:lang w:eastAsia="zh-TW"/>
              </w:rPr>
              <w:t>&gt;</w:t>
            </w:r>
          </w:p>
        </w:tc>
        <w:tc>
          <w:tcPr>
            <w:tcW w:w="1285" w:type="dxa"/>
            <w:tcBorders>
              <w:top w:val="single" w:sz="4" w:space="0" w:color="000000"/>
              <w:left w:val="single" w:sz="4" w:space="0" w:color="000000"/>
              <w:bottom w:val="single" w:sz="4" w:space="0" w:color="000000"/>
              <w:right w:val="nil"/>
            </w:tcBorders>
            <w:vAlign w:val="center"/>
          </w:tcPr>
          <w:p w14:paraId="378B7947" w14:textId="77777777" w:rsidR="00320989" w:rsidRPr="000C555F"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0C555F">
              <w:rPr>
                <w:rFonts w:ascii="Trebuchet MS" w:eastAsia="Times New Roman" w:hAnsi="Trebuchet MS" w:cs="Arial"/>
                <w:lang w:eastAsia="zh-TW"/>
              </w:rPr>
              <w:t>string</w:t>
            </w:r>
          </w:p>
        </w:tc>
        <w:tc>
          <w:tcPr>
            <w:tcW w:w="1315" w:type="dxa"/>
            <w:tcBorders>
              <w:top w:val="single" w:sz="4" w:space="0" w:color="000000"/>
              <w:left w:val="single" w:sz="4" w:space="0" w:color="000000"/>
              <w:bottom w:val="single" w:sz="4" w:space="0" w:color="000000"/>
              <w:right w:val="nil"/>
            </w:tcBorders>
            <w:vAlign w:val="center"/>
          </w:tcPr>
          <w:p w14:paraId="7CB87CD2" w14:textId="77777777" w:rsidR="00320989" w:rsidRPr="000C555F"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0C555F">
              <w:rPr>
                <w:rFonts w:ascii="Trebuchet MS" w:eastAsia="Times New Roman" w:hAnsi="Trebuchet MS" w:cs="Arial"/>
                <w:lang w:eastAsia="zh-TW"/>
              </w:rPr>
              <w:t>255</w:t>
            </w:r>
          </w:p>
        </w:tc>
        <w:tc>
          <w:tcPr>
            <w:tcW w:w="2250" w:type="dxa"/>
            <w:tcBorders>
              <w:top w:val="single" w:sz="4" w:space="0" w:color="000000"/>
              <w:left w:val="single" w:sz="4" w:space="0" w:color="000000"/>
              <w:bottom w:val="single" w:sz="4" w:space="0" w:color="000000"/>
              <w:right w:val="nil"/>
            </w:tcBorders>
            <w:vAlign w:val="center"/>
          </w:tcPr>
          <w:p w14:paraId="4C9970EF" w14:textId="77777777" w:rsidR="00320989" w:rsidRPr="000C555F"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0C555F">
              <w:rPr>
                <w:rFonts w:ascii="Trebuchet MS" w:eastAsia="Times New Roman" w:hAnsi="Trebuchet MS" w:cs="Arial"/>
                <w:lang w:eastAsia="zh-TW"/>
              </w:rPr>
              <w:t>alaSILOSLicensingConfigActionArg</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358E695A" w14:textId="77777777" w:rsidR="00320989" w:rsidRPr="000C555F" w:rsidRDefault="00320989" w:rsidP="00E96B95">
            <w:pPr>
              <w:spacing w:line="276" w:lineRule="auto"/>
              <w:rPr>
                <w:rFonts w:ascii="Trebuchet MS" w:hAnsi="Trebuchet MS"/>
              </w:rPr>
            </w:pPr>
            <w:r w:rsidRPr="000C555F">
              <w:rPr>
                <w:rFonts w:ascii="Trebuchet MS" w:hAnsi="Trebuchet MS"/>
              </w:rPr>
              <w:t>The individual license key. The license key can contain special characters, the key must encase using single quote character (')</w:t>
            </w:r>
          </w:p>
        </w:tc>
      </w:tr>
      <w:tr w:rsidR="00320989" w:rsidRPr="00784BA6" w14:paraId="4D6B9DCF"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hideMark/>
          </w:tcPr>
          <w:p w14:paraId="604850EB" w14:textId="77777777" w:rsidR="00320989" w:rsidRPr="000C555F" w:rsidRDefault="00320989" w:rsidP="00E96B95">
            <w:pPr>
              <w:snapToGrid w:val="0"/>
              <w:spacing w:after="0" w:line="240" w:lineRule="auto"/>
              <w:rPr>
                <w:rFonts w:ascii="Trebuchet MS" w:eastAsia="Times New Roman" w:hAnsi="Trebuchet MS" w:cs="Times New Roman"/>
                <w:lang w:eastAsia="zh-TW"/>
              </w:rPr>
            </w:pPr>
            <w:r w:rsidRPr="000C555F">
              <w:rPr>
                <w:rFonts w:ascii="Trebuchet MS" w:eastAsia="Times New Roman" w:hAnsi="Trebuchet MS" w:cs="Arial"/>
                <w:b/>
                <w:lang w:eastAsia="zh-TW"/>
              </w:rPr>
              <w:lastRenderedPageBreak/>
              <w:t>Description</w:t>
            </w:r>
            <w:r w:rsidRPr="000C555F">
              <w:rPr>
                <w:rFonts w:ascii="Trebuchet MS" w:eastAsia="Times New Roman" w:hAnsi="Trebuchet MS" w:cs="Times New Roman"/>
                <w:lang w:eastAsia="zh-TW"/>
              </w:rPr>
              <w:t>:</w:t>
            </w:r>
          </w:p>
          <w:p w14:paraId="515538A9" w14:textId="6DAFB0A5" w:rsidR="00320989" w:rsidRPr="000C555F" w:rsidRDefault="00320989" w:rsidP="00DD2134">
            <w:pPr>
              <w:pStyle w:val="ListParagraph"/>
              <w:numPr>
                <w:ilvl w:val="0"/>
                <w:numId w:val="3"/>
              </w:numPr>
              <w:spacing w:line="276" w:lineRule="auto"/>
              <w:rPr>
                <w:rFonts w:ascii="Trebuchet MS" w:hAnsi="Trebuchet MS"/>
              </w:rPr>
            </w:pPr>
            <w:r w:rsidRPr="000C555F">
              <w:rPr>
                <w:rFonts w:ascii="Trebuchet MS" w:hAnsi="Trebuchet MS"/>
              </w:rPr>
              <w:t xml:space="preserve">This command is used to install site or node license on the </w:t>
            </w:r>
            <w:r w:rsidR="002A2324">
              <w:rPr>
                <w:rFonts w:ascii="Trebuchet MS" w:hAnsi="Trebuchet MS"/>
              </w:rPr>
              <w:t>Site License Server</w:t>
            </w:r>
            <w:r w:rsidRPr="000C555F">
              <w:rPr>
                <w:rFonts w:ascii="Trebuchet MS" w:hAnsi="Trebuchet MS"/>
              </w:rPr>
              <w:t>.</w:t>
            </w:r>
          </w:p>
        </w:tc>
      </w:tr>
      <w:tr w:rsidR="00320989" w:rsidRPr="00784BA6" w14:paraId="33987848"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tcPr>
          <w:p w14:paraId="3491F60D" w14:textId="77777777" w:rsidR="00320989" w:rsidRPr="000C555F" w:rsidRDefault="00320989" w:rsidP="00E96B95">
            <w:pPr>
              <w:snapToGrid w:val="0"/>
              <w:spacing w:after="0" w:line="240" w:lineRule="auto"/>
              <w:rPr>
                <w:rFonts w:ascii="Trebuchet MS" w:eastAsia="Times New Roman" w:hAnsi="Trebuchet MS" w:cs="Times New Roman"/>
                <w:lang w:eastAsia="zh-TW"/>
              </w:rPr>
            </w:pPr>
            <w:r w:rsidRPr="000C555F">
              <w:rPr>
                <w:rFonts w:ascii="Trebuchet MS" w:eastAsia="Times New Roman" w:hAnsi="Trebuchet MS" w:cs="Arial"/>
                <w:b/>
                <w:lang w:eastAsia="zh-TW"/>
              </w:rPr>
              <w:t>Usage Guidelines</w:t>
            </w:r>
            <w:r w:rsidRPr="000C555F">
              <w:rPr>
                <w:rFonts w:ascii="Trebuchet MS" w:eastAsia="Times New Roman" w:hAnsi="Trebuchet MS" w:cs="Times New Roman"/>
                <w:lang w:eastAsia="zh-TW"/>
              </w:rPr>
              <w:t>:</w:t>
            </w:r>
          </w:p>
          <w:p w14:paraId="5ED83D45" w14:textId="1757ED73" w:rsidR="00320989" w:rsidRPr="008C6921" w:rsidRDefault="00320989" w:rsidP="00DD2134">
            <w:pPr>
              <w:pStyle w:val="ListParagraph"/>
              <w:numPr>
                <w:ilvl w:val="0"/>
                <w:numId w:val="3"/>
              </w:numPr>
              <w:snapToGrid w:val="0"/>
              <w:spacing w:after="0" w:line="240" w:lineRule="auto"/>
              <w:rPr>
                <w:rFonts w:ascii="Trebuchet MS" w:eastAsia="Times New Roman" w:hAnsi="Trebuchet MS" w:cs="Arial"/>
                <w:b/>
                <w:lang w:eastAsia="zh-TW"/>
              </w:rPr>
            </w:pPr>
            <w:r w:rsidRPr="000C555F">
              <w:rPr>
                <w:rFonts w:ascii="Trebuchet MS" w:hAnsi="Trebuchet MS"/>
              </w:rPr>
              <w:t xml:space="preserve">By default, </w:t>
            </w:r>
            <w:r w:rsidR="008C6921">
              <w:rPr>
                <w:rFonts w:ascii="Trebuchet MS" w:hAnsi="Trebuchet MS"/>
              </w:rPr>
              <w:t>no Site or Node licenses are activated in Site License Server</w:t>
            </w:r>
            <w:r w:rsidRPr="000C555F">
              <w:rPr>
                <w:rFonts w:ascii="Trebuchet MS" w:hAnsi="Trebuchet MS"/>
              </w:rPr>
              <w:t xml:space="preserve"> </w:t>
            </w:r>
            <w:r w:rsidR="004418E0">
              <w:rPr>
                <w:rFonts w:ascii="Trebuchet MS" w:hAnsi="Trebuchet MS"/>
              </w:rPr>
              <w:t xml:space="preserve">running </w:t>
            </w:r>
            <w:r w:rsidRPr="000C555F">
              <w:rPr>
                <w:rFonts w:ascii="Trebuchet MS" w:hAnsi="Trebuchet MS"/>
              </w:rPr>
              <w:t>on the switch.</w:t>
            </w:r>
          </w:p>
          <w:p w14:paraId="0EF68CC8" w14:textId="77777777" w:rsidR="008C6921" w:rsidRPr="0054351A" w:rsidRDefault="008C6921" w:rsidP="00DD2134">
            <w:pPr>
              <w:pStyle w:val="ListParagraph"/>
              <w:numPr>
                <w:ilvl w:val="0"/>
                <w:numId w:val="3"/>
              </w:numPr>
              <w:snapToGrid w:val="0"/>
              <w:spacing w:after="0" w:line="240" w:lineRule="auto"/>
              <w:rPr>
                <w:rFonts w:ascii="Trebuchet MS" w:eastAsia="Times New Roman" w:hAnsi="Trebuchet MS" w:cs="Arial"/>
                <w:b/>
                <w:lang w:eastAsia="zh-TW"/>
              </w:rPr>
            </w:pPr>
            <w:r>
              <w:rPr>
                <w:rFonts w:ascii="Trebuchet MS" w:hAnsi="Trebuchet MS"/>
              </w:rPr>
              <w:t xml:space="preserve">The user needs to generate the Site/Node licenses </w:t>
            </w:r>
            <w:r w:rsidR="00DE0EFE">
              <w:rPr>
                <w:rFonts w:ascii="Trebuchet MS" w:hAnsi="Trebuchet MS"/>
              </w:rPr>
              <w:t>on the License Poral, copy the license file to the switch and install</w:t>
            </w:r>
            <w:r w:rsidR="004418E0">
              <w:rPr>
                <w:rFonts w:ascii="Trebuchet MS" w:hAnsi="Trebuchet MS"/>
              </w:rPr>
              <w:t xml:space="preserve"> to the Site License Server running on the switch.</w:t>
            </w:r>
          </w:p>
          <w:p w14:paraId="5E99211F" w14:textId="0DE0B2B0" w:rsidR="0054351A" w:rsidRPr="000C555F" w:rsidRDefault="0054351A" w:rsidP="00DD2134">
            <w:pPr>
              <w:pStyle w:val="ListParagraph"/>
              <w:numPr>
                <w:ilvl w:val="0"/>
                <w:numId w:val="3"/>
              </w:numPr>
              <w:snapToGrid w:val="0"/>
              <w:spacing w:after="0" w:line="240" w:lineRule="auto"/>
              <w:rPr>
                <w:rFonts w:ascii="Trebuchet MS" w:eastAsia="Times New Roman" w:hAnsi="Trebuchet MS" w:cs="Arial"/>
                <w:b/>
                <w:lang w:eastAsia="zh-TW"/>
              </w:rPr>
            </w:pPr>
            <w:r w:rsidRPr="0054351A">
              <w:rPr>
                <w:rFonts w:ascii="Trebuchet MS" w:hAnsi="Trebuchet MS"/>
              </w:rPr>
              <w:t>The license server can install multiple licenses of the same type to increase the number of supported sites/nodes on the server.</w:t>
            </w:r>
          </w:p>
        </w:tc>
      </w:tr>
      <w:tr w:rsidR="00320989" w:rsidRPr="00784BA6" w14:paraId="008370A2"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tcPr>
          <w:p w14:paraId="7B4B29B6" w14:textId="77777777" w:rsidR="00320989" w:rsidRPr="000C555F" w:rsidRDefault="00320989" w:rsidP="00E96B95">
            <w:pPr>
              <w:snapToGrid w:val="0"/>
              <w:spacing w:after="0" w:line="240" w:lineRule="auto"/>
              <w:rPr>
                <w:rFonts w:ascii="Trebuchet MS" w:eastAsia="Times New Roman" w:hAnsi="Trebuchet MS" w:cs="Arial"/>
                <w:b/>
                <w:lang w:eastAsia="zh-TW"/>
              </w:rPr>
            </w:pPr>
            <w:r w:rsidRPr="000C555F">
              <w:rPr>
                <w:rFonts w:ascii="Trebuchet MS" w:eastAsia="Times New Roman" w:hAnsi="Trebuchet MS" w:cs="Arial"/>
                <w:b/>
                <w:lang w:eastAsia="zh-TW"/>
              </w:rPr>
              <w:t>Example:</w:t>
            </w:r>
          </w:p>
          <w:p w14:paraId="0D8C16DE" w14:textId="77777777" w:rsidR="00320989" w:rsidRPr="000C555F" w:rsidRDefault="00320989" w:rsidP="00E96B95">
            <w:pPr>
              <w:pStyle w:val="BodyTextIndent"/>
              <w:rPr>
                <w:sz w:val="22"/>
                <w:szCs w:val="22"/>
              </w:rPr>
            </w:pPr>
            <w:r w:rsidRPr="000C555F">
              <w:rPr>
                <w:sz w:val="22"/>
                <w:szCs w:val="22"/>
              </w:rPr>
              <w:t xml:space="preserve">-&gt; license server apply file “/flash/license.txt” </w:t>
            </w:r>
          </w:p>
          <w:p w14:paraId="5255FDEA" w14:textId="77777777" w:rsidR="00320989" w:rsidRPr="000C555F" w:rsidRDefault="00320989" w:rsidP="00E96B95">
            <w:pPr>
              <w:pStyle w:val="BodyTextIndent"/>
              <w:rPr>
                <w:sz w:val="22"/>
                <w:szCs w:val="22"/>
              </w:rPr>
            </w:pPr>
            <w:r w:rsidRPr="000C555F">
              <w:rPr>
                <w:sz w:val="22"/>
                <w:szCs w:val="22"/>
              </w:rPr>
              <w:t>-&gt; license server apply key ‘pMJJ-i22p-Ps0y-%ROh-UCAx-54{T-}NE1-hJQK’</w:t>
            </w:r>
          </w:p>
          <w:p w14:paraId="47FAEDD9" w14:textId="77777777" w:rsidR="00320989" w:rsidRPr="000C555F" w:rsidRDefault="00320989" w:rsidP="00E96B95">
            <w:pPr>
              <w:snapToGrid w:val="0"/>
              <w:spacing w:after="0" w:line="240" w:lineRule="auto"/>
              <w:rPr>
                <w:rFonts w:ascii="Trebuchet MS" w:eastAsia="Times New Roman" w:hAnsi="Trebuchet MS" w:cs="Arial"/>
                <w:lang w:eastAsia="zh-TW"/>
              </w:rPr>
            </w:pPr>
          </w:p>
        </w:tc>
      </w:tr>
    </w:tbl>
    <w:p w14:paraId="4D849F50" w14:textId="77777777" w:rsidR="00320989" w:rsidRDefault="00320989" w:rsidP="00320989">
      <w:pPr>
        <w:spacing w:line="276" w:lineRule="auto"/>
        <w:rPr>
          <w:rFonts w:ascii="Trebuchet MS" w:hAnsi="Trebuchet MS"/>
          <w:sz w:val="24"/>
          <w:szCs w:val="24"/>
        </w:rPr>
      </w:pPr>
      <w:r w:rsidRPr="00E62C28" w:rsidDel="00784BA6">
        <w:rPr>
          <w:rFonts w:ascii="Trebuchet MS" w:hAnsi="Trebuchet MS"/>
          <w:sz w:val="24"/>
          <w:szCs w:val="24"/>
        </w:rPr>
        <w:t xml:space="preserve"> </w:t>
      </w:r>
    </w:p>
    <w:p w14:paraId="73E09D32" w14:textId="7FC63511" w:rsidR="00320989" w:rsidRPr="00E96B95" w:rsidRDefault="00320989" w:rsidP="00320989">
      <w:pPr>
        <w:spacing w:line="276" w:lineRule="auto"/>
        <w:rPr>
          <w:rFonts w:ascii="Trebuchet MS" w:hAnsi="Trebuchet MS"/>
          <w:b/>
          <w:sz w:val="24"/>
          <w:szCs w:val="24"/>
        </w:rPr>
      </w:pPr>
      <w:r>
        <w:rPr>
          <w:rFonts w:ascii="Trebuchet MS" w:hAnsi="Trebuchet MS"/>
          <w:b/>
          <w:sz w:val="24"/>
          <w:szCs w:val="24"/>
        </w:rPr>
        <w:t>4.1.3.3</w:t>
      </w:r>
      <w:r w:rsidRPr="00FC2B47">
        <w:rPr>
          <w:rFonts w:ascii="Trebuchet MS" w:hAnsi="Trebuchet MS"/>
          <w:b/>
          <w:sz w:val="24"/>
          <w:szCs w:val="24"/>
        </w:rPr>
        <w:t xml:space="preserve"> </w:t>
      </w:r>
      <w:r w:rsidR="00A22D3B">
        <w:rPr>
          <w:rFonts w:ascii="Trebuchet MS" w:hAnsi="Trebuchet MS"/>
          <w:b/>
          <w:sz w:val="24"/>
          <w:szCs w:val="24"/>
        </w:rPr>
        <w:t xml:space="preserve">Command to remove </w:t>
      </w:r>
      <w:r w:rsidR="001B0765">
        <w:rPr>
          <w:rFonts w:ascii="Trebuchet MS" w:hAnsi="Trebuchet MS"/>
          <w:b/>
          <w:sz w:val="24"/>
          <w:szCs w:val="24"/>
        </w:rPr>
        <w:t xml:space="preserve">license </w:t>
      </w:r>
      <w:r w:rsidR="0058409A">
        <w:rPr>
          <w:rFonts w:ascii="Trebuchet MS" w:hAnsi="Trebuchet MS"/>
          <w:b/>
          <w:sz w:val="24"/>
          <w:szCs w:val="24"/>
        </w:rPr>
        <w:t>on the site/</w:t>
      </w:r>
      <w:r w:rsidR="00D477F3">
        <w:rPr>
          <w:rFonts w:ascii="Trebuchet MS" w:hAnsi="Trebuchet MS"/>
          <w:b/>
          <w:sz w:val="24"/>
          <w:szCs w:val="24"/>
        </w:rPr>
        <w:t xml:space="preserve">node </w:t>
      </w:r>
      <w:r w:rsidR="0058409A">
        <w:rPr>
          <w:rFonts w:ascii="Trebuchet MS" w:hAnsi="Trebuchet MS"/>
          <w:b/>
          <w:sz w:val="24"/>
          <w:szCs w:val="24"/>
        </w:rPr>
        <w:t xml:space="preserve">from </w:t>
      </w:r>
      <w:r>
        <w:rPr>
          <w:rFonts w:ascii="Trebuchet MS" w:hAnsi="Trebuchet MS"/>
          <w:b/>
          <w:sz w:val="24"/>
          <w:szCs w:val="24"/>
        </w:rPr>
        <w:t>Site License Server</w:t>
      </w:r>
      <w:r w:rsidRPr="00982361" w:rsidDel="00982361">
        <w:rPr>
          <w:rFonts w:ascii="Trebuchet MS" w:hAnsi="Trebuchet MS"/>
          <w:b/>
          <w:sz w:val="24"/>
          <w:szCs w:val="24"/>
        </w:rPr>
        <w:t xml:space="preserve"> </w:t>
      </w:r>
    </w:p>
    <w:tbl>
      <w:tblPr>
        <w:tblW w:w="9606" w:type="dxa"/>
        <w:tblInd w:w="-5" w:type="dxa"/>
        <w:tblLayout w:type="fixed"/>
        <w:tblLook w:val="04A0" w:firstRow="1" w:lastRow="0" w:firstColumn="1" w:lastColumn="0" w:noHBand="0" w:noVBand="1"/>
      </w:tblPr>
      <w:tblGrid>
        <w:gridCol w:w="1833"/>
        <w:gridCol w:w="1285"/>
        <w:gridCol w:w="1315"/>
        <w:gridCol w:w="2250"/>
        <w:gridCol w:w="2923"/>
      </w:tblGrid>
      <w:tr w:rsidR="00320989" w:rsidRPr="00784BA6" w14:paraId="6EF7EDB8" w14:textId="77777777" w:rsidTr="00E96B95">
        <w:tc>
          <w:tcPr>
            <w:tcW w:w="9606" w:type="dxa"/>
            <w:gridSpan w:val="5"/>
            <w:tcBorders>
              <w:top w:val="single" w:sz="4" w:space="0" w:color="000000"/>
              <w:left w:val="single" w:sz="4" w:space="0" w:color="000000"/>
              <w:bottom w:val="single" w:sz="4" w:space="0" w:color="000000"/>
              <w:right w:val="single" w:sz="4" w:space="0" w:color="000000"/>
            </w:tcBorders>
            <w:hideMark/>
          </w:tcPr>
          <w:p w14:paraId="0AFB8A5E" w14:textId="5605BF4C" w:rsidR="00320989" w:rsidRPr="000D5F4D" w:rsidRDefault="00320989" w:rsidP="00E96B95">
            <w:pPr>
              <w:snapToGrid w:val="0"/>
              <w:spacing w:after="0" w:line="240" w:lineRule="auto"/>
              <w:rPr>
                <w:rFonts w:ascii="Trebuchet MS" w:eastAsia="Times New Roman" w:hAnsi="Trebuchet MS" w:cs="Arial"/>
                <w:b/>
                <w:i/>
                <w:lang w:eastAsia="zh-TW"/>
              </w:rPr>
            </w:pPr>
            <w:r w:rsidRPr="000D5F4D">
              <w:rPr>
                <w:rFonts w:ascii="Trebuchet MS" w:eastAsia="Times New Roman" w:hAnsi="Trebuchet MS" w:cs="Arial"/>
                <w:b/>
                <w:i/>
                <w:lang w:eastAsia="zh-TW"/>
              </w:rPr>
              <w:t>license server remove</w:t>
            </w:r>
            <w:r w:rsidRPr="000D5F4D">
              <w:rPr>
                <w:rFonts w:ascii="Trebuchet MS" w:eastAsia="Times New Roman" w:hAnsi="Trebuchet MS" w:cs="Arial"/>
                <w:i/>
                <w:lang w:eastAsia="zh-TW"/>
              </w:rPr>
              <w:t xml:space="preserve"> {</w:t>
            </w:r>
            <w:r w:rsidRPr="000D5F4D">
              <w:rPr>
                <w:rFonts w:ascii="Trebuchet MS" w:eastAsia="Times New Roman" w:hAnsi="Trebuchet MS" w:cs="Arial"/>
                <w:b/>
                <w:i/>
                <w:lang w:eastAsia="zh-TW"/>
              </w:rPr>
              <w:t>site</w:t>
            </w:r>
            <w:r w:rsidRPr="000D5F4D">
              <w:rPr>
                <w:rFonts w:ascii="Trebuchet MS" w:eastAsia="Times New Roman" w:hAnsi="Trebuchet MS" w:cs="Arial"/>
                <w:i/>
                <w:lang w:eastAsia="zh-TW"/>
              </w:rPr>
              <w:t xml:space="preserve"> </w:t>
            </w:r>
            <w:proofErr w:type="spellStart"/>
            <w:r w:rsidRPr="000D5F4D">
              <w:rPr>
                <w:rFonts w:ascii="Trebuchet MS" w:eastAsia="Times New Roman" w:hAnsi="Trebuchet MS" w:cs="Arial"/>
                <w:i/>
                <w:lang w:eastAsia="zh-TW"/>
              </w:rPr>
              <w:t>site_id</w:t>
            </w:r>
            <w:proofErr w:type="spellEnd"/>
            <w:r w:rsidRPr="000D5F4D">
              <w:rPr>
                <w:rFonts w:ascii="Trebuchet MS" w:eastAsia="Times New Roman" w:hAnsi="Trebuchet MS" w:cs="Arial"/>
                <w:i/>
                <w:lang w:eastAsia="zh-TW"/>
              </w:rPr>
              <w:t xml:space="preserve"> | </w:t>
            </w:r>
            <w:r w:rsidRPr="000D5F4D">
              <w:rPr>
                <w:rFonts w:ascii="Trebuchet MS" w:eastAsia="Times New Roman" w:hAnsi="Trebuchet MS" w:cs="Arial"/>
                <w:b/>
                <w:i/>
                <w:lang w:eastAsia="zh-TW"/>
              </w:rPr>
              <w:t>node-</w:t>
            </w:r>
            <w:proofErr w:type="spellStart"/>
            <w:r w:rsidRPr="000D5F4D">
              <w:rPr>
                <w:rFonts w:ascii="Trebuchet MS" w:eastAsia="Times New Roman" w:hAnsi="Trebuchet MS" w:cs="Arial"/>
                <w:b/>
                <w:i/>
                <w:lang w:eastAsia="zh-TW"/>
              </w:rPr>
              <w:t>ip</w:t>
            </w:r>
            <w:proofErr w:type="spellEnd"/>
            <w:r w:rsidRPr="000D5F4D">
              <w:rPr>
                <w:rFonts w:ascii="Trebuchet MS" w:eastAsia="Times New Roman" w:hAnsi="Trebuchet MS" w:cs="Arial"/>
                <w:i/>
                <w:lang w:eastAsia="zh-TW"/>
              </w:rPr>
              <w:t xml:space="preserve"> </w:t>
            </w:r>
            <w:proofErr w:type="spellStart"/>
            <w:r w:rsidRPr="000D5F4D">
              <w:rPr>
                <w:rFonts w:ascii="Trebuchet MS" w:eastAsia="Times New Roman" w:hAnsi="Trebuchet MS" w:cs="Arial"/>
                <w:i/>
                <w:lang w:eastAsia="zh-TW"/>
              </w:rPr>
              <w:t>node_ip</w:t>
            </w:r>
            <w:proofErr w:type="spellEnd"/>
            <w:r w:rsidRPr="000D5F4D">
              <w:rPr>
                <w:rFonts w:ascii="Trebuchet MS" w:eastAsia="Times New Roman" w:hAnsi="Trebuchet MS" w:cs="Arial"/>
                <w:i/>
                <w:lang w:eastAsia="zh-TW"/>
              </w:rPr>
              <w:t xml:space="preserve"> | </w:t>
            </w:r>
            <w:r w:rsidRPr="000D5F4D">
              <w:rPr>
                <w:rFonts w:ascii="Trebuchet MS" w:eastAsia="Times New Roman" w:hAnsi="Trebuchet MS" w:cs="Arial"/>
                <w:b/>
                <w:i/>
                <w:lang w:eastAsia="zh-TW"/>
              </w:rPr>
              <w:t>node-id</w:t>
            </w:r>
            <w:r w:rsidRPr="000D5F4D">
              <w:rPr>
                <w:rFonts w:ascii="Trebuchet MS" w:eastAsia="Times New Roman" w:hAnsi="Trebuchet MS" w:cs="Arial"/>
                <w:i/>
                <w:lang w:eastAsia="zh-TW"/>
              </w:rPr>
              <w:t xml:space="preserve"> node-id}  [</w:t>
            </w:r>
            <w:r w:rsidRPr="000D5F4D">
              <w:rPr>
                <w:rFonts w:ascii="Trebuchet MS" w:eastAsia="Times New Roman" w:hAnsi="Trebuchet MS" w:cs="Arial"/>
                <w:b/>
                <w:i/>
                <w:lang w:eastAsia="zh-TW"/>
              </w:rPr>
              <w:t>license</w:t>
            </w:r>
            <w:ins w:id="724" w:author="Kha Truong" w:date="2024-06-28T10:52:00Z">
              <w:r w:rsidR="00BE70F5">
                <w:rPr>
                  <w:rFonts w:ascii="Trebuchet MS" w:eastAsia="Times New Roman" w:hAnsi="Trebuchet MS" w:cs="Arial"/>
                  <w:b/>
                  <w:i/>
                  <w:lang w:eastAsia="zh-TW"/>
                </w:rPr>
                <w:t xml:space="preserve"> all |</w:t>
              </w:r>
            </w:ins>
            <w:r w:rsidRPr="000D5F4D">
              <w:rPr>
                <w:rFonts w:ascii="Trebuchet MS" w:eastAsia="Times New Roman" w:hAnsi="Trebuchet MS" w:cs="Arial"/>
                <w:i/>
                <w:lang w:eastAsia="zh-TW"/>
              </w:rPr>
              <w:t xml:space="preserve"> </w:t>
            </w:r>
            <w:proofErr w:type="spellStart"/>
            <w:r w:rsidRPr="000D5F4D">
              <w:rPr>
                <w:rFonts w:ascii="Trebuchet MS" w:eastAsia="Times New Roman" w:hAnsi="Trebuchet MS" w:cs="Arial"/>
                <w:i/>
                <w:lang w:eastAsia="zh-TW"/>
              </w:rPr>
              <w:t>mpls</w:t>
            </w:r>
            <w:proofErr w:type="spellEnd"/>
            <w:ins w:id="725" w:author="Kha Truong" w:date="2024-06-28T10:52:00Z">
              <w:r w:rsidR="00BE70F5">
                <w:rPr>
                  <w:rFonts w:ascii="Trebuchet MS" w:eastAsia="Times New Roman" w:hAnsi="Trebuchet MS" w:cs="Arial"/>
                  <w:i/>
                  <w:lang w:eastAsia="zh-TW"/>
                </w:rPr>
                <w:t xml:space="preserve"> | 50g</w:t>
              </w:r>
            </w:ins>
            <w:r w:rsidRPr="000D5F4D">
              <w:rPr>
                <w:rFonts w:ascii="Trebuchet MS" w:eastAsia="Times New Roman" w:hAnsi="Trebuchet MS" w:cs="Arial"/>
                <w:i/>
                <w:lang w:eastAsia="zh-TW"/>
              </w:rPr>
              <w:t>]</w:t>
            </w:r>
          </w:p>
        </w:tc>
      </w:tr>
      <w:tr w:rsidR="00320989" w:rsidRPr="00784BA6" w14:paraId="3BAE91B7" w14:textId="77777777" w:rsidTr="00E96B95">
        <w:trPr>
          <w:trHeight w:val="170"/>
        </w:trPr>
        <w:tc>
          <w:tcPr>
            <w:tcW w:w="1833" w:type="dxa"/>
            <w:tcBorders>
              <w:top w:val="single" w:sz="4" w:space="0" w:color="000000"/>
              <w:left w:val="single" w:sz="4" w:space="0" w:color="000000"/>
              <w:bottom w:val="single" w:sz="4" w:space="0" w:color="000000"/>
              <w:right w:val="nil"/>
            </w:tcBorders>
            <w:shd w:val="clear" w:color="auto" w:fill="C0C0C0"/>
            <w:hideMark/>
          </w:tcPr>
          <w:p w14:paraId="3867A72D" w14:textId="77777777" w:rsidR="00320989" w:rsidRPr="000D5F4D" w:rsidRDefault="00320989" w:rsidP="00E96B95">
            <w:pPr>
              <w:snapToGrid w:val="0"/>
              <w:spacing w:after="0" w:line="240" w:lineRule="auto"/>
              <w:jc w:val="center"/>
              <w:rPr>
                <w:rFonts w:ascii="Trebuchet MS" w:eastAsia="Times New Roman" w:hAnsi="Trebuchet MS" w:cs="Arial"/>
                <w:b/>
                <w:lang w:eastAsia="zh-TW"/>
              </w:rPr>
            </w:pPr>
            <w:r w:rsidRPr="000D5F4D">
              <w:rPr>
                <w:rFonts w:ascii="Trebuchet MS" w:eastAsia="Times New Roman" w:hAnsi="Trebuchet MS" w:cs="Arial"/>
                <w:b/>
                <w:lang w:eastAsia="zh-TW"/>
              </w:rPr>
              <w:t>Input</w:t>
            </w:r>
          </w:p>
        </w:tc>
        <w:tc>
          <w:tcPr>
            <w:tcW w:w="1285" w:type="dxa"/>
            <w:tcBorders>
              <w:top w:val="single" w:sz="4" w:space="0" w:color="000000"/>
              <w:left w:val="single" w:sz="4" w:space="0" w:color="000000"/>
              <w:bottom w:val="single" w:sz="4" w:space="0" w:color="000000"/>
              <w:right w:val="nil"/>
            </w:tcBorders>
            <w:shd w:val="clear" w:color="auto" w:fill="C0C0C0"/>
            <w:hideMark/>
          </w:tcPr>
          <w:p w14:paraId="7B854295" w14:textId="77777777" w:rsidR="00320989" w:rsidRPr="000D5F4D" w:rsidRDefault="00320989" w:rsidP="00E96B95">
            <w:pPr>
              <w:snapToGrid w:val="0"/>
              <w:spacing w:after="0" w:line="240" w:lineRule="auto"/>
              <w:jc w:val="center"/>
              <w:rPr>
                <w:rFonts w:ascii="Trebuchet MS" w:eastAsia="Times New Roman" w:hAnsi="Trebuchet MS" w:cs="Arial"/>
                <w:b/>
                <w:lang w:eastAsia="zh-TW"/>
              </w:rPr>
            </w:pPr>
            <w:r w:rsidRPr="000D5F4D">
              <w:rPr>
                <w:rFonts w:ascii="Trebuchet MS" w:eastAsia="Times New Roman" w:hAnsi="Trebuchet MS" w:cs="Arial"/>
                <w:b/>
                <w:lang w:eastAsia="zh-TW"/>
              </w:rPr>
              <w:t>Type</w:t>
            </w:r>
          </w:p>
        </w:tc>
        <w:tc>
          <w:tcPr>
            <w:tcW w:w="1315" w:type="dxa"/>
            <w:tcBorders>
              <w:top w:val="single" w:sz="4" w:space="0" w:color="000000"/>
              <w:left w:val="single" w:sz="4" w:space="0" w:color="000000"/>
              <w:bottom w:val="single" w:sz="4" w:space="0" w:color="000000"/>
              <w:right w:val="nil"/>
            </w:tcBorders>
            <w:shd w:val="clear" w:color="auto" w:fill="C0C0C0"/>
            <w:hideMark/>
          </w:tcPr>
          <w:p w14:paraId="42585B25" w14:textId="77777777" w:rsidR="00320989" w:rsidRPr="000D5F4D" w:rsidRDefault="00320989" w:rsidP="00E96B95">
            <w:pPr>
              <w:snapToGrid w:val="0"/>
              <w:spacing w:after="0" w:line="240" w:lineRule="auto"/>
              <w:jc w:val="center"/>
              <w:rPr>
                <w:rFonts w:ascii="Trebuchet MS" w:eastAsia="Times New Roman" w:hAnsi="Trebuchet MS" w:cs="Arial"/>
                <w:b/>
                <w:lang w:eastAsia="zh-TW"/>
              </w:rPr>
            </w:pPr>
            <w:r w:rsidRPr="000D5F4D">
              <w:rPr>
                <w:rFonts w:ascii="Trebuchet MS" w:eastAsia="Times New Roman" w:hAnsi="Trebuchet MS" w:cs="Arial"/>
                <w:b/>
                <w:lang w:eastAsia="zh-TW"/>
              </w:rPr>
              <w:t>Range</w:t>
            </w:r>
          </w:p>
        </w:tc>
        <w:tc>
          <w:tcPr>
            <w:tcW w:w="2250" w:type="dxa"/>
            <w:tcBorders>
              <w:top w:val="single" w:sz="4" w:space="0" w:color="000000"/>
              <w:left w:val="single" w:sz="4" w:space="0" w:color="000000"/>
              <w:bottom w:val="single" w:sz="4" w:space="0" w:color="000000"/>
              <w:right w:val="nil"/>
            </w:tcBorders>
            <w:shd w:val="clear" w:color="auto" w:fill="C0C0C0"/>
            <w:hideMark/>
          </w:tcPr>
          <w:p w14:paraId="52AD6E96" w14:textId="77777777" w:rsidR="00320989" w:rsidRPr="000D5F4D" w:rsidRDefault="00320989" w:rsidP="00E96B95">
            <w:pPr>
              <w:snapToGrid w:val="0"/>
              <w:spacing w:after="0" w:line="240" w:lineRule="auto"/>
              <w:jc w:val="center"/>
              <w:rPr>
                <w:rFonts w:ascii="Trebuchet MS" w:eastAsia="Times New Roman" w:hAnsi="Trebuchet MS" w:cs="Arial"/>
                <w:b/>
                <w:lang w:eastAsia="zh-TW"/>
              </w:rPr>
            </w:pPr>
            <w:r w:rsidRPr="000D5F4D">
              <w:rPr>
                <w:rFonts w:ascii="Trebuchet MS" w:eastAsia="Times New Roman" w:hAnsi="Trebuchet MS" w:cs="Arial"/>
                <w:b/>
                <w:lang w:eastAsia="zh-TW"/>
              </w:rPr>
              <w:t>Object</w:t>
            </w:r>
          </w:p>
        </w:tc>
        <w:tc>
          <w:tcPr>
            <w:tcW w:w="2923" w:type="dxa"/>
            <w:tcBorders>
              <w:top w:val="single" w:sz="4" w:space="0" w:color="000000"/>
              <w:left w:val="single" w:sz="4" w:space="0" w:color="000000"/>
              <w:bottom w:val="single" w:sz="4" w:space="0" w:color="000000"/>
              <w:right w:val="single" w:sz="4" w:space="0" w:color="000000"/>
            </w:tcBorders>
            <w:shd w:val="clear" w:color="auto" w:fill="C0C0C0"/>
            <w:hideMark/>
          </w:tcPr>
          <w:p w14:paraId="627849A8" w14:textId="77777777" w:rsidR="00320989" w:rsidRPr="000D5F4D" w:rsidRDefault="00320989" w:rsidP="00E96B95">
            <w:pPr>
              <w:snapToGrid w:val="0"/>
              <w:spacing w:after="0" w:line="240" w:lineRule="auto"/>
              <w:jc w:val="center"/>
              <w:rPr>
                <w:rFonts w:ascii="Trebuchet MS" w:eastAsia="Times New Roman" w:hAnsi="Trebuchet MS" w:cs="Arial"/>
                <w:b/>
                <w:lang w:eastAsia="zh-TW"/>
              </w:rPr>
            </w:pPr>
            <w:r w:rsidRPr="000D5F4D">
              <w:rPr>
                <w:rFonts w:ascii="Trebuchet MS" w:eastAsia="Times New Roman" w:hAnsi="Trebuchet MS" w:cs="Arial"/>
                <w:b/>
                <w:lang w:eastAsia="zh-TW"/>
              </w:rPr>
              <w:t>Description</w:t>
            </w:r>
          </w:p>
        </w:tc>
      </w:tr>
      <w:tr w:rsidR="00320989" w:rsidRPr="00784BA6" w14:paraId="30B16D12"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3318F199"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0D5F4D">
              <w:rPr>
                <w:rFonts w:ascii="Trebuchet MS" w:eastAsia="Times New Roman" w:hAnsi="Trebuchet MS" w:cs="Arial"/>
                <w:lang w:eastAsia="zh-TW"/>
              </w:rPr>
              <w:t>site_id</w:t>
            </w:r>
            <w:proofErr w:type="spellEnd"/>
          </w:p>
        </w:tc>
        <w:tc>
          <w:tcPr>
            <w:tcW w:w="1285" w:type="dxa"/>
            <w:tcBorders>
              <w:top w:val="single" w:sz="4" w:space="0" w:color="000000"/>
              <w:left w:val="single" w:sz="4" w:space="0" w:color="000000"/>
              <w:bottom w:val="single" w:sz="4" w:space="0" w:color="000000"/>
              <w:right w:val="nil"/>
            </w:tcBorders>
            <w:vAlign w:val="center"/>
            <w:hideMark/>
          </w:tcPr>
          <w:p w14:paraId="5EF9456F"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0D5F4D">
              <w:rPr>
                <w:rFonts w:ascii="Trebuchet MS" w:eastAsia="Times New Roman" w:hAnsi="Trebuchet MS" w:cs="Arial"/>
                <w:lang w:eastAsia="zh-TW"/>
              </w:rPr>
              <w:t>string</w:t>
            </w:r>
          </w:p>
        </w:tc>
        <w:tc>
          <w:tcPr>
            <w:tcW w:w="1315" w:type="dxa"/>
            <w:tcBorders>
              <w:top w:val="single" w:sz="4" w:space="0" w:color="000000"/>
              <w:left w:val="single" w:sz="4" w:space="0" w:color="000000"/>
              <w:bottom w:val="single" w:sz="4" w:space="0" w:color="000000"/>
              <w:right w:val="nil"/>
            </w:tcBorders>
            <w:vAlign w:val="center"/>
            <w:hideMark/>
          </w:tcPr>
          <w:p w14:paraId="1BE99EC6"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0D5F4D">
              <w:rPr>
                <w:rFonts w:ascii="Trebuchet MS" w:eastAsia="Times New Roman" w:hAnsi="Trebuchet MS" w:cs="Arial"/>
                <w:lang w:eastAsia="zh-TW"/>
              </w:rPr>
              <w:t>255</w:t>
            </w:r>
          </w:p>
        </w:tc>
        <w:tc>
          <w:tcPr>
            <w:tcW w:w="2250" w:type="dxa"/>
            <w:tcBorders>
              <w:top w:val="single" w:sz="4" w:space="0" w:color="000000"/>
              <w:left w:val="single" w:sz="4" w:space="0" w:color="000000"/>
              <w:bottom w:val="single" w:sz="4" w:space="0" w:color="000000"/>
              <w:right w:val="nil"/>
            </w:tcBorders>
            <w:vAlign w:val="center"/>
            <w:hideMark/>
          </w:tcPr>
          <w:p w14:paraId="6C7CD789"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0D5F4D">
              <w:rPr>
                <w:rFonts w:ascii="Trebuchet MS" w:eastAsia="Times New Roman" w:hAnsi="Trebuchet MS" w:cs="Arial"/>
                <w:lang w:eastAsia="zh-TW"/>
              </w:rPr>
              <w:t>alaSILOSRemoveConfigTypeArg</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hideMark/>
          </w:tcPr>
          <w:p w14:paraId="0C659929" w14:textId="2648CA7E" w:rsidR="00320989" w:rsidRPr="000D5F4D" w:rsidRDefault="00320989" w:rsidP="00E96B95">
            <w:pPr>
              <w:spacing w:line="276" w:lineRule="auto"/>
              <w:rPr>
                <w:rFonts w:ascii="Trebuchet MS" w:hAnsi="Trebuchet MS"/>
              </w:rPr>
            </w:pPr>
            <w:r w:rsidRPr="000D5F4D">
              <w:rPr>
                <w:rFonts w:ascii="Trebuchet MS" w:hAnsi="Trebuchet MS"/>
              </w:rPr>
              <w:t xml:space="preserve">Specific site-id that is connected to the </w:t>
            </w:r>
            <w:r w:rsidR="00E82C87">
              <w:rPr>
                <w:rFonts w:ascii="Trebuchet MS" w:hAnsi="Trebuchet MS"/>
              </w:rPr>
              <w:t>Site License Server</w:t>
            </w:r>
          </w:p>
        </w:tc>
      </w:tr>
      <w:tr w:rsidR="00320989" w:rsidRPr="00784BA6" w14:paraId="300EC5DA"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21B227B4"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0D5F4D">
              <w:rPr>
                <w:rFonts w:ascii="Trebuchet MS" w:eastAsia="Times New Roman" w:hAnsi="Trebuchet MS" w:cs="Arial"/>
                <w:lang w:eastAsia="zh-TW"/>
              </w:rPr>
              <w:t>node-</w:t>
            </w:r>
            <w:proofErr w:type="spellStart"/>
            <w:r w:rsidRPr="000D5F4D">
              <w:rPr>
                <w:rFonts w:ascii="Trebuchet MS" w:eastAsia="Times New Roman" w:hAnsi="Trebuchet MS" w:cs="Arial"/>
                <w:lang w:eastAsia="zh-TW"/>
              </w:rPr>
              <w:t>ip</w:t>
            </w:r>
            <w:proofErr w:type="spellEnd"/>
          </w:p>
        </w:tc>
        <w:tc>
          <w:tcPr>
            <w:tcW w:w="1285" w:type="dxa"/>
            <w:tcBorders>
              <w:top w:val="single" w:sz="4" w:space="0" w:color="000000"/>
              <w:left w:val="single" w:sz="4" w:space="0" w:color="000000"/>
              <w:bottom w:val="single" w:sz="4" w:space="0" w:color="000000"/>
              <w:right w:val="nil"/>
            </w:tcBorders>
            <w:vAlign w:val="center"/>
          </w:tcPr>
          <w:p w14:paraId="4AA9E7E7"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0D5F4D">
              <w:rPr>
                <w:rFonts w:ascii="Trebuchet MS" w:eastAsia="Times New Roman" w:hAnsi="Trebuchet MS" w:cs="Arial"/>
                <w:lang w:eastAsia="zh-TW"/>
              </w:rPr>
              <w:t>InetAddress</w:t>
            </w:r>
            <w:proofErr w:type="spellEnd"/>
          </w:p>
        </w:tc>
        <w:tc>
          <w:tcPr>
            <w:tcW w:w="1315" w:type="dxa"/>
            <w:tcBorders>
              <w:top w:val="single" w:sz="4" w:space="0" w:color="000000"/>
              <w:left w:val="single" w:sz="4" w:space="0" w:color="000000"/>
              <w:bottom w:val="single" w:sz="4" w:space="0" w:color="000000"/>
              <w:right w:val="nil"/>
            </w:tcBorders>
            <w:vAlign w:val="center"/>
          </w:tcPr>
          <w:p w14:paraId="733255A4"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2250" w:type="dxa"/>
            <w:tcBorders>
              <w:top w:val="single" w:sz="4" w:space="0" w:color="000000"/>
              <w:left w:val="single" w:sz="4" w:space="0" w:color="000000"/>
              <w:bottom w:val="single" w:sz="4" w:space="0" w:color="000000"/>
              <w:right w:val="nil"/>
            </w:tcBorders>
            <w:vAlign w:val="center"/>
          </w:tcPr>
          <w:p w14:paraId="6D0C74C7"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0D5F4D">
              <w:rPr>
                <w:rFonts w:ascii="Trebuchet MS" w:eastAsia="Times New Roman" w:hAnsi="Trebuchet MS" w:cs="Arial"/>
                <w:lang w:eastAsia="zh-TW"/>
              </w:rPr>
              <w:t>alaSILOSRemoveConfigTypeArgIpAddr</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11E8EE68" w14:textId="7F29DC14" w:rsidR="00320989" w:rsidRPr="000D5F4D" w:rsidRDefault="00320989" w:rsidP="00E96B95">
            <w:pPr>
              <w:spacing w:line="276" w:lineRule="auto"/>
              <w:rPr>
                <w:rFonts w:ascii="Trebuchet MS" w:hAnsi="Trebuchet MS"/>
              </w:rPr>
            </w:pPr>
            <w:r w:rsidRPr="000D5F4D">
              <w:rPr>
                <w:rFonts w:ascii="Trebuchet MS" w:hAnsi="Trebuchet MS"/>
              </w:rPr>
              <w:t xml:space="preserve">Specific </w:t>
            </w:r>
            <w:r w:rsidR="00546F85">
              <w:rPr>
                <w:rFonts w:ascii="Trebuchet MS" w:hAnsi="Trebuchet MS"/>
              </w:rPr>
              <w:t xml:space="preserve">IP address of the </w:t>
            </w:r>
            <w:r w:rsidRPr="000D5F4D">
              <w:rPr>
                <w:rFonts w:ascii="Trebuchet MS" w:hAnsi="Trebuchet MS"/>
              </w:rPr>
              <w:t xml:space="preserve">node in the site that is connected to the </w:t>
            </w:r>
            <w:r w:rsidR="00546F85">
              <w:rPr>
                <w:rFonts w:ascii="Trebuchet MS" w:hAnsi="Trebuchet MS"/>
              </w:rPr>
              <w:t>Site License Server</w:t>
            </w:r>
          </w:p>
        </w:tc>
      </w:tr>
      <w:tr w:rsidR="00320989" w:rsidRPr="00784BA6" w14:paraId="1D156349"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41C90D45"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0D5F4D">
              <w:rPr>
                <w:rFonts w:ascii="Trebuchet MS" w:eastAsia="Times New Roman" w:hAnsi="Trebuchet MS" w:cs="Arial"/>
                <w:lang w:eastAsia="zh-TW"/>
              </w:rPr>
              <w:t>node-id</w:t>
            </w:r>
          </w:p>
        </w:tc>
        <w:tc>
          <w:tcPr>
            <w:tcW w:w="1285" w:type="dxa"/>
            <w:tcBorders>
              <w:top w:val="single" w:sz="4" w:space="0" w:color="000000"/>
              <w:left w:val="single" w:sz="4" w:space="0" w:color="000000"/>
              <w:bottom w:val="single" w:sz="4" w:space="0" w:color="000000"/>
              <w:right w:val="nil"/>
            </w:tcBorders>
            <w:vAlign w:val="center"/>
          </w:tcPr>
          <w:p w14:paraId="590ED812"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0D5F4D">
              <w:rPr>
                <w:rFonts w:ascii="Trebuchet MS" w:eastAsia="Times New Roman" w:hAnsi="Trebuchet MS" w:cs="Arial"/>
                <w:lang w:eastAsia="zh-TW"/>
              </w:rPr>
              <w:t>string</w:t>
            </w:r>
          </w:p>
        </w:tc>
        <w:tc>
          <w:tcPr>
            <w:tcW w:w="1315" w:type="dxa"/>
            <w:tcBorders>
              <w:top w:val="single" w:sz="4" w:space="0" w:color="000000"/>
              <w:left w:val="single" w:sz="4" w:space="0" w:color="000000"/>
              <w:bottom w:val="single" w:sz="4" w:space="0" w:color="000000"/>
              <w:right w:val="nil"/>
            </w:tcBorders>
            <w:vAlign w:val="center"/>
          </w:tcPr>
          <w:p w14:paraId="298419BC"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0D5F4D">
              <w:rPr>
                <w:rFonts w:ascii="Trebuchet MS" w:eastAsia="Times New Roman" w:hAnsi="Trebuchet MS" w:cs="Arial"/>
                <w:lang w:eastAsia="zh-TW"/>
              </w:rPr>
              <w:t>255</w:t>
            </w:r>
          </w:p>
        </w:tc>
        <w:tc>
          <w:tcPr>
            <w:tcW w:w="2250" w:type="dxa"/>
            <w:tcBorders>
              <w:top w:val="single" w:sz="4" w:space="0" w:color="000000"/>
              <w:left w:val="single" w:sz="4" w:space="0" w:color="000000"/>
              <w:bottom w:val="single" w:sz="4" w:space="0" w:color="000000"/>
              <w:right w:val="nil"/>
            </w:tcBorders>
            <w:vAlign w:val="center"/>
          </w:tcPr>
          <w:p w14:paraId="4BDC0A0D"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0D5F4D">
              <w:rPr>
                <w:rFonts w:ascii="Trebuchet MS" w:eastAsia="Times New Roman" w:hAnsi="Trebuchet MS" w:cs="Arial"/>
                <w:lang w:eastAsia="zh-TW"/>
              </w:rPr>
              <w:t>alaSILOSRemoveConfigTypeArg</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537A7CDF" w14:textId="56C834F5" w:rsidR="00320989" w:rsidRPr="000D5F4D" w:rsidRDefault="00320989" w:rsidP="00E96B95">
            <w:pPr>
              <w:spacing w:line="276" w:lineRule="auto"/>
              <w:rPr>
                <w:rFonts w:ascii="Trebuchet MS" w:hAnsi="Trebuchet MS"/>
              </w:rPr>
            </w:pPr>
            <w:r w:rsidRPr="000D5F4D">
              <w:rPr>
                <w:rFonts w:ascii="Trebuchet MS" w:hAnsi="Trebuchet MS"/>
              </w:rPr>
              <w:t xml:space="preserve">Specific node-id that is connected to the </w:t>
            </w:r>
            <w:r w:rsidR="00546F85">
              <w:rPr>
                <w:rFonts w:ascii="Trebuchet MS" w:hAnsi="Trebuchet MS"/>
              </w:rPr>
              <w:t>Site License Server</w:t>
            </w:r>
          </w:p>
        </w:tc>
      </w:tr>
      <w:tr w:rsidR="00320989" w:rsidRPr="00784BA6" w14:paraId="30588750"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588EAD0D" w14:textId="340071A1" w:rsidR="00320989" w:rsidRPr="000D5F4D" w:rsidRDefault="00BE70F5"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ins w:id="726" w:author="Kha Truong" w:date="2024-06-28T10:53:00Z">
              <w:r>
                <w:rPr>
                  <w:rFonts w:ascii="Trebuchet MS" w:eastAsia="Times New Roman" w:hAnsi="Trebuchet MS" w:cs="Arial"/>
                  <w:lang w:eastAsia="zh-TW"/>
                </w:rPr>
                <w:t xml:space="preserve">all | </w:t>
              </w:r>
            </w:ins>
            <w:proofErr w:type="spellStart"/>
            <w:r w:rsidR="00320989" w:rsidRPr="000D5F4D">
              <w:rPr>
                <w:rFonts w:ascii="Trebuchet MS" w:eastAsia="Times New Roman" w:hAnsi="Trebuchet MS" w:cs="Arial"/>
                <w:lang w:eastAsia="zh-TW"/>
              </w:rPr>
              <w:t>mpls</w:t>
            </w:r>
            <w:proofErr w:type="spellEnd"/>
            <w:ins w:id="727" w:author="Kha Truong" w:date="2024-06-28T10:53:00Z">
              <w:r>
                <w:rPr>
                  <w:rFonts w:ascii="Trebuchet MS" w:eastAsia="Times New Roman" w:hAnsi="Trebuchet MS" w:cs="Arial"/>
                  <w:lang w:eastAsia="zh-TW"/>
                </w:rPr>
                <w:t xml:space="preserve"> | 50g</w:t>
              </w:r>
            </w:ins>
          </w:p>
        </w:tc>
        <w:tc>
          <w:tcPr>
            <w:tcW w:w="1285" w:type="dxa"/>
            <w:tcBorders>
              <w:top w:val="single" w:sz="4" w:space="0" w:color="000000"/>
              <w:left w:val="single" w:sz="4" w:space="0" w:color="000000"/>
              <w:bottom w:val="single" w:sz="4" w:space="0" w:color="000000"/>
              <w:right w:val="nil"/>
            </w:tcBorders>
            <w:vAlign w:val="center"/>
          </w:tcPr>
          <w:p w14:paraId="7491BB23"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0D5F4D">
              <w:rPr>
                <w:rFonts w:ascii="Trebuchet MS" w:eastAsia="Times New Roman" w:hAnsi="Trebuchet MS" w:cs="Arial"/>
                <w:lang w:eastAsia="zh-TW"/>
              </w:rPr>
              <w:t>integer</w:t>
            </w:r>
          </w:p>
        </w:tc>
        <w:tc>
          <w:tcPr>
            <w:tcW w:w="1315" w:type="dxa"/>
            <w:tcBorders>
              <w:top w:val="single" w:sz="4" w:space="0" w:color="000000"/>
              <w:left w:val="single" w:sz="4" w:space="0" w:color="000000"/>
              <w:bottom w:val="single" w:sz="4" w:space="0" w:color="000000"/>
              <w:right w:val="nil"/>
            </w:tcBorders>
            <w:vAlign w:val="center"/>
          </w:tcPr>
          <w:p w14:paraId="15C531BE"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2250" w:type="dxa"/>
            <w:tcBorders>
              <w:top w:val="single" w:sz="4" w:space="0" w:color="000000"/>
              <w:left w:val="single" w:sz="4" w:space="0" w:color="000000"/>
              <w:bottom w:val="single" w:sz="4" w:space="0" w:color="000000"/>
              <w:right w:val="nil"/>
            </w:tcBorders>
            <w:vAlign w:val="center"/>
          </w:tcPr>
          <w:p w14:paraId="4911FB99" w14:textId="77777777" w:rsidR="00320989" w:rsidRPr="000D5F4D"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0D5F4D">
              <w:rPr>
                <w:rFonts w:ascii="Trebuchet MS" w:eastAsia="Times New Roman" w:hAnsi="Trebuchet MS" w:cs="Arial"/>
                <w:lang w:eastAsia="zh-TW"/>
              </w:rPr>
              <w:t>alaSILOSRemoveConfigFeature</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51EDF18D" w14:textId="268FF682" w:rsidR="00320989" w:rsidRPr="000D5F4D" w:rsidRDefault="00320989" w:rsidP="00E96B95">
            <w:pPr>
              <w:spacing w:line="276" w:lineRule="auto"/>
              <w:rPr>
                <w:rFonts w:ascii="Trebuchet MS" w:hAnsi="Trebuchet MS"/>
              </w:rPr>
            </w:pPr>
            <w:r w:rsidRPr="000D5F4D">
              <w:rPr>
                <w:rFonts w:ascii="Trebuchet MS" w:hAnsi="Trebuchet MS"/>
              </w:rPr>
              <w:t xml:space="preserve">Specific feature </w:t>
            </w:r>
            <w:r w:rsidR="00546F85">
              <w:rPr>
                <w:rFonts w:ascii="Trebuchet MS" w:hAnsi="Trebuchet MS"/>
              </w:rPr>
              <w:t xml:space="preserve">license </w:t>
            </w:r>
            <w:r w:rsidRPr="000D5F4D">
              <w:rPr>
                <w:rFonts w:ascii="Trebuchet MS" w:hAnsi="Trebuchet MS"/>
              </w:rPr>
              <w:t xml:space="preserve">that </w:t>
            </w:r>
            <w:r w:rsidR="007E5574" w:rsidRPr="000D5F4D">
              <w:rPr>
                <w:rFonts w:ascii="Trebuchet MS" w:hAnsi="Trebuchet MS"/>
              </w:rPr>
              <w:t>needs</w:t>
            </w:r>
            <w:r w:rsidRPr="000D5F4D">
              <w:rPr>
                <w:rFonts w:ascii="Trebuchet MS" w:hAnsi="Trebuchet MS"/>
              </w:rPr>
              <w:t xml:space="preserve"> to be remove</w:t>
            </w:r>
            <w:r w:rsidR="00546F85">
              <w:rPr>
                <w:rFonts w:ascii="Trebuchet MS" w:hAnsi="Trebuchet MS"/>
              </w:rPr>
              <w:t>d</w:t>
            </w:r>
          </w:p>
        </w:tc>
      </w:tr>
      <w:tr w:rsidR="00320989" w:rsidRPr="00784BA6" w14:paraId="7485D043"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hideMark/>
          </w:tcPr>
          <w:p w14:paraId="4F4BE0C7" w14:textId="77777777" w:rsidR="00320989" w:rsidRPr="000D5F4D" w:rsidRDefault="00320989" w:rsidP="00E96B95">
            <w:pPr>
              <w:snapToGrid w:val="0"/>
              <w:spacing w:after="0" w:line="240" w:lineRule="auto"/>
              <w:rPr>
                <w:rFonts w:ascii="Trebuchet MS" w:eastAsia="Times New Roman" w:hAnsi="Trebuchet MS" w:cs="Times New Roman"/>
                <w:lang w:eastAsia="zh-TW"/>
              </w:rPr>
            </w:pPr>
            <w:r w:rsidRPr="000D5F4D">
              <w:rPr>
                <w:rFonts w:ascii="Trebuchet MS" w:eastAsia="Times New Roman" w:hAnsi="Trebuchet MS" w:cs="Arial"/>
                <w:b/>
                <w:lang w:eastAsia="zh-TW"/>
              </w:rPr>
              <w:t>Usage Guidelines</w:t>
            </w:r>
            <w:r w:rsidRPr="000D5F4D">
              <w:rPr>
                <w:rFonts w:ascii="Trebuchet MS" w:eastAsia="Times New Roman" w:hAnsi="Trebuchet MS" w:cs="Times New Roman"/>
                <w:lang w:eastAsia="zh-TW"/>
              </w:rPr>
              <w:t>:</w:t>
            </w:r>
          </w:p>
          <w:p w14:paraId="2CFB0E88" w14:textId="4600D3B2" w:rsidR="00320989" w:rsidRPr="000D5F4D" w:rsidRDefault="00320989" w:rsidP="00DD2134">
            <w:pPr>
              <w:pStyle w:val="BodyTextIndent"/>
              <w:numPr>
                <w:ilvl w:val="0"/>
                <w:numId w:val="3"/>
              </w:numPr>
              <w:rPr>
                <w:sz w:val="22"/>
                <w:szCs w:val="22"/>
              </w:rPr>
            </w:pPr>
            <w:r w:rsidRPr="000D5F4D">
              <w:rPr>
                <w:sz w:val="22"/>
                <w:szCs w:val="22"/>
              </w:rPr>
              <w:t>To get the specific site-id</w:t>
            </w:r>
            <w:r w:rsidR="001B4EF4">
              <w:rPr>
                <w:sz w:val="22"/>
                <w:szCs w:val="22"/>
              </w:rPr>
              <w:t xml:space="preserve"> or </w:t>
            </w:r>
            <w:r w:rsidRPr="000D5F4D">
              <w:rPr>
                <w:sz w:val="22"/>
                <w:szCs w:val="22"/>
              </w:rPr>
              <w:t>node</w:t>
            </w:r>
            <w:r w:rsidR="001B4EF4">
              <w:rPr>
                <w:sz w:val="22"/>
                <w:szCs w:val="22"/>
              </w:rPr>
              <w:t xml:space="preserve"> IP address</w:t>
            </w:r>
            <w:r w:rsidRPr="000D5F4D">
              <w:rPr>
                <w:sz w:val="22"/>
                <w:szCs w:val="22"/>
              </w:rPr>
              <w:t>, the command “show license</w:t>
            </w:r>
            <w:r w:rsidR="00216BA6">
              <w:rPr>
                <w:sz w:val="22"/>
                <w:szCs w:val="22"/>
              </w:rPr>
              <w:t>-</w:t>
            </w:r>
            <w:r w:rsidRPr="000D5F4D">
              <w:rPr>
                <w:sz w:val="22"/>
                <w:szCs w:val="22"/>
              </w:rPr>
              <w:t>server</w:t>
            </w:r>
            <w:r w:rsidR="00216BA6">
              <w:rPr>
                <w:sz w:val="22"/>
                <w:szCs w:val="22"/>
              </w:rPr>
              <w:t xml:space="preserve"> usage</w:t>
            </w:r>
            <w:r w:rsidRPr="000D5F4D">
              <w:rPr>
                <w:sz w:val="22"/>
                <w:szCs w:val="22"/>
              </w:rPr>
              <w:t>” can be used. A</w:t>
            </w:r>
            <w:r w:rsidR="00045949">
              <w:rPr>
                <w:sz w:val="22"/>
                <w:szCs w:val="22"/>
              </w:rPr>
              <w:t>lso</w:t>
            </w:r>
            <w:r w:rsidRPr="000D5F4D">
              <w:rPr>
                <w:sz w:val="22"/>
                <w:szCs w:val="22"/>
              </w:rPr>
              <w:t xml:space="preserve"> use th</w:t>
            </w:r>
            <w:r w:rsidR="00045949">
              <w:rPr>
                <w:sz w:val="22"/>
                <w:szCs w:val="22"/>
              </w:rPr>
              <w:t>e “show</w:t>
            </w:r>
            <w:r w:rsidR="00216BA6">
              <w:rPr>
                <w:sz w:val="22"/>
                <w:szCs w:val="22"/>
              </w:rPr>
              <w:t xml:space="preserve"> license-server usage” c</w:t>
            </w:r>
            <w:r w:rsidRPr="000D5F4D">
              <w:rPr>
                <w:sz w:val="22"/>
                <w:szCs w:val="22"/>
              </w:rPr>
              <w:t xml:space="preserve">ommand to verify that node has been removed from </w:t>
            </w:r>
            <w:r w:rsidR="00216BA6">
              <w:rPr>
                <w:sz w:val="22"/>
                <w:szCs w:val="22"/>
              </w:rPr>
              <w:t>Site License Server</w:t>
            </w:r>
            <w:r w:rsidRPr="000D5F4D">
              <w:rPr>
                <w:sz w:val="22"/>
                <w:szCs w:val="22"/>
              </w:rPr>
              <w:t>.</w:t>
            </w:r>
          </w:p>
          <w:p w14:paraId="366941E3" w14:textId="415C01D5" w:rsidR="00320989" w:rsidRPr="000D5F4D" w:rsidRDefault="00320989" w:rsidP="00DD2134">
            <w:pPr>
              <w:pStyle w:val="BodyTextIndent"/>
              <w:numPr>
                <w:ilvl w:val="0"/>
                <w:numId w:val="3"/>
              </w:numPr>
              <w:rPr>
                <w:sz w:val="22"/>
                <w:szCs w:val="22"/>
              </w:rPr>
            </w:pPr>
            <w:r w:rsidRPr="000D5F4D">
              <w:rPr>
                <w:sz w:val="22"/>
                <w:szCs w:val="22"/>
              </w:rPr>
              <w:t>Using “</w:t>
            </w:r>
            <w:r w:rsidRPr="000D5F4D">
              <w:rPr>
                <w:b/>
                <w:bCs/>
                <w:sz w:val="22"/>
                <w:szCs w:val="22"/>
              </w:rPr>
              <w:t>site</w:t>
            </w:r>
            <w:r w:rsidRPr="000D5F4D">
              <w:rPr>
                <w:sz w:val="22"/>
                <w:szCs w:val="22"/>
              </w:rPr>
              <w:t xml:space="preserve"> </w:t>
            </w:r>
            <w:proofErr w:type="spellStart"/>
            <w:r w:rsidRPr="000D5F4D">
              <w:rPr>
                <w:i/>
                <w:iCs/>
                <w:sz w:val="22"/>
                <w:szCs w:val="22"/>
              </w:rPr>
              <w:t>site_id</w:t>
            </w:r>
            <w:proofErr w:type="spellEnd"/>
            <w:r w:rsidRPr="000D5F4D">
              <w:rPr>
                <w:sz w:val="22"/>
                <w:szCs w:val="22"/>
              </w:rPr>
              <w:t xml:space="preserve">” </w:t>
            </w:r>
            <w:r w:rsidR="00C87398">
              <w:rPr>
                <w:sz w:val="22"/>
                <w:szCs w:val="22"/>
              </w:rPr>
              <w:t>will r</w:t>
            </w:r>
            <w:r w:rsidRPr="000D5F4D">
              <w:rPr>
                <w:sz w:val="22"/>
                <w:szCs w:val="22"/>
              </w:rPr>
              <w:t xml:space="preserve">emove licenses from all nodes using the corresponding site </w:t>
            </w:r>
            <w:r w:rsidR="00F349FE">
              <w:rPr>
                <w:sz w:val="22"/>
                <w:szCs w:val="22"/>
              </w:rPr>
              <w:t>id</w:t>
            </w:r>
            <w:r w:rsidRPr="000D5F4D">
              <w:rPr>
                <w:sz w:val="22"/>
                <w:szCs w:val="22"/>
              </w:rPr>
              <w:t>.</w:t>
            </w:r>
          </w:p>
          <w:p w14:paraId="7F116A11" w14:textId="36F3C26C" w:rsidR="00320989" w:rsidRPr="000D5F4D" w:rsidRDefault="00320989" w:rsidP="00DD2134">
            <w:pPr>
              <w:pStyle w:val="BodyTextIndent"/>
              <w:numPr>
                <w:ilvl w:val="0"/>
                <w:numId w:val="3"/>
              </w:numPr>
              <w:rPr>
                <w:sz w:val="22"/>
                <w:szCs w:val="22"/>
              </w:rPr>
            </w:pPr>
            <w:r w:rsidRPr="000D5F4D">
              <w:rPr>
                <w:sz w:val="22"/>
                <w:szCs w:val="22"/>
              </w:rPr>
              <w:lastRenderedPageBreak/>
              <w:t>Using “</w:t>
            </w:r>
            <w:r w:rsidRPr="000D5F4D">
              <w:rPr>
                <w:b/>
                <w:bCs/>
                <w:sz w:val="22"/>
                <w:szCs w:val="22"/>
              </w:rPr>
              <w:t>node-</w:t>
            </w:r>
            <w:proofErr w:type="spellStart"/>
            <w:r w:rsidRPr="000D5F4D">
              <w:rPr>
                <w:b/>
                <w:bCs/>
                <w:sz w:val="22"/>
                <w:szCs w:val="22"/>
              </w:rPr>
              <w:t>ip</w:t>
            </w:r>
            <w:proofErr w:type="spellEnd"/>
            <w:r w:rsidRPr="000D5F4D">
              <w:rPr>
                <w:sz w:val="22"/>
                <w:szCs w:val="22"/>
              </w:rPr>
              <w:t xml:space="preserve"> </w:t>
            </w:r>
            <w:proofErr w:type="spellStart"/>
            <w:r w:rsidRPr="000D5F4D">
              <w:rPr>
                <w:i/>
                <w:iCs/>
                <w:sz w:val="22"/>
                <w:szCs w:val="22"/>
              </w:rPr>
              <w:t>node_ip</w:t>
            </w:r>
            <w:proofErr w:type="spellEnd"/>
            <w:r w:rsidRPr="000D5F4D">
              <w:rPr>
                <w:sz w:val="22"/>
                <w:szCs w:val="22"/>
              </w:rPr>
              <w:t xml:space="preserve">” </w:t>
            </w:r>
            <w:r w:rsidR="00C87398">
              <w:rPr>
                <w:sz w:val="22"/>
                <w:szCs w:val="22"/>
              </w:rPr>
              <w:t xml:space="preserve">will </w:t>
            </w:r>
            <w:r w:rsidRPr="000D5F4D">
              <w:rPr>
                <w:sz w:val="22"/>
                <w:szCs w:val="22"/>
              </w:rPr>
              <w:t>remove the license from the specified network node.</w:t>
            </w:r>
          </w:p>
          <w:p w14:paraId="5311A946" w14:textId="77777777" w:rsidR="00320989" w:rsidRDefault="00320989" w:rsidP="00DD2134">
            <w:pPr>
              <w:pStyle w:val="BodyTextIndent"/>
              <w:numPr>
                <w:ilvl w:val="0"/>
                <w:numId w:val="3"/>
              </w:numPr>
              <w:rPr>
                <w:ins w:id="728" w:author="Kha Truong" w:date="2024-06-28T10:53:00Z"/>
                <w:sz w:val="22"/>
                <w:szCs w:val="22"/>
              </w:rPr>
            </w:pPr>
            <w:r w:rsidRPr="000D5F4D">
              <w:rPr>
                <w:sz w:val="22"/>
                <w:szCs w:val="22"/>
              </w:rPr>
              <w:t>Using “</w:t>
            </w:r>
            <w:r w:rsidRPr="000D5F4D">
              <w:rPr>
                <w:b/>
                <w:bCs/>
                <w:sz w:val="22"/>
                <w:szCs w:val="22"/>
              </w:rPr>
              <w:t>node-id</w:t>
            </w:r>
            <w:r w:rsidRPr="000D5F4D">
              <w:rPr>
                <w:sz w:val="22"/>
                <w:szCs w:val="22"/>
              </w:rPr>
              <w:t xml:space="preserve"> </w:t>
            </w:r>
            <w:proofErr w:type="spellStart"/>
            <w:r w:rsidRPr="000D5F4D">
              <w:rPr>
                <w:i/>
                <w:iCs/>
                <w:sz w:val="22"/>
                <w:szCs w:val="22"/>
              </w:rPr>
              <w:t>node</w:t>
            </w:r>
            <w:r w:rsidR="00C87398">
              <w:rPr>
                <w:i/>
                <w:iCs/>
                <w:sz w:val="22"/>
                <w:szCs w:val="22"/>
              </w:rPr>
              <w:t>-id</w:t>
            </w:r>
            <w:proofErr w:type="spellEnd"/>
            <w:r w:rsidRPr="000D5F4D">
              <w:rPr>
                <w:sz w:val="22"/>
                <w:szCs w:val="22"/>
              </w:rPr>
              <w:t xml:space="preserve">” </w:t>
            </w:r>
            <w:r w:rsidR="00C87398">
              <w:rPr>
                <w:sz w:val="22"/>
                <w:szCs w:val="22"/>
              </w:rPr>
              <w:t xml:space="preserve">will </w:t>
            </w:r>
            <w:r w:rsidRPr="000D5F4D">
              <w:rPr>
                <w:sz w:val="22"/>
                <w:szCs w:val="22"/>
              </w:rPr>
              <w:t>remove the license from the specified network node.</w:t>
            </w:r>
          </w:p>
          <w:p w14:paraId="197A5706" w14:textId="77777777" w:rsidR="00BE70F5" w:rsidRDefault="00BE70F5" w:rsidP="00BE70F5">
            <w:pPr>
              <w:pStyle w:val="BodyTextIndent"/>
              <w:numPr>
                <w:ilvl w:val="0"/>
                <w:numId w:val="3"/>
              </w:numPr>
              <w:rPr>
                <w:ins w:id="729" w:author="Kha Truong" w:date="2024-06-28T10:53:00Z"/>
                <w:sz w:val="22"/>
                <w:szCs w:val="22"/>
              </w:rPr>
            </w:pPr>
            <w:ins w:id="730" w:author="Kha Truong" w:date="2024-06-28T10:53:00Z">
              <w:r w:rsidRPr="000406AC">
                <w:rPr>
                  <w:sz w:val="22"/>
                  <w:szCs w:val="22"/>
                </w:rPr>
                <w:t>If the command does not explicitly mention the license feature to be removed, all features will be removed according to site-id/node-id/node-</w:t>
              </w:r>
              <w:proofErr w:type="spellStart"/>
              <w:r w:rsidRPr="000406AC">
                <w:rPr>
                  <w:sz w:val="22"/>
                  <w:szCs w:val="22"/>
                </w:rPr>
                <w:t>ip</w:t>
              </w:r>
              <w:proofErr w:type="spellEnd"/>
              <w:r w:rsidRPr="000406AC">
                <w:rPr>
                  <w:sz w:val="22"/>
                  <w:szCs w:val="22"/>
                </w:rPr>
                <w:t>.</w:t>
              </w:r>
            </w:ins>
          </w:p>
          <w:p w14:paraId="056952C8" w14:textId="32260091" w:rsidR="00BE70F5" w:rsidRDefault="00BE70F5" w:rsidP="00BE70F5">
            <w:pPr>
              <w:pStyle w:val="BodyTextIndent"/>
              <w:numPr>
                <w:ilvl w:val="0"/>
                <w:numId w:val="3"/>
              </w:numPr>
              <w:rPr>
                <w:ins w:id="731" w:author="Kha Truong" w:date="2024-06-28T10:53:00Z"/>
                <w:sz w:val="22"/>
                <w:szCs w:val="22"/>
              </w:rPr>
            </w:pPr>
            <w:ins w:id="732" w:author="Kha Truong" w:date="2024-06-28T10:53:00Z">
              <w:r>
                <w:rPr>
                  <w:sz w:val="22"/>
                  <w:szCs w:val="22"/>
                </w:rPr>
                <w:t>From 8.10.R02, i</w:t>
              </w:r>
              <w:r w:rsidRPr="000406AC">
                <w:rPr>
                  <w:sz w:val="22"/>
                  <w:szCs w:val="22"/>
                </w:rPr>
                <w:t>ntroducing additional license feature EXP-50G</w:t>
              </w:r>
            </w:ins>
            <w:ins w:id="733" w:author="Vachiravel Sabarinathan" w:date="2024-06-30T20:04:00Z">
              <w:r w:rsidR="00A15715">
                <w:rPr>
                  <w:sz w:val="22"/>
                  <w:szCs w:val="22"/>
                </w:rPr>
                <w:t xml:space="preserve"> on OS6870</w:t>
              </w:r>
            </w:ins>
            <w:ins w:id="734" w:author="Kha Truong" w:date="2024-06-28T10:53:00Z">
              <w:r w:rsidRPr="000406AC">
                <w:rPr>
                  <w:sz w:val="22"/>
                  <w:szCs w:val="22"/>
                </w:rPr>
                <w:t>, this command also supports removing license feature 50G</w:t>
              </w:r>
            </w:ins>
            <w:ins w:id="735" w:author="Vachiravel Sabarinathan" w:date="2024-06-30T20:05:00Z">
              <w:r w:rsidR="00A15715">
                <w:rPr>
                  <w:sz w:val="22"/>
                  <w:szCs w:val="22"/>
                </w:rPr>
                <w:t>.</w:t>
              </w:r>
            </w:ins>
            <w:ins w:id="736" w:author="Kha Truong" w:date="2024-06-28T10:53:00Z">
              <w:del w:id="737" w:author="Vachiravel Sabarinathan" w:date="2024-06-30T20:04:00Z">
                <w:r w:rsidDel="004C4C94">
                  <w:rPr>
                    <w:sz w:val="22"/>
                    <w:szCs w:val="22"/>
                  </w:rPr>
                  <w:delText>.</w:delText>
                </w:r>
              </w:del>
            </w:ins>
          </w:p>
          <w:p w14:paraId="5A1F0EC0" w14:textId="49176946" w:rsidR="00BE70F5" w:rsidRPr="000D5F4D" w:rsidRDefault="00BE70F5" w:rsidP="00BE70F5">
            <w:pPr>
              <w:pStyle w:val="BodyTextIndent"/>
              <w:numPr>
                <w:ilvl w:val="0"/>
                <w:numId w:val="3"/>
              </w:numPr>
              <w:rPr>
                <w:sz w:val="22"/>
                <w:szCs w:val="22"/>
              </w:rPr>
            </w:pPr>
            <w:ins w:id="738" w:author="Kha Truong" w:date="2024-06-28T10:55:00Z">
              <w:r w:rsidRPr="00BE70F5">
                <w:rPr>
                  <w:sz w:val="22"/>
                  <w:szCs w:val="22"/>
                </w:rPr>
                <w:t>50G license supports each unit in the node, the "node-id" option can be considered "unit-id" in case of removing 50G license.</w:t>
              </w:r>
            </w:ins>
          </w:p>
        </w:tc>
      </w:tr>
      <w:tr w:rsidR="00320989" w:rsidRPr="00784BA6" w14:paraId="68420779"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tcPr>
          <w:p w14:paraId="4C93857D" w14:textId="77777777" w:rsidR="00320989" w:rsidRPr="000D5F4D" w:rsidRDefault="00320989" w:rsidP="00E96B95">
            <w:pPr>
              <w:snapToGrid w:val="0"/>
              <w:spacing w:after="0" w:line="240" w:lineRule="auto"/>
              <w:rPr>
                <w:rFonts w:ascii="Trebuchet MS" w:eastAsia="Times New Roman" w:hAnsi="Trebuchet MS" w:cs="Times New Roman"/>
                <w:lang w:eastAsia="zh-TW"/>
              </w:rPr>
            </w:pPr>
            <w:r w:rsidRPr="000D5F4D">
              <w:rPr>
                <w:rFonts w:ascii="Trebuchet MS" w:eastAsia="Times New Roman" w:hAnsi="Trebuchet MS" w:cs="Arial"/>
                <w:b/>
                <w:lang w:eastAsia="zh-TW"/>
              </w:rPr>
              <w:t>Description</w:t>
            </w:r>
            <w:r w:rsidRPr="000D5F4D">
              <w:rPr>
                <w:rFonts w:ascii="Trebuchet MS" w:eastAsia="Times New Roman" w:hAnsi="Trebuchet MS" w:cs="Times New Roman"/>
                <w:lang w:eastAsia="zh-TW"/>
              </w:rPr>
              <w:t>:</w:t>
            </w:r>
          </w:p>
          <w:p w14:paraId="5274DCA8" w14:textId="48AB637F" w:rsidR="00320989" w:rsidRPr="000D5F4D" w:rsidRDefault="00320989" w:rsidP="00DD2134">
            <w:pPr>
              <w:pStyle w:val="ListParagraph"/>
              <w:numPr>
                <w:ilvl w:val="0"/>
                <w:numId w:val="8"/>
              </w:numPr>
              <w:snapToGrid w:val="0"/>
              <w:spacing w:after="0" w:line="240" w:lineRule="auto"/>
              <w:rPr>
                <w:rFonts w:ascii="Trebuchet MS" w:eastAsia="Times New Roman" w:hAnsi="Trebuchet MS" w:cs="Arial"/>
                <w:b/>
                <w:lang w:eastAsia="zh-TW"/>
              </w:rPr>
            </w:pPr>
            <w:r w:rsidRPr="000D5F4D">
              <w:rPr>
                <w:rFonts w:ascii="Trebuchet MS" w:hAnsi="Trebuchet MS"/>
              </w:rPr>
              <w:t xml:space="preserve">This command will remove </w:t>
            </w:r>
            <w:r w:rsidR="007E5574">
              <w:rPr>
                <w:rFonts w:ascii="Trebuchet MS" w:hAnsi="Trebuchet MS"/>
              </w:rPr>
              <w:t xml:space="preserve">license on </w:t>
            </w:r>
            <w:r w:rsidRPr="000D5F4D">
              <w:rPr>
                <w:rFonts w:ascii="Trebuchet MS" w:hAnsi="Trebuchet MS"/>
              </w:rPr>
              <w:t xml:space="preserve">the specific site or node in the site that is connected to the </w:t>
            </w:r>
            <w:r w:rsidR="007E5574">
              <w:rPr>
                <w:rFonts w:ascii="Trebuchet MS" w:hAnsi="Trebuchet MS"/>
              </w:rPr>
              <w:t>Site License Server</w:t>
            </w:r>
            <w:r w:rsidRPr="000D5F4D">
              <w:rPr>
                <w:rFonts w:ascii="Trebuchet MS" w:hAnsi="Trebuchet MS"/>
              </w:rPr>
              <w:t>.</w:t>
            </w:r>
          </w:p>
        </w:tc>
      </w:tr>
      <w:tr w:rsidR="00320989" w:rsidRPr="0096056B" w14:paraId="08BE5A81"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tcPr>
          <w:p w14:paraId="4825A31E" w14:textId="77777777" w:rsidR="00320989" w:rsidRPr="000D5F4D" w:rsidRDefault="00320989" w:rsidP="00E96B95">
            <w:pPr>
              <w:snapToGrid w:val="0"/>
              <w:spacing w:after="0" w:line="240" w:lineRule="auto"/>
              <w:rPr>
                <w:rFonts w:ascii="Trebuchet MS" w:eastAsia="Times New Roman" w:hAnsi="Trebuchet MS" w:cs="Arial"/>
                <w:b/>
                <w:lang w:eastAsia="zh-TW"/>
              </w:rPr>
            </w:pPr>
            <w:r w:rsidRPr="000D5F4D">
              <w:rPr>
                <w:rFonts w:ascii="Trebuchet MS" w:eastAsia="Times New Roman" w:hAnsi="Trebuchet MS" w:cs="Arial"/>
                <w:b/>
                <w:lang w:eastAsia="zh-TW"/>
              </w:rPr>
              <w:t>Example:</w:t>
            </w:r>
          </w:p>
          <w:p w14:paraId="66EFA0E5" w14:textId="35EDC75F" w:rsidR="00320989" w:rsidRPr="00E15D06" w:rsidRDefault="00320989" w:rsidP="00E96B95">
            <w:pPr>
              <w:pStyle w:val="BodyTextIndent"/>
              <w:rPr>
                <w:sz w:val="22"/>
                <w:szCs w:val="22"/>
                <w:rPrChange w:id="739" w:author="Vachiravel Sabarinathan" w:date="2024-06-30T20:01:00Z">
                  <w:rPr>
                    <w:sz w:val="22"/>
                    <w:szCs w:val="22"/>
                    <w:lang w:val="pt-BR"/>
                  </w:rPr>
                </w:rPrChange>
              </w:rPr>
            </w:pPr>
            <w:r w:rsidRPr="00E15D06">
              <w:rPr>
                <w:sz w:val="22"/>
                <w:szCs w:val="22"/>
                <w:rPrChange w:id="740" w:author="Vachiravel Sabarinathan" w:date="2024-06-30T20:01:00Z">
                  <w:rPr>
                    <w:sz w:val="22"/>
                    <w:szCs w:val="22"/>
                    <w:lang w:val="pt-BR"/>
                  </w:rPr>
                </w:rPrChange>
              </w:rPr>
              <w:t xml:space="preserve">-&gt; license server remove site </w:t>
            </w:r>
            <w:ins w:id="741" w:author="Kha Truong" w:date="2024-06-28T10:56:00Z">
              <w:r w:rsidR="00BE70F5" w:rsidRPr="00E15D06">
                <w:rPr>
                  <w:sz w:val="22"/>
                  <w:szCs w:val="22"/>
                  <w:rPrChange w:id="742" w:author="Vachiravel Sabarinathan" w:date="2024-06-30T20:01:00Z">
                    <w:rPr>
                      <w:sz w:val="22"/>
                      <w:szCs w:val="22"/>
                      <w:lang w:val="pt-BR"/>
                    </w:rPr>
                  </w:rPrChange>
                </w:rPr>
                <w:t>test1</w:t>
              </w:r>
            </w:ins>
            <w:del w:id="743" w:author="Kha Truong" w:date="2024-06-28T10:56:00Z">
              <w:r w:rsidRPr="00E15D06" w:rsidDel="00BE70F5">
                <w:rPr>
                  <w:sz w:val="22"/>
                  <w:szCs w:val="22"/>
                  <w:rPrChange w:id="744" w:author="Vachiravel Sabarinathan" w:date="2024-06-30T20:01:00Z">
                    <w:rPr>
                      <w:sz w:val="22"/>
                      <w:szCs w:val="22"/>
                      <w:lang w:val="pt-BR"/>
                    </w:rPr>
                  </w:rPrChange>
                </w:rPr>
                <w:delText>M1N2B3V4C5</w:delText>
              </w:r>
            </w:del>
          </w:p>
          <w:p w14:paraId="11FC59B8" w14:textId="77777777" w:rsidR="00320989" w:rsidRPr="00915F89" w:rsidRDefault="00320989" w:rsidP="00E96B95">
            <w:pPr>
              <w:pStyle w:val="BodyTextIndent"/>
              <w:rPr>
                <w:sz w:val="22"/>
                <w:szCs w:val="22"/>
                <w:lang w:val="pt-BR"/>
              </w:rPr>
            </w:pPr>
            <w:r w:rsidRPr="00915F89">
              <w:rPr>
                <w:sz w:val="22"/>
                <w:szCs w:val="22"/>
                <w:lang w:val="pt-BR"/>
              </w:rPr>
              <w:t xml:space="preserve">-&gt; </w:t>
            </w:r>
            <w:proofErr w:type="spellStart"/>
            <w:r w:rsidRPr="00915F89">
              <w:rPr>
                <w:sz w:val="22"/>
                <w:szCs w:val="22"/>
                <w:lang w:val="pt-BR"/>
              </w:rPr>
              <w:t>license</w:t>
            </w:r>
            <w:proofErr w:type="spellEnd"/>
            <w:r w:rsidRPr="00915F89">
              <w:rPr>
                <w:sz w:val="22"/>
                <w:szCs w:val="22"/>
                <w:lang w:val="pt-BR"/>
              </w:rPr>
              <w:t xml:space="preserve"> server remove </w:t>
            </w:r>
            <w:proofErr w:type="spellStart"/>
            <w:r w:rsidRPr="00915F89">
              <w:rPr>
                <w:sz w:val="22"/>
                <w:szCs w:val="22"/>
                <w:lang w:val="pt-BR"/>
              </w:rPr>
              <w:t>node-ip</w:t>
            </w:r>
            <w:proofErr w:type="spellEnd"/>
            <w:r w:rsidRPr="00915F89">
              <w:rPr>
                <w:sz w:val="22"/>
                <w:szCs w:val="22"/>
                <w:lang w:val="pt-BR"/>
              </w:rPr>
              <w:t xml:space="preserve"> 192.168.120.51</w:t>
            </w:r>
          </w:p>
          <w:p w14:paraId="190AAA3C" w14:textId="4237D33D" w:rsidR="00320989" w:rsidRPr="00915F89" w:rsidRDefault="00320989" w:rsidP="00E96B95">
            <w:pPr>
              <w:pStyle w:val="BodyTextIndent"/>
              <w:rPr>
                <w:ins w:id="745" w:author="Kha Truong" w:date="2024-06-28T10:56:00Z"/>
                <w:sz w:val="22"/>
                <w:szCs w:val="22"/>
                <w:lang w:val="pt-BR"/>
                <w:rPrChange w:id="746" w:author="Vachiravel Sabarinathan" w:date="2024-09-08T20:12:00Z">
                  <w:rPr>
                    <w:ins w:id="747" w:author="Kha Truong" w:date="2024-06-28T10:56:00Z"/>
                    <w:sz w:val="22"/>
                    <w:szCs w:val="22"/>
                  </w:rPr>
                </w:rPrChange>
              </w:rPr>
            </w:pPr>
            <w:r w:rsidRPr="00915F89">
              <w:rPr>
                <w:sz w:val="22"/>
                <w:szCs w:val="22"/>
                <w:lang w:val="pt-BR"/>
                <w:rPrChange w:id="748" w:author="Vachiravel Sabarinathan" w:date="2024-09-08T20:12:00Z">
                  <w:rPr>
                    <w:sz w:val="22"/>
                    <w:szCs w:val="22"/>
                  </w:rPr>
                </w:rPrChange>
              </w:rPr>
              <w:t xml:space="preserve">-&gt; </w:t>
            </w:r>
            <w:proofErr w:type="spellStart"/>
            <w:r w:rsidRPr="00915F89">
              <w:rPr>
                <w:sz w:val="22"/>
                <w:szCs w:val="22"/>
                <w:lang w:val="pt-BR"/>
                <w:rPrChange w:id="749" w:author="Vachiravel Sabarinathan" w:date="2024-09-08T20:12:00Z">
                  <w:rPr>
                    <w:sz w:val="22"/>
                    <w:szCs w:val="22"/>
                  </w:rPr>
                </w:rPrChange>
              </w:rPr>
              <w:t>license</w:t>
            </w:r>
            <w:proofErr w:type="spellEnd"/>
            <w:r w:rsidRPr="00915F89">
              <w:rPr>
                <w:sz w:val="22"/>
                <w:szCs w:val="22"/>
                <w:lang w:val="pt-BR"/>
                <w:rPrChange w:id="750" w:author="Vachiravel Sabarinathan" w:date="2024-09-08T20:12:00Z">
                  <w:rPr>
                    <w:sz w:val="22"/>
                    <w:szCs w:val="22"/>
                  </w:rPr>
                </w:rPrChange>
              </w:rPr>
              <w:t xml:space="preserve"> server remove </w:t>
            </w:r>
            <w:proofErr w:type="spellStart"/>
            <w:r w:rsidRPr="00915F89">
              <w:rPr>
                <w:sz w:val="22"/>
                <w:szCs w:val="22"/>
                <w:lang w:val="pt-BR"/>
                <w:rPrChange w:id="751" w:author="Vachiravel Sabarinathan" w:date="2024-09-08T20:12:00Z">
                  <w:rPr>
                    <w:sz w:val="22"/>
                    <w:szCs w:val="22"/>
                  </w:rPr>
                </w:rPrChange>
              </w:rPr>
              <w:t>node-id</w:t>
            </w:r>
            <w:proofErr w:type="spellEnd"/>
            <w:r w:rsidRPr="00915F89">
              <w:rPr>
                <w:sz w:val="22"/>
                <w:szCs w:val="22"/>
                <w:lang w:val="pt-BR"/>
                <w:rPrChange w:id="752" w:author="Vachiravel Sabarinathan" w:date="2024-09-08T20:12:00Z">
                  <w:rPr>
                    <w:sz w:val="22"/>
                    <w:szCs w:val="22"/>
                  </w:rPr>
                </w:rPrChange>
              </w:rPr>
              <w:t xml:space="preserve"> </w:t>
            </w:r>
            <w:ins w:id="753" w:author="Kha Truong" w:date="2024-06-28T10:56:00Z">
              <w:r w:rsidR="00BE70F5" w:rsidRPr="00915F89">
                <w:rPr>
                  <w:sz w:val="22"/>
                  <w:szCs w:val="22"/>
                  <w:lang w:val="pt-BR"/>
                </w:rPr>
                <w:t>M1N2B3V4C5</w:t>
              </w:r>
            </w:ins>
            <w:del w:id="754" w:author="Kha Truong" w:date="2024-06-28T10:56:00Z">
              <w:r w:rsidRPr="00915F89" w:rsidDel="00BE70F5">
                <w:rPr>
                  <w:sz w:val="22"/>
                  <w:szCs w:val="22"/>
                  <w:lang w:val="pt-BR"/>
                  <w:rPrChange w:id="755" w:author="Vachiravel Sabarinathan" w:date="2024-09-08T20:12:00Z">
                    <w:rPr>
                      <w:sz w:val="22"/>
                      <w:szCs w:val="22"/>
                    </w:rPr>
                  </w:rPrChange>
                </w:rPr>
                <w:delText>test1</w:delText>
              </w:r>
            </w:del>
            <w:r w:rsidRPr="00915F89">
              <w:rPr>
                <w:sz w:val="22"/>
                <w:szCs w:val="22"/>
                <w:lang w:val="pt-BR"/>
                <w:rPrChange w:id="756" w:author="Vachiravel Sabarinathan" w:date="2024-09-08T20:12:00Z">
                  <w:rPr>
                    <w:sz w:val="22"/>
                    <w:szCs w:val="22"/>
                  </w:rPr>
                </w:rPrChange>
              </w:rPr>
              <w:t xml:space="preserve"> </w:t>
            </w:r>
            <w:proofErr w:type="spellStart"/>
            <w:r w:rsidRPr="00915F89">
              <w:rPr>
                <w:sz w:val="22"/>
                <w:szCs w:val="22"/>
                <w:lang w:val="pt-BR"/>
                <w:rPrChange w:id="757" w:author="Vachiravel Sabarinathan" w:date="2024-09-08T20:12:00Z">
                  <w:rPr>
                    <w:sz w:val="22"/>
                    <w:szCs w:val="22"/>
                  </w:rPr>
                </w:rPrChange>
              </w:rPr>
              <w:t>license</w:t>
            </w:r>
            <w:proofErr w:type="spellEnd"/>
            <w:r w:rsidRPr="00915F89">
              <w:rPr>
                <w:sz w:val="22"/>
                <w:szCs w:val="22"/>
                <w:lang w:val="pt-BR"/>
                <w:rPrChange w:id="758" w:author="Vachiravel Sabarinathan" w:date="2024-09-08T20:12:00Z">
                  <w:rPr>
                    <w:sz w:val="22"/>
                    <w:szCs w:val="22"/>
                  </w:rPr>
                </w:rPrChange>
              </w:rPr>
              <w:t xml:space="preserve"> </w:t>
            </w:r>
            <w:proofErr w:type="spellStart"/>
            <w:r w:rsidRPr="00915F89">
              <w:rPr>
                <w:sz w:val="22"/>
                <w:szCs w:val="22"/>
                <w:lang w:val="pt-BR"/>
                <w:rPrChange w:id="759" w:author="Vachiravel Sabarinathan" w:date="2024-09-08T20:12:00Z">
                  <w:rPr>
                    <w:sz w:val="22"/>
                    <w:szCs w:val="22"/>
                  </w:rPr>
                </w:rPrChange>
              </w:rPr>
              <w:t>mpls</w:t>
            </w:r>
            <w:proofErr w:type="spellEnd"/>
          </w:p>
          <w:p w14:paraId="72AF909E" w14:textId="1B2ADF4A" w:rsidR="00BE70F5" w:rsidRPr="00915F89" w:rsidRDefault="00BE70F5" w:rsidP="00E96B95">
            <w:pPr>
              <w:pStyle w:val="BodyTextIndent"/>
              <w:rPr>
                <w:ins w:id="760" w:author="Kha Truong" w:date="2024-06-28T10:55:00Z"/>
                <w:sz w:val="22"/>
                <w:szCs w:val="22"/>
                <w:lang w:val="pt-BR"/>
                <w:rPrChange w:id="761" w:author="Vachiravel Sabarinathan" w:date="2024-09-08T20:12:00Z">
                  <w:rPr>
                    <w:ins w:id="762" w:author="Kha Truong" w:date="2024-06-28T10:55:00Z"/>
                    <w:sz w:val="22"/>
                    <w:szCs w:val="22"/>
                  </w:rPr>
                </w:rPrChange>
              </w:rPr>
            </w:pPr>
            <w:ins w:id="763" w:author="Kha Truong" w:date="2024-06-28T10:56:00Z">
              <w:r w:rsidRPr="00915F89">
                <w:rPr>
                  <w:sz w:val="22"/>
                  <w:szCs w:val="22"/>
                  <w:lang w:val="pt-BR"/>
                  <w:rPrChange w:id="764" w:author="Vachiravel Sabarinathan" w:date="2024-09-08T20:12:00Z">
                    <w:rPr>
                      <w:sz w:val="22"/>
                      <w:szCs w:val="22"/>
                    </w:rPr>
                  </w:rPrChange>
                </w:rPr>
                <w:t xml:space="preserve">-&gt; </w:t>
              </w:r>
              <w:proofErr w:type="spellStart"/>
              <w:r w:rsidRPr="00915F89">
                <w:rPr>
                  <w:rFonts w:cs="Arial"/>
                  <w:sz w:val="22"/>
                  <w:szCs w:val="22"/>
                  <w:lang w:val="pt-BR" w:eastAsia="zh-TW"/>
                  <w:rPrChange w:id="765" w:author="Vachiravel Sabarinathan" w:date="2024-09-08T20:12:00Z">
                    <w:rPr>
                      <w:rFonts w:cs="Arial"/>
                      <w:sz w:val="22"/>
                      <w:szCs w:val="22"/>
                      <w:lang w:eastAsia="zh-TW"/>
                    </w:rPr>
                  </w:rPrChange>
                </w:rPr>
                <w:t>license</w:t>
              </w:r>
              <w:proofErr w:type="spellEnd"/>
              <w:r w:rsidRPr="00915F89">
                <w:rPr>
                  <w:rFonts w:cs="Arial"/>
                  <w:sz w:val="22"/>
                  <w:szCs w:val="22"/>
                  <w:lang w:val="pt-BR" w:eastAsia="zh-TW"/>
                  <w:rPrChange w:id="766" w:author="Vachiravel Sabarinathan" w:date="2024-09-08T20:12:00Z">
                    <w:rPr>
                      <w:rFonts w:cs="Arial"/>
                      <w:sz w:val="22"/>
                      <w:szCs w:val="22"/>
                      <w:lang w:eastAsia="zh-TW"/>
                    </w:rPr>
                  </w:rPrChange>
                </w:rPr>
                <w:t xml:space="preserve"> server remove </w:t>
              </w:r>
              <w:proofErr w:type="spellStart"/>
              <w:r w:rsidRPr="00915F89">
                <w:rPr>
                  <w:rFonts w:cs="Arial"/>
                  <w:sz w:val="22"/>
                  <w:szCs w:val="22"/>
                  <w:lang w:val="pt-BR" w:eastAsia="zh-TW"/>
                  <w:rPrChange w:id="767" w:author="Vachiravel Sabarinathan" w:date="2024-09-08T20:12:00Z">
                    <w:rPr>
                      <w:rFonts w:cs="Arial"/>
                      <w:sz w:val="22"/>
                      <w:szCs w:val="22"/>
                      <w:lang w:eastAsia="zh-TW"/>
                    </w:rPr>
                  </w:rPrChange>
                </w:rPr>
                <w:t>node-id</w:t>
              </w:r>
              <w:proofErr w:type="spellEnd"/>
              <w:r w:rsidRPr="00915F89">
                <w:rPr>
                  <w:rFonts w:cs="Arial"/>
                  <w:sz w:val="22"/>
                  <w:szCs w:val="22"/>
                  <w:lang w:val="pt-BR" w:eastAsia="zh-TW"/>
                  <w:rPrChange w:id="768" w:author="Vachiravel Sabarinathan" w:date="2024-09-08T20:12:00Z">
                    <w:rPr>
                      <w:rFonts w:cs="Arial"/>
                      <w:sz w:val="22"/>
                      <w:szCs w:val="22"/>
                      <w:lang w:eastAsia="zh-TW"/>
                    </w:rPr>
                  </w:rPrChange>
                </w:rPr>
                <w:t xml:space="preserve"> </w:t>
              </w:r>
              <w:r w:rsidRPr="00915F89">
                <w:rPr>
                  <w:sz w:val="22"/>
                  <w:szCs w:val="22"/>
                  <w:lang w:val="pt-BR"/>
                </w:rPr>
                <w:t xml:space="preserve">M1N2B3V4C5 </w:t>
              </w:r>
              <w:proofErr w:type="spellStart"/>
              <w:r w:rsidRPr="00915F89">
                <w:rPr>
                  <w:sz w:val="22"/>
                  <w:szCs w:val="22"/>
                  <w:lang w:val="pt-BR"/>
                </w:rPr>
                <w:t>license</w:t>
              </w:r>
              <w:proofErr w:type="spellEnd"/>
              <w:r w:rsidRPr="00915F89">
                <w:rPr>
                  <w:sz w:val="22"/>
                  <w:szCs w:val="22"/>
                  <w:lang w:val="pt-BR"/>
                </w:rPr>
                <w:t xml:space="preserve"> 50G</w:t>
              </w:r>
            </w:ins>
          </w:p>
          <w:p w14:paraId="1BE40278" w14:textId="77777777" w:rsidR="00BE70F5" w:rsidRPr="00915F89" w:rsidRDefault="00BE70F5" w:rsidP="00E96B95">
            <w:pPr>
              <w:pStyle w:val="BodyTextIndent"/>
              <w:rPr>
                <w:sz w:val="22"/>
                <w:szCs w:val="22"/>
                <w:lang w:val="pt-BR"/>
                <w:rPrChange w:id="769" w:author="Vachiravel Sabarinathan" w:date="2024-09-08T20:12:00Z">
                  <w:rPr>
                    <w:sz w:val="22"/>
                    <w:szCs w:val="22"/>
                  </w:rPr>
                </w:rPrChange>
              </w:rPr>
            </w:pPr>
          </w:p>
          <w:p w14:paraId="493170BA" w14:textId="77777777" w:rsidR="00320989" w:rsidRPr="00915F89" w:rsidRDefault="00320989" w:rsidP="00E96B95">
            <w:pPr>
              <w:snapToGrid w:val="0"/>
              <w:spacing w:after="0" w:line="240" w:lineRule="auto"/>
              <w:rPr>
                <w:rFonts w:ascii="Trebuchet MS" w:eastAsia="Times New Roman" w:hAnsi="Trebuchet MS" w:cs="Arial"/>
                <w:lang w:val="pt-BR" w:eastAsia="zh-TW"/>
                <w:rPrChange w:id="770" w:author="Vachiravel Sabarinathan" w:date="2024-09-08T20:12:00Z">
                  <w:rPr>
                    <w:rFonts w:ascii="Trebuchet MS" w:eastAsia="Times New Roman" w:hAnsi="Trebuchet MS" w:cs="Arial"/>
                    <w:lang w:eastAsia="zh-TW"/>
                  </w:rPr>
                </w:rPrChange>
              </w:rPr>
            </w:pPr>
          </w:p>
        </w:tc>
      </w:tr>
    </w:tbl>
    <w:p w14:paraId="09A2AC8E" w14:textId="77777777" w:rsidR="00320989" w:rsidRPr="00915F89" w:rsidRDefault="00320989" w:rsidP="00320989">
      <w:pPr>
        <w:spacing w:line="276" w:lineRule="auto"/>
        <w:rPr>
          <w:rFonts w:ascii="Trebuchet MS" w:hAnsi="Trebuchet MS"/>
          <w:sz w:val="24"/>
          <w:szCs w:val="24"/>
          <w:lang w:val="pt-BR"/>
          <w:rPrChange w:id="771" w:author="Vachiravel Sabarinathan" w:date="2024-09-08T20:12:00Z">
            <w:rPr>
              <w:rFonts w:ascii="Trebuchet MS" w:hAnsi="Trebuchet MS"/>
              <w:sz w:val="24"/>
              <w:szCs w:val="24"/>
            </w:rPr>
          </w:rPrChange>
        </w:rPr>
      </w:pPr>
      <w:r w:rsidRPr="00915F89" w:rsidDel="00784BA6">
        <w:rPr>
          <w:rFonts w:ascii="Trebuchet MS" w:hAnsi="Trebuchet MS"/>
          <w:sz w:val="24"/>
          <w:szCs w:val="24"/>
          <w:lang w:val="pt-BR"/>
          <w:rPrChange w:id="772" w:author="Vachiravel Sabarinathan" w:date="2024-09-08T20:12:00Z">
            <w:rPr>
              <w:rFonts w:ascii="Trebuchet MS" w:hAnsi="Trebuchet MS"/>
              <w:sz w:val="24"/>
              <w:szCs w:val="24"/>
            </w:rPr>
          </w:rPrChange>
        </w:rPr>
        <w:t xml:space="preserve"> </w:t>
      </w:r>
    </w:p>
    <w:p w14:paraId="0177FA4E" w14:textId="5AE7EA22" w:rsidR="00320989" w:rsidRPr="00E96B95" w:rsidRDefault="00320989" w:rsidP="00A14FC2">
      <w:pPr>
        <w:spacing w:line="276" w:lineRule="auto"/>
        <w:rPr>
          <w:rFonts w:ascii="Trebuchet MS" w:hAnsi="Trebuchet MS"/>
          <w:sz w:val="24"/>
          <w:szCs w:val="24"/>
        </w:rPr>
      </w:pPr>
      <w:r w:rsidRPr="00FC2B47">
        <w:rPr>
          <w:rFonts w:ascii="Trebuchet MS" w:hAnsi="Trebuchet MS"/>
          <w:b/>
          <w:sz w:val="24"/>
          <w:szCs w:val="24"/>
        </w:rPr>
        <w:t>4.1.3.</w:t>
      </w:r>
      <w:r>
        <w:rPr>
          <w:rFonts w:ascii="Trebuchet MS" w:hAnsi="Trebuchet MS"/>
          <w:b/>
          <w:sz w:val="24"/>
          <w:szCs w:val="24"/>
        </w:rPr>
        <w:t>4</w:t>
      </w:r>
      <w:r w:rsidRPr="00FC2B47">
        <w:rPr>
          <w:rFonts w:ascii="Trebuchet MS" w:hAnsi="Trebuchet MS"/>
          <w:b/>
          <w:sz w:val="24"/>
          <w:szCs w:val="24"/>
        </w:rPr>
        <w:t xml:space="preserve"> </w:t>
      </w:r>
      <w:r w:rsidR="003821D4">
        <w:rPr>
          <w:rFonts w:ascii="Trebuchet MS" w:hAnsi="Trebuchet MS"/>
          <w:b/>
          <w:sz w:val="24"/>
          <w:szCs w:val="24"/>
        </w:rPr>
        <w:t xml:space="preserve">Command to </w:t>
      </w:r>
      <w:r w:rsidR="00A14FC2">
        <w:rPr>
          <w:rFonts w:ascii="Trebuchet MS" w:hAnsi="Trebuchet MS"/>
          <w:b/>
          <w:sz w:val="24"/>
          <w:szCs w:val="24"/>
        </w:rPr>
        <w:t>display the status of Site License Server</w:t>
      </w:r>
    </w:p>
    <w:tbl>
      <w:tblPr>
        <w:tblW w:w="9606" w:type="dxa"/>
        <w:tblInd w:w="-5" w:type="dxa"/>
        <w:tblLayout w:type="fixed"/>
        <w:tblLook w:val="04A0" w:firstRow="1" w:lastRow="0" w:firstColumn="1" w:lastColumn="0" w:noHBand="0" w:noVBand="1"/>
      </w:tblPr>
      <w:tblGrid>
        <w:gridCol w:w="1833"/>
        <w:gridCol w:w="1285"/>
        <w:gridCol w:w="1315"/>
        <w:gridCol w:w="2250"/>
        <w:gridCol w:w="2923"/>
      </w:tblGrid>
      <w:tr w:rsidR="00320989" w:rsidRPr="00784BA6" w14:paraId="51ECA4D5" w14:textId="77777777" w:rsidTr="00E96B95">
        <w:tc>
          <w:tcPr>
            <w:tcW w:w="9606" w:type="dxa"/>
            <w:gridSpan w:val="5"/>
            <w:tcBorders>
              <w:top w:val="single" w:sz="4" w:space="0" w:color="000000"/>
              <w:left w:val="single" w:sz="4" w:space="0" w:color="000000"/>
              <w:bottom w:val="single" w:sz="4" w:space="0" w:color="000000"/>
              <w:right w:val="single" w:sz="4" w:space="0" w:color="000000"/>
            </w:tcBorders>
            <w:hideMark/>
          </w:tcPr>
          <w:p w14:paraId="72CA31FD" w14:textId="77777777" w:rsidR="00320989" w:rsidRPr="00CF6049" w:rsidRDefault="00320989" w:rsidP="00E96B95">
            <w:pPr>
              <w:snapToGrid w:val="0"/>
              <w:spacing w:after="0" w:line="240" w:lineRule="auto"/>
              <w:rPr>
                <w:rFonts w:ascii="Trebuchet MS" w:eastAsia="Times New Roman" w:hAnsi="Trebuchet MS" w:cs="Arial"/>
                <w:b/>
                <w:i/>
                <w:lang w:eastAsia="zh-TW"/>
              </w:rPr>
            </w:pPr>
            <w:r w:rsidRPr="00CF6049">
              <w:rPr>
                <w:rFonts w:ascii="Trebuchet MS" w:eastAsia="Times New Roman" w:hAnsi="Trebuchet MS" w:cs="Arial"/>
                <w:b/>
                <w:i/>
                <w:lang w:eastAsia="zh-TW"/>
              </w:rPr>
              <w:t>show license-server</w:t>
            </w:r>
          </w:p>
        </w:tc>
      </w:tr>
      <w:tr w:rsidR="00320989" w:rsidRPr="00191523" w14:paraId="485F4F2F" w14:textId="77777777" w:rsidTr="00E96B95">
        <w:trPr>
          <w:trHeight w:val="170"/>
        </w:trPr>
        <w:tc>
          <w:tcPr>
            <w:tcW w:w="1833" w:type="dxa"/>
            <w:tcBorders>
              <w:top w:val="single" w:sz="4" w:space="0" w:color="000000"/>
              <w:left w:val="single" w:sz="4" w:space="0" w:color="000000"/>
              <w:bottom w:val="single" w:sz="4" w:space="0" w:color="000000"/>
              <w:right w:val="nil"/>
            </w:tcBorders>
            <w:shd w:val="clear" w:color="auto" w:fill="C0C0C0"/>
            <w:hideMark/>
          </w:tcPr>
          <w:p w14:paraId="7E7C505F" w14:textId="77777777" w:rsidR="00320989" w:rsidRPr="00CF6049" w:rsidRDefault="00320989" w:rsidP="00E96B95">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Input</w:t>
            </w:r>
          </w:p>
        </w:tc>
        <w:tc>
          <w:tcPr>
            <w:tcW w:w="1285" w:type="dxa"/>
            <w:tcBorders>
              <w:top w:val="single" w:sz="4" w:space="0" w:color="000000"/>
              <w:left w:val="single" w:sz="4" w:space="0" w:color="000000"/>
              <w:bottom w:val="single" w:sz="4" w:space="0" w:color="000000"/>
              <w:right w:val="nil"/>
            </w:tcBorders>
            <w:shd w:val="clear" w:color="auto" w:fill="C0C0C0"/>
            <w:hideMark/>
          </w:tcPr>
          <w:p w14:paraId="02245A48" w14:textId="77777777" w:rsidR="00320989" w:rsidRPr="00CF6049" w:rsidRDefault="00320989" w:rsidP="00E96B95">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Type</w:t>
            </w:r>
          </w:p>
        </w:tc>
        <w:tc>
          <w:tcPr>
            <w:tcW w:w="1315" w:type="dxa"/>
            <w:tcBorders>
              <w:top w:val="single" w:sz="4" w:space="0" w:color="000000"/>
              <w:left w:val="single" w:sz="4" w:space="0" w:color="000000"/>
              <w:bottom w:val="single" w:sz="4" w:space="0" w:color="000000"/>
              <w:right w:val="nil"/>
            </w:tcBorders>
            <w:shd w:val="clear" w:color="auto" w:fill="C0C0C0"/>
            <w:hideMark/>
          </w:tcPr>
          <w:p w14:paraId="47A822BF" w14:textId="77777777" w:rsidR="00320989" w:rsidRPr="00CF6049" w:rsidRDefault="00320989" w:rsidP="00E96B95">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Range</w:t>
            </w:r>
          </w:p>
        </w:tc>
        <w:tc>
          <w:tcPr>
            <w:tcW w:w="2250" w:type="dxa"/>
            <w:tcBorders>
              <w:top w:val="single" w:sz="4" w:space="0" w:color="000000"/>
              <w:left w:val="single" w:sz="4" w:space="0" w:color="000000"/>
              <w:bottom w:val="single" w:sz="4" w:space="0" w:color="000000"/>
              <w:right w:val="nil"/>
            </w:tcBorders>
            <w:shd w:val="clear" w:color="auto" w:fill="C0C0C0"/>
            <w:hideMark/>
          </w:tcPr>
          <w:p w14:paraId="1849C1C6" w14:textId="77777777" w:rsidR="00320989" w:rsidRPr="00CF6049" w:rsidRDefault="00320989" w:rsidP="00E96B95">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Object</w:t>
            </w:r>
          </w:p>
        </w:tc>
        <w:tc>
          <w:tcPr>
            <w:tcW w:w="2923" w:type="dxa"/>
            <w:tcBorders>
              <w:top w:val="single" w:sz="4" w:space="0" w:color="000000"/>
              <w:left w:val="single" w:sz="4" w:space="0" w:color="000000"/>
              <w:bottom w:val="single" w:sz="4" w:space="0" w:color="000000"/>
              <w:right w:val="single" w:sz="4" w:space="0" w:color="000000"/>
            </w:tcBorders>
            <w:shd w:val="clear" w:color="auto" w:fill="C0C0C0"/>
            <w:hideMark/>
          </w:tcPr>
          <w:p w14:paraId="609B7EE0" w14:textId="77777777" w:rsidR="00320989" w:rsidRPr="00CF6049" w:rsidRDefault="00320989" w:rsidP="00E96B95">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Description</w:t>
            </w:r>
          </w:p>
        </w:tc>
      </w:tr>
      <w:tr w:rsidR="00320989" w:rsidRPr="00191523" w14:paraId="4B1AC466"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0B6DA8ED" w14:textId="77777777" w:rsidR="00320989" w:rsidRPr="00CF6049"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CF6049">
              <w:rPr>
                <w:rFonts w:ascii="Trebuchet MS" w:eastAsia="Times New Roman" w:hAnsi="Trebuchet MS" w:cs="Arial"/>
                <w:lang w:eastAsia="zh-TW"/>
              </w:rPr>
              <w:t>None</w:t>
            </w:r>
          </w:p>
        </w:tc>
        <w:tc>
          <w:tcPr>
            <w:tcW w:w="1285" w:type="dxa"/>
            <w:tcBorders>
              <w:top w:val="single" w:sz="4" w:space="0" w:color="000000"/>
              <w:left w:val="single" w:sz="4" w:space="0" w:color="000000"/>
              <w:bottom w:val="single" w:sz="4" w:space="0" w:color="000000"/>
              <w:right w:val="nil"/>
            </w:tcBorders>
            <w:vAlign w:val="center"/>
            <w:hideMark/>
          </w:tcPr>
          <w:p w14:paraId="08F64054" w14:textId="77777777" w:rsidR="00320989" w:rsidRPr="00CF6049"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1315" w:type="dxa"/>
            <w:tcBorders>
              <w:top w:val="single" w:sz="4" w:space="0" w:color="000000"/>
              <w:left w:val="single" w:sz="4" w:space="0" w:color="000000"/>
              <w:bottom w:val="single" w:sz="4" w:space="0" w:color="000000"/>
              <w:right w:val="nil"/>
            </w:tcBorders>
            <w:vAlign w:val="center"/>
            <w:hideMark/>
          </w:tcPr>
          <w:p w14:paraId="6A0E7AC7" w14:textId="77777777" w:rsidR="00320989" w:rsidRPr="00CF6049"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2250" w:type="dxa"/>
            <w:tcBorders>
              <w:top w:val="single" w:sz="4" w:space="0" w:color="000000"/>
              <w:left w:val="single" w:sz="4" w:space="0" w:color="000000"/>
              <w:bottom w:val="single" w:sz="4" w:space="0" w:color="000000"/>
              <w:right w:val="nil"/>
            </w:tcBorders>
            <w:vAlign w:val="center"/>
            <w:hideMark/>
          </w:tcPr>
          <w:p w14:paraId="48892133" w14:textId="77777777" w:rsidR="00320989" w:rsidRPr="00CF6049"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2923" w:type="dxa"/>
            <w:tcBorders>
              <w:top w:val="single" w:sz="4" w:space="0" w:color="000000"/>
              <w:left w:val="single" w:sz="4" w:space="0" w:color="000000"/>
              <w:bottom w:val="single" w:sz="4" w:space="0" w:color="000000"/>
              <w:right w:val="single" w:sz="4" w:space="0" w:color="000000"/>
            </w:tcBorders>
            <w:vAlign w:val="center"/>
            <w:hideMark/>
          </w:tcPr>
          <w:p w14:paraId="4FCB7380" w14:textId="77777777" w:rsidR="00320989" w:rsidRPr="00CF6049" w:rsidRDefault="00320989" w:rsidP="00E96B95">
            <w:pPr>
              <w:spacing w:line="276" w:lineRule="auto"/>
              <w:rPr>
                <w:rFonts w:ascii="Trebuchet MS" w:hAnsi="Trebuchet MS"/>
              </w:rPr>
            </w:pPr>
          </w:p>
        </w:tc>
      </w:tr>
      <w:tr w:rsidR="00320989" w:rsidRPr="00191523" w14:paraId="56DE82B2"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hideMark/>
          </w:tcPr>
          <w:p w14:paraId="5CED6128" w14:textId="77777777" w:rsidR="00320989" w:rsidRPr="00CF6049" w:rsidRDefault="00320989" w:rsidP="00E96B95">
            <w:pPr>
              <w:snapToGrid w:val="0"/>
              <w:spacing w:after="0" w:line="240" w:lineRule="auto"/>
              <w:rPr>
                <w:rFonts w:ascii="Trebuchet MS" w:eastAsia="Times New Roman" w:hAnsi="Trebuchet MS" w:cs="Times New Roman"/>
                <w:lang w:eastAsia="zh-TW"/>
              </w:rPr>
            </w:pPr>
            <w:r w:rsidRPr="00CF6049">
              <w:rPr>
                <w:rFonts w:ascii="Trebuchet MS" w:eastAsia="Times New Roman" w:hAnsi="Trebuchet MS" w:cs="Arial"/>
                <w:b/>
                <w:lang w:eastAsia="zh-TW"/>
              </w:rPr>
              <w:t>Description</w:t>
            </w:r>
            <w:r w:rsidRPr="00CF6049">
              <w:rPr>
                <w:rFonts w:ascii="Trebuchet MS" w:eastAsia="Times New Roman" w:hAnsi="Trebuchet MS" w:cs="Times New Roman"/>
                <w:lang w:eastAsia="zh-TW"/>
              </w:rPr>
              <w:t>:</w:t>
            </w:r>
          </w:p>
          <w:p w14:paraId="19B52F26" w14:textId="229B24B6" w:rsidR="00320989" w:rsidRPr="00CF6049" w:rsidRDefault="00320989" w:rsidP="00DD2134">
            <w:pPr>
              <w:pStyle w:val="ListParagraph"/>
              <w:numPr>
                <w:ilvl w:val="0"/>
                <w:numId w:val="3"/>
              </w:numPr>
              <w:spacing w:line="276" w:lineRule="auto"/>
              <w:rPr>
                <w:rFonts w:ascii="Trebuchet MS" w:hAnsi="Trebuchet MS"/>
                <w:b/>
                <w:i/>
              </w:rPr>
            </w:pPr>
            <w:r w:rsidRPr="00CF6049">
              <w:rPr>
                <w:rFonts w:ascii="Trebuchet MS" w:hAnsi="Trebuchet MS"/>
              </w:rPr>
              <w:t>This command</w:t>
            </w:r>
            <w:r w:rsidR="00A14FC2">
              <w:rPr>
                <w:rFonts w:ascii="Trebuchet MS" w:hAnsi="Trebuchet MS"/>
              </w:rPr>
              <w:t xml:space="preserve"> is </w:t>
            </w:r>
            <w:r w:rsidRPr="00CF6049">
              <w:rPr>
                <w:rFonts w:ascii="Trebuchet MS" w:hAnsi="Trebuchet MS"/>
              </w:rPr>
              <w:t xml:space="preserve">used to display the </w:t>
            </w:r>
            <w:r w:rsidR="00A14FC2">
              <w:rPr>
                <w:rFonts w:ascii="Trebuchet MS" w:hAnsi="Trebuchet MS"/>
              </w:rPr>
              <w:t xml:space="preserve">status of Site License Server running on </w:t>
            </w:r>
            <w:r w:rsidRPr="00CF6049">
              <w:rPr>
                <w:rFonts w:ascii="Trebuchet MS" w:hAnsi="Trebuchet MS"/>
              </w:rPr>
              <w:t>the switch.</w:t>
            </w:r>
          </w:p>
        </w:tc>
      </w:tr>
      <w:tr w:rsidR="00320989" w:rsidRPr="00191523" w14:paraId="5BED231B"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tcPr>
          <w:p w14:paraId="3148C1DA" w14:textId="77777777" w:rsidR="00320989" w:rsidRPr="00CF6049" w:rsidRDefault="00320989" w:rsidP="00E96B95">
            <w:pPr>
              <w:snapToGrid w:val="0"/>
              <w:spacing w:after="0" w:line="240" w:lineRule="auto"/>
              <w:rPr>
                <w:rFonts w:ascii="Trebuchet MS" w:eastAsia="Times New Roman" w:hAnsi="Trebuchet MS" w:cs="Arial"/>
                <w:b/>
                <w:lang w:eastAsia="zh-TW"/>
              </w:rPr>
            </w:pPr>
            <w:r w:rsidRPr="00CF6049">
              <w:rPr>
                <w:rFonts w:ascii="Trebuchet MS" w:eastAsia="Times New Roman" w:hAnsi="Trebuchet MS" w:cs="Arial"/>
                <w:b/>
                <w:lang w:eastAsia="zh-TW"/>
              </w:rPr>
              <w:t>Example:</w:t>
            </w:r>
          </w:p>
          <w:p w14:paraId="4F41A435" w14:textId="77777777" w:rsidR="00320989" w:rsidRPr="00CF6049" w:rsidRDefault="00320989" w:rsidP="00E96B95">
            <w:pPr>
              <w:pStyle w:val="BodyTextIndent"/>
              <w:rPr>
                <w:sz w:val="22"/>
                <w:szCs w:val="22"/>
              </w:rPr>
            </w:pPr>
            <w:r w:rsidRPr="00CF6049">
              <w:rPr>
                <w:sz w:val="22"/>
                <w:szCs w:val="22"/>
              </w:rPr>
              <w:t>-&gt; show license server</w:t>
            </w:r>
          </w:p>
          <w:p w14:paraId="24456131" w14:textId="77777777" w:rsidR="00320989" w:rsidRPr="00CF6049" w:rsidRDefault="00320989" w:rsidP="00E96B95">
            <w:pPr>
              <w:pStyle w:val="BodyTextIndent"/>
              <w:rPr>
                <w:sz w:val="22"/>
                <w:szCs w:val="22"/>
              </w:rPr>
            </w:pPr>
            <w:r w:rsidRPr="00CF6049">
              <w:rPr>
                <w:sz w:val="22"/>
                <w:szCs w:val="22"/>
              </w:rPr>
              <w:t xml:space="preserve">Package Version </w:t>
            </w:r>
            <w:r w:rsidRPr="00CF6049">
              <w:rPr>
                <w:sz w:val="22"/>
                <w:szCs w:val="22"/>
              </w:rPr>
              <w:tab/>
              <w:t>: 1.0,</w:t>
            </w:r>
          </w:p>
          <w:p w14:paraId="14AE69C6" w14:textId="5BDD286A" w:rsidR="00320989" w:rsidRPr="00CF6049" w:rsidRDefault="00320989" w:rsidP="00E96B95">
            <w:pPr>
              <w:pStyle w:val="BodyTextIndent"/>
              <w:rPr>
                <w:sz w:val="22"/>
                <w:szCs w:val="22"/>
              </w:rPr>
            </w:pPr>
            <w:r w:rsidRPr="00CF6049">
              <w:rPr>
                <w:sz w:val="22"/>
                <w:szCs w:val="22"/>
              </w:rPr>
              <w:t xml:space="preserve">Admin Status   </w:t>
            </w:r>
            <w:r w:rsidRPr="00CF6049">
              <w:rPr>
                <w:sz w:val="22"/>
                <w:szCs w:val="22"/>
              </w:rPr>
              <w:tab/>
              <w:t>: Enable,</w:t>
            </w:r>
          </w:p>
          <w:p w14:paraId="021C83A9" w14:textId="484DFA03" w:rsidR="00320989" w:rsidRPr="00CF6049" w:rsidRDefault="00320989" w:rsidP="00E96B95">
            <w:pPr>
              <w:pStyle w:val="BodyTextIndent"/>
              <w:rPr>
                <w:sz w:val="22"/>
                <w:szCs w:val="22"/>
              </w:rPr>
            </w:pPr>
            <w:r w:rsidRPr="00CF6049">
              <w:rPr>
                <w:sz w:val="22"/>
                <w:szCs w:val="22"/>
              </w:rPr>
              <w:t>Server Ip</w:t>
            </w:r>
            <w:r w:rsidR="00614E38">
              <w:rPr>
                <w:sz w:val="22"/>
                <w:szCs w:val="22"/>
              </w:rPr>
              <w:t xml:space="preserve"> </w:t>
            </w:r>
            <w:r w:rsidRPr="00CF6049">
              <w:rPr>
                <w:sz w:val="22"/>
                <w:szCs w:val="22"/>
              </w:rPr>
              <w:t xml:space="preserve">Address </w:t>
            </w:r>
            <w:r w:rsidRPr="00CF6049">
              <w:rPr>
                <w:sz w:val="22"/>
                <w:szCs w:val="22"/>
              </w:rPr>
              <w:tab/>
              <w:t>: 10.120.0.120,</w:t>
            </w:r>
          </w:p>
          <w:p w14:paraId="1AF39CC0" w14:textId="77777777" w:rsidR="00320989" w:rsidRPr="00CF6049" w:rsidRDefault="00320989" w:rsidP="00E96B95">
            <w:pPr>
              <w:pStyle w:val="BodyTextIndent"/>
              <w:rPr>
                <w:sz w:val="22"/>
                <w:szCs w:val="22"/>
              </w:rPr>
            </w:pPr>
            <w:r w:rsidRPr="00CF6049">
              <w:rPr>
                <w:sz w:val="22"/>
                <w:szCs w:val="22"/>
              </w:rPr>
              <w:t xml:space="preserve">Server Port         </w:t>
            </w:r>
            <w:r w:rsidRPr="00CF6049">
              <w:rPr>
                <w:sz w:val="22"/>
                <w:szCs w:val="22"/>
              </w:rPr>
              <w:tab/>
              <w:t>: 8884,</w:t>
            </w:r>
          </w:p>
          <w:p w14:paraId="0ED127A1" w14:textId="77777777" w:rsidR="00320989" w:rsidRPr="00CF6049" w:rsidRDefault="00320989" w:rsidP="00E96B95">
            <w:pPr>
              <w:pStyle w:val="BodyTextIndent"/>
              <w:rPr>
                <w:sz w:val="22"/>
                <w:szCs w:val="22"/>
              </w:rPr>
            </w:pPr>
            <w:r w:rsidRPr="00CF6049">
              <w:rPr>
                <w:sz w:val="22"/>
                <w:szCs w:val="22"/>
              </w:rPr>
              <w:t xml:space="preserve">Connection Status   </w:t>
            </w:r>
            <w:r w:rsidRPr="00CF6049">
              <w:rPr>
                <w:sz w:val="22"/>
                <w:szCs w:val="22"/>
              </w:rPr>
              <w:tab/>
              <w:t>: Connected,</w:t>
            </w:r>
          </w:p>
          <w:p w14:paraId="08EA069C" w14:textId="77777777" w:rsidR="00320989" w:rsidRPr="00CF6049" w:rsidRDefault="00320989" w:rsidP="00E96B95">
            <w:pPr>
              <w:pStyle w:val="BodyTextIndent"/>
              <w:rPr>
                <w:sz w:val="22"/>
                <w:szCs w:val="22"/>
              </w:rPr>
            </w:pPr>
            <w:r w:rsidRPr="00CF6049">
              <w:rPr>
                <w:sz w:val="22"/>
                <w:szCs w:val="22"/>
              </w:rPr>
              <w:lastRenderedPageBreak/>
              <w:t xml:space="preserve">Site connected </w:t>
            </w:r>
            <w:r w:rsidRPr="00CF6049">
              <w:rPr>
                <w:sz w:val="22"/>
                <w:szCs w:val="22"/>
              </w:rPr>
              <w:tab/>
              <w:t>: 4,</w:t>
            </w:r>
          </w:p>
          <w:p w14:paraId="150C4E37" w14:textId="77777777" w:rsidR="00320989" w:rsidRPr="00CF6049" w:rsidRDefault="00320989" w:rsidP="00E96B95">
            <w:pPr>
              <w:pStyle w:val="BodyTextIndent"/>
              <w:rPr>
                <w:sz w:val="22"/>
                <w:szCs w:val="22"/>
              </w:rPr>
            </w:pPr>
            <w:r w:rsidRPr="00CF6049">
              <w:rPr>
                <w:sz w:val="22"/>
                <w:szCs w:val="22"/>
              </w:rPr>
              <w:t>Node connected</w:t>
            </w:r>
            <w:r w:rsidRPr="00CF6049">
              <w:rPr>
                <w:sz w:val="22"/>
                <w:szCs w:val="22"/>
              </w:rPr>
              <w:tab/>
              <w:t>: 4</w:t>
            </w:r>
          </w:p>
          <w:p w14:paraId="142148A8" w14:textId="77777777" w:rsidR="00320989" w:rsidRPr="00CF6049" w:rsidRDefault="00320989" w:rsidP="00E96B95">
            <w:pPr>
              <w:snapToGrid w:val="0"/>
              <w:spacing w:after="0" w:line="240" w:lineRule="auto"/>
              <w:rPr>
                <w:rFonts w:ascii="Trebuchet MS" w:eastAsia="Times New Roman" w:hAnsi="Trebuchet MS" w:cs="Arial"/>
                <w:lang w:eastAsia="zh-TW"/>
              </w:rPr>
            </w:pPr>
          </w:p>
        </w:tc>
      </w:tr>
    </w:tbl>
    <w:p w14:paraId="3368A6FD" w14:textId="77777777" w:rsidR="00320989" w:rsidRPr="00FC2B47" w:rsidRDefault="00320989" w:rsidP="00320989">
      <w:pPr>
        <w:spacing w:line="276" w:lineRule="auto"/>
        <w:rPr>
          <w:rFonts w:ascii="Trebuchet MS" w:hAnsi="Trebuchet MS"/>
          <w:b/>
          <w:i/>
          <w:sz w:val="24"/>
          <w:szCs w:val="24"/>
        </w:rPr>
      </w:pPr>
    </w:p>
    <w:p w14:paraId="50DB0C21" w14:textId="118884D2" w:rsidR="00320989" w:rsidRPr="00FC2B47" w:rsidRDefault="00320989" w:rsidP="00320989">
      <w:pPr>
        <w:spacing w:line="276" w:lineRule="auto"/>
        <w:rPr>
          <w:rFonts w:ascii="Trebuchet MS" w:hAnsi="Trebuchet MS"/>
          <w:sz w:val="24"/>
          <w:szCs w:val="24"/>
        </w:rPr>
      </w:pPr>
      <w:r w:rsidRPr="00FC2B47">
        <w:rPr>
          <w:rFonts w:ascii="Trebuchet MS" w:hAnsi="Trebuchet MS"/>
          <w:b/>
          <w:sz w:val="24"/>
          <w:szCs w:val="24"/>
        </w:rPr>
        <w:t>4.1.3.</w:t>
      </w:r>
      <w:r>
        <w:rPr>
          <w:rFonts w:ascii="Trebuchet MS" w:hAnsi="Trebuchet MS"/>
          <w:b/>
          <w:sz w:val="24"/>
          <w:szCs w:val="24"/>
        </w:rPr>
        <w:t>5</w:t>
      </w:r>
      <w:r w:rsidRPr="00FC2B47">
        <w:rPr>
          <w:rFonts w:ascii="Trebuchet MS" w:hAnsi="Trebuchet MS"/>
          <w:b/>
          <w:sz w:val="24"/>
          <w:szCs w:val="24"/>
        </w:rPr>
        <w:t xml:space="preserve"> </w:t>
      </w:r>
      <w:r w:rsidR="00EB3255">
        <w:rPr>
          <w:rFonts w:ascii="Trebuchet MS" w:hAnsi="Trebuchet MS"/>
          <w:b/>
          <w:sz w:val="24"/>
          <w:szCs w:val="24"/>
        </w:rPr>
        <w:t>Command to dis</w:t>
      </w:r>
      <w:r w:rsidR="00810A6E">
        <w:rPr>
          <w:rFonts w:ascii="Trebuchet MS" w:hAnsi="Trebuchet MS"/>
          <w:b/>
          <w:sz w:val="24"/>
          <w:szCs w:val="24"/>
        </w:rPr>
        <w:t>play the licenses installed in the Site License Server</w:t>
      </w:r>
    </w:p>
    <w:tbl>
      <w:tblPr>
        <w:tblW w:w="9606" w:type="dxa"/>
        <w:tblInd w:w="-5" w:type="dxa"/>
        <w:tblLayout w:type="fixed"/>
        <w:tblLook w:val="04A0" w:firstRow="1" w:lastRow="0" w:firstColumn="1" w:lastColumn="0" w:noHBand="0" w:noVBand="1"/>
      </w:tblPr>
      <w:tblGrid>
        <w:gridCol w:w="1833"/>
        <w:gridCol w:w="1285"/>
        <w:gridCol w:w="1315"/>
        <w:gridCol w:w="2250"/>
        <w:gridCol w:w="2923"/>
      </w:tblGrid>
      <w:tr w:rsidR="00320989" w:rsidRPr="00784BA6" w14:paraId="3D8F36D3" w14:textId="77777777" w:rsidTr="00E96B95">
        <w:tc>
          <w:tcPr>
            <w:tcW w:w="9606" w:type="dxa"/>
            <w:gridSpan w:val="5"/>
            <w:tcBorders>
              <w:top w:val="single" w:sz="4" w:space="0" w:color="000000"/>
              <w:left w:val="single" w:sz="4" w:space="0" w:color="000000"/>
              <w:bottom w:val="single" w:sz="4" w:space="0" w:color="000000"/>
              <w:right w:val="single" w:sz="4" w:space="0" w:color="000000"/>
            </w:tcBorders>
            <w:hideMark/>
          </w:tcPr>
          <w:p w14:paraId="7E6D2E1E" w14:textId="77777777" w:rsidR="00320989" w:rsidRPr="00CF6049" w:rsidRDefault="00320989" w:rsidP="00E96B95">
            <w:pPr>
              <w:snapToGrid w:val="0"/>
              <w:spacing w:after="0" w:line="240" w:lineRule="auto"/>
              <w:rPr>
                <w:rFonts w:ascii="Trebuchet MS" w:eastAsia="Times New Roman" w:hAnsi="Trebuchet MS" w:cs="Arial"/>
                <w:b/>
                <w:i/>
                <w:lang w:eastAsia="zh-TW"/>
              </w:rPr>
            </w:pPr>
            <w:r w:rsidRPr="00CF6049">
              <w:rPr>
                <w:rFonts w:ascii="Trebuchet MS" w:eastAsia="Times New Roman" w:hAnsi="Trebuchet MS" w:cs="Arial"/>
                <w:b/>
                <w:i/>
                <w:lang w:eastAsia="zh-TW"/>
              </w:rPr>
              <w:t>show license-server info</w:t>
            </w:r>
          </w:p>
        </w:tc>
      </w:tr>
      <w:tr w:rsidR="00320989" w:rsidRPr="00191523" w14:paraId="66668B0A" w14:textId="77777777" w:rsidTr="00E96B95">
        <w:trPr>
          <w:trHeight w:val="170"/>
        </w:trPr>
        <w:tc>
          <w:tcPr>
            <w:tcW w:w="1833" w:type="dxa"/>
            <w:tcBorders>
              <w:top w:val="single" w:sz="4" w:space="0" w:color="000000"/>
              <w:left w:val="single" w:sz="4" w:space="0" w:color="000000"/>
              <w:bottom w:val="single" w:sz="4" w:space="0" w:color="000000"/>
              <w:right w:val="nil"/>
            </w:tcBorders>
            <w:shd w:val="clear" w:color="auto" w:fill="C0C0C0"/>
            <w:hideMark/>
          </w:tcPr>
          <w:p w14:paraId="3A37154B" w14:textId="77777777" w:rsidR="00320989" w:rsidRPr="00CF6049" w:rsidRDefault="00320989" w:rsidP="00E96B95">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Input</w:t>
            </w:r>
          </w:p>
        </w:tc>
        <w:tc>
          <w:tcPr>
            <w:tcW w:w="1285" w:type="dxa"/>
            <w:tcBorders>
              <w:top w:val="single" w:sz="4" w:space="0" w:color="000000"/>
              <w:left w:val="single" w:sz="4" w:space="0" w:color="000000"/>
              <w:bottom w:val="single" w:sz="4" w:space="0" w:color="000000"/>
              <w:right w:val="nil"/>
            </w:tcBorders>
            <w:shd w:val="clear" w:color="auto" w:fill="C0C0C0"/>
            <w:hideMark/>
          </w:tcPr>
          <w:p w14:paraId="6E38B383" w14:textId="77777777" w:rsidR="00320989" w:rsidRPr="00CF6049" w:rsidRDefault="00320989" w:rsidP="00E96B95">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Type</w:t>
            </w:r>
          </w:p>
        </w:tc>
        <w:tc>
          <w:tcPr>
            <w:tcW w:w="1315" w:type="dxa"/>
            <w:tcBorders>
              <w:top w:val="single" w:sz="4" w:space="0" w:color="000000"/>
              <w:left w:val="single" w:sz="4" w:space="0" w:color="000000"/>
              <w:bottom w:val="single" w:sz="4" w:space="0" w:color="000000"/>
              <w:right w:val="nil"/>
            </w:tcBorders>
            <w:shd w:val="clear" w:color="auto" w:fill="C0C0C0"/>
            <w:hideMark/>
          </w:tcPr>
          <w:p w14:paraId="104B9D8E" w14:textId="77777777" w:rsidR="00320989" w:rsidRPr="00CF6049" w:rsidRDefault="00320989" w:rsidP="00E96B95">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Range</w:t>
            </w:r>
          </w:p>
        </w:tc>
        <w:tc>
          <w:tcPr>
            <w:tcW w:w="2250" w:type="dxa"/>
            <w:tcBorders>
              <w:top w:val="single" w:sz="4" w:space="0" w:color="000000"/>
              <w:left w:val="single" w:sz="4" w:space="0" w:color="000000"/>
              <w:bottom w:val="single" w:sz="4" w:space="0" w:color="000000"/>
              <w:right w:val="nil"/>
            </w:tcBorders>
            <w:shd w:val="clear" w:color="auto" w:fill="C0C0C0"/>
            <w:hideMark/>
          </w:tcPr>
          <w:p w14:paraId="3FE818E4" w14:textId="77777777" w:rsidR="00320989" w:rsidRPr="00CF6049" w:rsidRDefault="00320989" w:rsidP="00E96B95">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Object</w:t>
            </w:r>
          </w:p>
        </w:tc>
        <w:tc>
          <w:tcPr>
            <w:tcW w:w="2923" w:type="dxa"/>
            <w:tcBorders>
              <w:top w:val="single" w:sz="4" w:space="0" w:color="000000"/>
              <w:left w:val="single" w:sz="4" w:space="0" w:color="000000"/>
              <w:bottom w:val="single" w:sz="4" w:space="0" w:color="000000"/>
              <w:right w:val="single" w:sz="4" w:space="0" w:color="000000"/>
            </w:tcBorders>
            <w:shd w:val="clear" w:color="auto" w:fill="C0C0C0"/>
            <w:hideMark/>
          </w:tcPr>
          <w:p w14:paraId="460FC788" w14:textId="77777777" w:rsidR="00320989" w:rsidRPr="00CF6049" w:rsidRDefault="00320989" w:rsidP="00E96B95">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Description</w:t>
            </w:r>
          </w:p>
        </w:tc>
      </w:tr>
      <w:tr w:rsidR="00320989" w:rsidRPr="00191523" w14:paraId="30D45E6F"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06F0E849" w14:textId="77777777" w:rsidR="00320989" w:rsidRPr="00CF6049"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CF6049">
              <w:rPr>
                <w:rFonts w:ascii="Trebuchet MS" w:eastAsia="Times New Roman" w:hAnsi="Trebuchet MS" w:cs="Arial"/>
                <w:lang w:eastAsia="zh-TW"/>
              </w:rPr>
              <w:t>None</w:t>
            </w:r>
          </w:p>
        </w:tc>
        <w:tc>
          <w:tcPr>
            <w:tcW w:w="1285" w:type="dxa"/>
            <w:tcBorders>
              <w:top w:val="single" w:sz="4" w:space="0" w:color="000000"/>
              <w:left w:val="single" w:sz="4" w:space="0" w:color="000000"/>
              <w:bottom w:val="single" w:sz="4" w:space="0" w:color="000000"/>
              <w:right w:val="nil"/>
            </w:tcBorders>
            <w:vAlign w:val="center"/>
            <w:hideMark/>
          </w:tcPr>
          <w:p w14:paraId="630BF057" w14:textId="77777777" w:rsidR="00320989" w:rsidRPr="00CF6049"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1315" w:type="dxa"/>
            <w:tcBorders>
              <w:top w:val="single" w:sz="4" w:space="0" w:color="000000"/>
              <w:left w:val="single" w:sz="4" w:space="0" w:color="000000"/>
              <w:bottom w:val="single" w:sz="4" w:space="0" w:color="000000"/>
              <w:right w:val="nil"/>
            </w:tcBorders>
            <w:vAlign w:val="center"/>
            <w:hideMark/>
          </w:tcPr>
          <w:p w14:paraId="5C101FCE" w14:textId="77777777" w:rsidR="00320989" w:rsidRPr="00CF6049"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2250" w:type="dxa"/>
            <w:tcBorders>
              <w:top w:val="single" w:sz="4" w:space="0" w:color="000000"/>
              <w:left w:val="single" w:sz="4" w:space="0" w:color="000000"/>
              <w:bottom w:val="single" w:sz="4" w:space="0" w:color="000000"/>
              <w:right w:val="nil"/>
            </w:tcBorders>
            <w:vAlign w:val="center"/>
            <w:hideMark/>
          </w:tcPr>
          <w:p w14:paraId="71A118BF" w14:textId="77777777" w:rsidR="00320989" w:rsidRPr="00CF6049"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2923" w:type="dxa"/>
            <w:tcBorders>
              <w:top w:val="single" w:sz="4" w:space="0" w:color="000000"/>
              <w:left w:val="single" w:sz="4" w:space="0" w:color="000000"/>
              <w:bottom w:val="single" w:sz="4" w:space="0" w:color="000000"/>
              <w:right w:val="single" w:sz="4" w:space="0" w:color="000000"/>
            </w:tcBorders>
            <w:vAlign w:val="center"/>
            <w:hideMark/>
          </w:tcPr>
          <w:p w14:paraId="4C3F3B57" w14:textId="77777777" w:rsidR="00320989" w:rsidRPr="00CF6049" w:rsidRDefault="00320989" w:rsidP="00E96B95">
            <w:pPr>
              <w:spacing w:line="276" w:lineRule="auto"/>
              <w:rPr>
                <w:rFonts w:ascii="Trebuchet MS" w:hAnsi="Trebuchet MS"/>
              </w:rPr>
            </w:pPr>
          </w:p>
        </w:tc>
      </w:tr>
      <w:tr w:rsidR="00320989" w:rsidRPr="00191523" w14:paraId="06640846"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hideMark/>
          </w:tcPr>
          <w:p w14:paraId="5E379C64" w14:textId="77777777" w:rsidR="00320989" w:rsidRPr="00CF6049" w:rsidRDefault="00320989" w:rsidP="00E96B95">
            <w:pPr>
              <w:snapToGrid w:val="0"/>
              <w:spacing w:after="0" w:line="240" w:lineRule="auto"/>
              <w:rPr>
                <w:rFonts w:ascii="Trebuchet MS" w:eastAsia="Times New Roman" w:hAnsi="Trebuchet MS" w:cs="Times New Roman"/>
                <w:lang w:eastAsia="zh-TW"/>
              </w:rPr>
            </w:pPr>
            <w:r w:rsidRPr="00CF6049">
              <w:rPr>
                <w:rFonts w:ascii="Trebuchet MS" w:eastAsia="Times New Roman" w:hAnsi="Trebuchet MS" w:cs="Arial"/>
                <w:b/>
                <w:lang w:eastAsia="zh-TW"/>
              </w:rPr>
              <w:t>Description</w:t>
            </w:r>
            <w:r w:rsidRPr="00CF6049">
              <w:rPr>
                <w:rFonts w:ascii="Trebuchet MS" w:eastAsia="Times New Roman" w:hAnsi="Trebuchet MS" w:cs="Times New Roman"/>
                <w:lang w:eastAsia="zh-TW"/>
              </w:rPr>
              <w:t>:</w:t>
            </w:r>
          </w:p>
          <w:p w14:paraId="1677A0E4" w14:textId="3AB7C135" w:rsidR="00320989" w:rsidRPr="00CF6049" w:rsidRDefault="00320989" w:rsidP="00DD2134">
            <w:pPr>
              <w:pStyle w:val="ListParagraph"/>
              <w:numPr>
                <w:ilvl w:val="0"/>
                <w:numId w:val="3"/>
              </w:numPr>
              <w:spacing w:line="276" w:lineRule="auto"/>
              <w:rPr>
                <w:rFonts w:ascii="Trebuchet MS" w:hAnsi="Trebuchet MS"/>
              </w:rPr>
            </w:pPr>
            <w:r w:rsidRPr="00CF6049">
              <w:rPr>
                <w:rFonts w:ascii="Trebuchet MS" w:hAnsi="Trebuchet MS"/>
              </w:rPr>
              <w:t>This command</w:t>
            </w:r>
            <w:r w:rsidR="00614E38">
              <w:rPr>
                <w:rFonts w:ascii="Trebuchet MS" w:hAnsi="Trebuchet MS"/>
              </w:rPr>
              <w:t xml:space="preserve"> is</w:t>
            </w:r>
            <w:r w:rsidRPr="00CF6049">
              <w:rPr>
                <w:rFonts w:ascii="Trebuchet MS" w:hAnsi="Trebuchet MS"/>
              </w:rPr>
              <w:t xml:space="preserve"> be used to display the license</w:t>
            </w:r>
            <w:r w:rsidR="00614E38">
              <w:rPr>
                <w:rFonts w:ascii="Trebuchet MS" w:hAnsi="Trebuchet MS"/>
              </w:rPr>
              <w:t>s</w:t>
            </w:r>
            <w:r w:rsidRPr="00CF6049">
              <w:rPr>
                <w:rFonts w:ascii="Trebuchet MS" w:hAnsi="Trebuchet MS"/>
              </w:rPr>
              <w:t xml:space="preserve"> installed in </w:t>
            </w:r>
            <w:r w:rsidR="00614E38">
              <w:rPr>
                <w:rFonts w:ascii="Trebuchet MS" w:hAnsi="Trebuchet MS"/>
              </w:rPr>
              <w:t>Site License Server.</w:t>
            </w:r>
          </w:p>
        </w:tc>
      </w:tr>
      <w:tr w:rsidR="00320989" w:rsidRPr="00191523" w14:paraId="54E6A655"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tcPr>
          <w:p w14:paraId="469E16CF" w14:textId="77777777" w:rsidR="00320989" w:rsidRPr="00CF6049" w:rsidRDefault="00320989" w:rsidP="00E96B95">
            <w:pPr>
              <w:snapToGrid w:val="0"/>
              <w:spacing w:after="0" w:line="240" w:lineRule="auto"/>
              <w:rPr>
                <w:rFonts w:ascii="Trebuchet MS" w:eastAsia="Times New Roman" w:hAnsi="Trebuchet MS" w:cs="Arial"/>
                <w:b/>
                <w:lang w:eastAsia="zh-TW"/>
              </w:rPr>
            </w:pPr>
            <w:r w:rsidRPr="00CF6049">
              <w:rPr>
                <w:rFonts w:ascii="Trebuchet MS" w:eastAsia="Times New Roman" w:hAnsi="Trebuchet MS" w:cs="Arial"/>
                <w:b/>
                <w:lang w:eastAsia="zh-TW"/>
              </w:rPr>
              <w:t>Example:</w:t>
            </w:r>
          </w:p>
          <w:p w14:paraId="39DDD193" w14:textId="77777777" w:rsidR="00320989" w:rsidRPr="00CF6049" w:rsidRDefault="00320989" w:rsidP="00E96B95">
            <w:pPr>
              <w:pStyle w:val="BodyTextIndent"/>
              <w:rPr>
                <w:rFonts w:cs="Arial"/>
                <w:sz w:val="22"/>
                <w:szCs w:val="22"/>
                <w:lang w:eastAsia="zh-TW"/>
              </w:rPr>
            </w:pPr>
            <w:r w:rsidRPr="00CF6049">
              <w:rPr>
                <w:rFonts w:cs="Arial"/>
                <w:sz w:val="22"/>
                <w:szCs w:val="22"/>
                <w:lang w:eastAsia="zh-TW"/>
              </w:rPr>
              <w:t>-&gt; show license server info</w:t>
            </w:r>
          </w:p>
          <w:p w14:paraId="0DBDCE18" w14:textId="77777777" w:rsidR="00320989" w:rsidRPr="00CF6049" w:rsidRDefault="00320989" w:rsidP="00E96B95">
            <w:pPr>
              <w:pStyle w:val="BodyTextIndent"/>
              <w:rPr>
                <w:rFonts w:cs="Arial"/>
                <w:sz w:val="22"/>
                <w:szCs w:val="22"/>
                <w:lang w:eastAsia="zh-TW"/>
              </w:rPr>
            </w:pPr>
            <w:r w:rsidRPr="00CF6049">
              <w:rPr>
                <w:rFonts w:cs="Arial"/>
                <w:sz w:val="22"/>
                <w:szCs w:val="22"/>
                <w:lang w:eastAsia="zh-TW"/>
              </w:rPr>
              <w:t xml:space="preserve">    Type          License    </w:t>
            </w:r>
            <w:r w:rsidRPr="00CF6049">
              <w:rPr>
                <w:rFonts w:cs="Arial"/>
                <w:sz w:val="22"/>
                <w:szCs w:val="22"/>
                <w:lang w:eastAsia="zh-TW"/>
              </w:rPr>
              <w:tab/>
              <w:t xml:space="preserve">  Usage           Install</w:t>
            </w:r>
          </w:p>
          <w:p w14:paraId="45983274" w14:textId="77777777" w:rsidR="00320989" w:rsidRPr="00CF6049" w:rsidRDefault="00320989" w:rsidP="00E96B95">
            <w:pPr>
              <w:pStyle w:val="BodyTextIndent"/>
              <w:rPr>
                <w:rFonts w:cs="Arial"/>
                <w:sz w:val="22"/>
                <w:szCs w:val="22"/>
                <w:lang w:eastAsia="zh-TW"/>
              </w:rPr>
            </w:pPr>
            <w:r w:rsidRPr="00CF6049">
              <w:rPr>
                <w:rFonts w:cs="Arial"/>
                <w:sz w:val="22"/>
                <w:szCs w:val="22"/>
                <w:lang w:eastAsia="zh-TW"/>
              </w:rPr>
              <w:t xml:space="preserve">                      Status      </w:t>
            </w:r>
            <w:r w:rsidRPr="00CF6049">
              <w:rPr>
                <w:rFonts w:cs="Arial"/>
                <w:sz w:val="22"/>
                <w:szCs w:val="22"/>
                <w:lang w:eastAsia="zh-TW"/>
              </w:rPr>
              <w:tab/>
              <w:t xml:space="preserve"> </w:t>
            </w:r>
            <w:r w:rsidRPr="00CF6049">
              <w:rPr>
                <w:rFonts w:cs="Arial"/>
                <w:sz w:val="22"/>
                <w:szCs w:val="22"/>
                <w:lang w:eastAsia="zh-TW"/>
              </w:rPr>
              <w:tab/>
              <w:t xml:space="preserve">             Date</w:t>
            </w:r>
          </w:p>
          <w:p w14:paraId="7AD46DC5" w14:textId="77777777" w:rsidR="00320989" w:rsidRPr="00CF6049" w:rsidRDefault="00320989" w:rsidP="00E96B95">
            <w:pPr>
              <w:pStyle w:val="BodyTextIndent"/>
              <w:rPr>
                <w:rFonts w:cs="Arial"/>
                <w:sz w:val="22"/>
                <w:szCs w:val="22"/>
                <w:lang w:eastAsia="zh-TW"/>
              </w:rPr>
            </w:pPr>
            <w:r w:rsidRPr="00CF6049">
              <w:rPr>
                <w:rFonts w:cs="Arial"/>
                <w:sz w:val="22"/>
                <w:szCs w:val="22"/>
                <w:lang w:eastAsia="zh-TW"/>
              </w:rPr>
              <w:t>--------------+----------------+-------------+-----------------</w:t>
            </w:r>
          </w:p>
          <w:p w14:paraId="42841268" w14:textId="022DA5E9" w:rsidR="00320989" w:rsidRPr="00CF6049" w:rsidRDefault="00320989" w:rsidP="00E96B95">
            <w:pPr>
              <w:pStyle w:val="BodyTextIndent"/>
              <w:rPr>
                <w:rFonts w:cs="Arial"/>
                <w:sz w:val="22"/>
                <w:szCs w:val="22"/>
                <w:lang w:eastAsia="zh-TW"/>
              </w:rPr>
            </w:pPr>
            <w:r w:rsidRPr="00CF6049">
              <w:rPr>
                <w:rFonts w:cs="Arial"/>
                <w:sz w:val="22"/>
                <w:szCs w:val="22"/>
                <w:lang w:eastAsia="zh-TW"/>
              </w:rPr>
              <w:t xml:space="preserve"> MPLS-Site       PERM                4             202</w:t>
            </w:r>
            <w:r w:rsidR="00614E38">
              <w:rPr>
                <w:rFonts w:cs="Arial"/>
                <w:sz w:val="22"/>
                <w:szCs w:val="22"/>
                <w:lang w:eastAsia="zh-TW"/>
              </w:rPr>
              <w:t>3</w:t>
            </w:r>
            <w:r w:rsidRPr="00CF6049">
              <w:rPr>
                <w:rFonts w:cs="Arial"/>
                <w:sz w:val="22"/>
                <w:szCs w:val="22"/>
                <w:lang w:eastAsia="zh-TW"/>
              </w:rPr>
              <w:t>-04-20</w:t>
            </w:r>
          </w:p>
          <w:p w14:paraId="5FC2F2BA" w14:textId="0FE110CB" w:rsidR="00320989" w:rsidRPr="00CF6049" w:rsidRDefault="00320989" w:rsidP="00E96B95">
            <w:pPr>
              <w:pStyle w:val="BodyTextIndent"/>
              <w:rPr>
                <w:rFonts w:cs="Arial"/>
                <w:sz w:val="22"/>
                <w:szCs w:val="22"/>
                <w:lang w:eastAsia="zh-TW"/>
              </w:rPr>
            </w:pPr>
            <w:r w:rsidRPr="00CF6049">
              <w:rPr>
                <w:rFonts w:cs="Arial"/>
                <w:sz w:val="22"/>
                <w:szCs w:val="22"/>
                <w:lang w:eastAsia="zh-TW"/>
              </w:rPr>
              <w:t xml:space="preserve"> MPLS-Node     PERM                3             202</w:t>
            </w:r>
            <w:r w:rsidR="00614E38">
              <w:rPr>
                <w:rFonts w:cs="Arial"/>
                <w:sz w:val="22"/>
                <w:szCs w:val="22"/>
                <w:lang w:eastAsia="zh-TW"/>
              </w:rPr>
              <w:t>3</w:t>
            </w:r>
            <w:r w:rsidRPr="00CF6049">
              <w:rPr>
                <w:rFonts w:cs="Arial"/>
                <w:sz w:val="22"/>
                <w:szCs w:val="22"/>
                <w:lang w:eastAsia="zh-TW"/>
              </w:rPr>
              <w:t>-04-19</w:t>
            </w:r>
          </w:p>
        </w:tc>
      </w:tr>
    </w:tbl>
    <w:p w14:paraId="2F87DFC6" w14:textId="77777777" w:rsidR="00320989" w:rsidRPr="00E62C28" w:rsidRDefault="00320989" w:rsidP="00320989">
      <w:pPr>
        <w:spacing w:line="276" w:lineRule="auto"/>
        <w:rPr>
          <w:rFonts w:ascii="Trebuchet MS" w:hAnsi="Trebuchet MS"/>
          <w:sz w:val="24"/>
          <w:szCs w:val="24"/>
        </w:rPr>
      </w:pPr>
      <w:r w:rsidRPr="00E62C28" w:rsidDel="00B14D73">
        <w:rPr>
          <w:rFonts w:ascii="Trebuchet MS" w:hAnsi="Trebuchet MS"/>
          <w:sz w:val="24"/>
          <w:szCs w:val="24"/>
        </w:rPr>
        <w:t xml:space="preserve"> </w:t>
      </w:r>
    </w:p>
    <w:p w14:paraId="0AA0810E" w14:textId="246CB75F" w:rsidR="00320989" w:rsidRDefault="00320989" w:rsidP="00320989">
      <w:pPr>
        <w:spacing w:line="276" w:lineRule="auto"/>
        <w:rPr>
          <w:rFonts w:ascii="Trebuchet MS" w:hAnsi="Trebuchet MS"/>
          <w:b/>
          <w:sz w:val="24"/>
          <w:szCs w:val="24"/>
        </w:rPr>
      </w:pPr>
      <w:r w:rsidRPr="00FC2B47">
        <w:rPr>
          <w:rFonts w:ascii="Trebuchet MS" w:hAnsi="Trebuchet MS"/>
          <w:b/>
          <w:sz w:val="24"/>
          <w:szCs w:val="24"/>
        </w:rPr>
        <w:t>4.1.3.</w:t>
      </w:r>
      <w:r>
        <w:rPr>
          <w:rFonts w:ascii="Trebuchet MS" w:hAnsi="Trebuchet MS"/>
          <w:b/>
          <w:sz w:val="24"/>
          <w:szCs w:val="24"/>
        </w:rPr>
        <w:t>6</w:t>
      </w:r>
      <w:r w:rsidRPr="00FC2B47">
        <w:rPr>
          <w:rFonts w:ascii="Trebuchet MS" w:hAnsi="Trebuchet MS"/>
          <w:b/>
          <w:sz w:val="24"/>
          <w:szCs w:val="24"/>
        </w:rPr>
        <w:t xml:space="preserve"> </w:t>
      </w:r>
      <w:r w:rsidR="0046012A">
        <w:rPr>
          <w:rFonts w:ascii="Trebuchet MS" w:hAnsi="Trebuchet MS"/>
          <w:b/>
          <w:sz w:val="24"/>
          <w:szCs w:val="24"/>
        </w:rPr>
        <w:t xml:space="preserve">Command to display the </w:t>
      </w:r>
      <w:r w:rsidR="006E328E">
        <w:rPr>
          <w:rFonts w:ascii="Trebuchet MS" w:hAnsi="Trebuchet MS"/>
          <w:b/>
          <w:sz w:val="24"/>
          <w:szCs w:val="24"/>
        </w:rPr>
        <w:t>sites/nodes connected</w:t>
      </w:r>
      <w:r w:rsidR="000A10EB">
        <w:rPr>
          <w:rFonts w:ascii="Trebuchet MS" w:hAnsi="Trebuchet MS"/>
          <w:b/>
          <w:sz w:val="24"/>
          <w:szCs w:val="24"/>
        </w:rPr>
        <w:t xml:space="preserve"> </w:t>
      </w:r>
      <w:r w:rsidR="00025D70">
        <w:rPr>
          <w:rFonts w:ascii="Trebuchet MS" w:hAnsi="Trebuchet MS"/>
          <w:b/>
          <w:sz w:val="24"/>
          <w:szCs w:val="24"/>
        </w:rPr>
        <w:t xml:space="preserve">to </w:t>
      </w:r>
      <w:r w:rsidR="000A10EB">
        <w:rPr>
          <w:rFonts w:ascii="Trebuchet MS" w:hAnsi="Trebuchet MS"/>
          <w:b/>
          <w:sz w:val="24"/>
          <w:szCs w:val="24"/>
        </w:rPr>
        <w:t>Site License Server</w:t>
      </w:r>
    </w:p>
    <w:tbl>
      <w:tblPr>
        <w:tblW w:w="10350" w:type="dxa"/>
        <w:tblInd w:w="-5" w:type="dxa"/>
        <w:tblLayout w:type="fixed"/>
        <w:tblLook w:val="04A0" w:firstRow="1" w:lastRow="0" w:firstColumn="1" w:lastColumn="0" w:noHBand="0" w:noVBand="1"/>
      </w:tblPr>
      <w:tblGrid>
        <w:gridCol w:w="1833"/>
        <w:gridCol w:w="1285"/>
        <w:gridCol w:w="1315"/>
        <w:gridCol w:w="2250"/>
        <w:gridCol w:w="3667"/>
      </w:tblGrid>
      <w:tr w:rsidR="005228BD" w:rsidRPr="00784BA6" w14:paraId="67B01440" w14:textId="77777777" w:rsidTr="00325DFB">
        <w:tc>
          <w:tcPr>
            <w:tcW w:w="10350" w:type="dxa"/>
            <w:gridSpan w:val="5"/>
            <w:tcBorders>
              <w:top w:val="single" w:sz="4" w:space="0" w:color="000000"/>
              <w:left w:val="single" w:sz="4" w:space="0" w:color="000000"/>
              <w:bottom w:val="single" w:sz="4" w:space="0" w:color="000000"/>
              <w:right w:val="single" w:sz="4" w:space="0" w:color="000000"/>
            </w:tcBorders>
            <w:hideMark/>
          </w:tcPr>
          <w:p w14:paraId="53A47883" w14:textId="77777777" w:rsidR="005228BD" w:rsidRPr="00CF6049" w:rsidRDefault="005228BD" w:rsidP="00325DFB">
            <w:pPr>
              <w:snapToGrid w:val="0"/>
              <w:spacing w:after="0" w:line="240" w:lineRule="auto"/>
              <w:rPr>
                <w:rFonts w:ascii="Trebuchet MS" w:eastAsia="Times New Roman" w:hAnsi="Trebuchet MS" w:cs="Arial"/>
                <w:b/>
                <w:i/>
                <w:lang w:eastAsia="zh-TW"/>
              </w:rPr>
            </w:pPr>
            <w:r w:rsidRPr="00CF6049">
              <w:rPr>
                <w:rFonts w:ascii="Trebuchet MS" w:eastAsia="Times New Roman" w:hAnsi="Trebuchet MS" w:cs="Arial"/>
                <w:b/>
                <w:i/>
                <w:lang w:eastAsia="zh-TW"/>
              </w:rPr>
              <w:t>show license-server usage</w:t>
            </w:r>
          </w:p>
        </w:tc>
      </w:tr>
      <w:tr w:rsidR="005228BD" w:rsidRPr="00191523" w14:paraId="65D88FAF" w14:textId="77777777" w:rsidTr="00325DFB">
        <w:trPr>
          <w:trHeight w:val="170"/>
        </w:trPr>
        <w:tc>
          <w:tcPr>
            <w:tcW w:w="1833" w:type="dxa"/>
            <w:tcBorders>
              <w:top w:val="single" w:sz="4" w:space="0" w:color="000000"/>
              <w:left w:val="single" w:sz="4" w:space="0" w:color="000000"/>
              <w:bottom w:val="single" w:sz="4" w:space="0" w:color="000000"/>
              <w:right w:val="nil"/>
            </w:tcBorders>
            <w:shd w:val="clear" w:color="auto" w:fill="C0C0C0"/>
            <w:hideMark/>
          </w:tcPr>
          <w:p w14:paraId="6905D335" w14:textId="77777777" w:rsidR="005228BD" w:rsidRPr="00CF6049" w:rsidRDefault="005228BD" w:rsidP="00325DFB">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Input</w:t>
            </w:r>
          </w:p>
        </w:tc>
        <w:tc>
          <w:tcPr>
            <w:tcW w:w="1285" w:type="dxa"/>
            <w:tcBorders>
              <w:top w:val="single" w:sz="4" w:space="0" w:color="000000"/>
              <w:left w:val="single" w:sz="4" w:space="0" w:color="000000"/>
              <w:bottom w:val="single" w:sz="4" w:space="0" w:color="000000"/>
              <w:right w:val="nil"/>
            </w:tcBorders>
            <w:shd w:val="clear" w:color="auto" w:fill="C0C0C0"/>
            <w:hideMark/>
          </w:tcPr>
          <w:p w14:paraId="1F84910A" w14:textId="77777777" w:rsidR="005228BD" w:rsidRPr="00CF6049" w:rsidRDefault="005228BD" w:rsidP="00325DFB">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Type</w:t>
            </w:r>
          </w:p>
        </w:tc>
        <w:tc>
          <w:tcPr>
            <w:tcW w:w="1315" w:type="dxa"/>
            <w:tcBorders>
              <w:top w:val="single" w:sz="4" w:space="0" w:color="000000"/>
              <w:left w:val="single" w:sz="4" w:space="0" w:color="000000"/>
              <w:bottom w:val="single" w:sz="4" w:space="0" w:color="000000"/>
              <w:right w:val="nil"/>
            </w:tcBorders>
            <w:shd w:val="clear" w:color="auto" w:fill="C0C0C0"/>
            <w:hideMark/>
          </w:tcPr>
          <w:p w14:paraId="3BBCFEFB" w14:textId="77777777" w:rsidR="005228BD" w:rsidRPr="00CF6049" w:rsidRDefault="005228BD" w:rsidP="00325DFB">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Range</w:t>
            </w:r>
          </w:p>
        </w:tc>
        <w:tc>
          <w:tcPr>
            <w:tcW w:w="2250" w:type="dxa"/>
            <w:tcBorders>
              <w:top w:val="single" w:sz="4" w:space="0" w:color="000000"/>
              <w:left w:val="single" w:sz="4" w:space="0" w:color="000000"/>
              <w:bottom w:val="single" w:sz="4" w:space="0" w:color="000000"/>
              <w:right w:val="nil"/>
            </w:tcBorders>
            <w:shd w:val="clear" w:color="auto" w:fill="C0C0C0"/>
            <w:hideMark/>
          </w:tcPr>
          <w:p w14:paraId="5C8EAE8F" w14:textId="77777777" w:rsidR="005228BD" w:rsidRPr="00CF6049" w:rsidRDefault="005228BD" w:rsidP="00325DFB">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Object</w:t>
            </w:r>
          </w:p>
        </w:tc>
        <w:tc>
          <w:tcPr>
            <w:tcW w:w="3667" w:type="dxa"/>
            <w:tcBorders>
              <w:top w:val="single" w:sz="4" w:space="0" w:color="000000"/>
              <w:left w:val="single" w:sz="4" w:space="0" w:color="000000"/>
              <w:bottom w:val="single" w:sz="4" w:space="0" w:color="000000"/>
              <w:right w:val="single" w:sz="4" w:space="0" w:color="000000"/>
            </w:tcBorders>
            <w:shd w:val="clear" w:color="auto" w:fill="C0C0C0"/>
            <w:hideMark/>
          </w:tcPr>
          <w:p w14:paraId="68CB99CF" w14:textId="77777777" w:rsidR="005228BD" w:rsidRPr="00CF6049" w:rsidRDefault="005228BD" w:rsidP="00325DFB">
            <w:pPr>
              <w:snapToGrid w:val="0"/>
              <w:spacing w:after="0" w:line="240" w:lineRule="auto"/>
              <w:jc w:val="center"/>
              <w:rPr>
                <w:rFonts w:ascii="Trebuchet MS" w:eastAsia="Times New Roman" w:hAnsi="Trebuchet MS" w:cs="Arial"/>
                <w:b/>
                <w:lang w:eastAsia="zh-TW"/>
              </w:rPr>
            </w:pPr>
            <w:r w:rsidRPr="00CF6049">
              <w:rPr>
                <w:rFonts w:ascii="Trebuchet MS" w:eastAsia="Times New Roman" w:hAnsi="Trebuchet MS" w:cs="Arial"/>
                <w:b/>
                <w:lang w:eastAsia="zh-TW"/>
              </w:rPr>
              <w:t>Description</w:t>
            </w:r>
          </w:p>
        </w:tc>
      </w:tr>
      <w:tr w:rsidR="005228BD" w:rsidRPr="00191523" w14:paraId="26597638" w14:textId="77777777" w:rsidTr="00325DFB">
        <w:trPr>
          <w:trHeight w:val="95"/>
        </w:trPr>
        <w:tc>
          <w:tcPr>
            <w:tcW w:w="1833" w:type="dxa"/>
            <w:tcBorders>
              <w:top w:val="single" w:sz="4" w:space="0" w:color="000000"/>
              <w:left w:val="single" w:sz="4" w:space="0" w:color="000000"/>
              <w:bottom w:val="single" w:sz="4" w:space="0" w:color="000000"/>
              <w:right w:val="nil"/>
            </w:tcBorders>
            <w:vAlign w:val="center"/>
          </w:tcPr>
          <w:p w14:paraId="400D2595" w14:textId="77777777" w:rsidR="005228BD" w:rsidRPr="00CF6049" w:rsidRDefault="005228BD" w:rsidP="00325DFB">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CF6049">
              <w:rPr>
                <w:rFonts w:ascii="Trebuchet MS" w:eastAsia="Times New Roman" w:hAnsi="Trebuchet MS" w:cs="Arial"/>
                <w:lang w:eastAsia="zh-TW"/>
              </w:rPr>
              <w:t>None</w:t>
            </w:r>
          </w:p>
        </w:tc>
        <w:tc>
          <w:tcPr>
            <w:tcW w:w="1285" w:type="dxa"/>
            <w:tcBorders>
              <w:top w:val="single" w:sz="4" w:space="0" w:color="000000"/>
              <w:left w:val="single" w:sz="4" w:space="0" w:color="000000"/>
              <w:bottom w:val="single" w:sz="4" w:space="0" w:color="000000"/>
              <w:right w:val="nil"/>
            </w:tcBorders>
            <w:vAlign w:val="center"/>
            <w:hideMark/>
          </w:tcPr>
          <w:p w14:paraId="5367AC61" w14:textId="77777777" w:rsidR="005228BD" w:rsidRPr="00CF6049" w:rsidRDefault="005228BD" w:rsidP="00325DFB">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1315" w:type="dxa"/>
            <w:tcBorders>
              <w:top w:val="single" w:sz="4" w:space="0" w:color="000000"/>
              <w:left w:val="single" w:sz="4" w:space="0" w:color="000000"/>
              <w:bottom w:val="single" w:sz="4" w:space="0" w:color="000000"/>
              <w:right w:val="nil"/>
            </w:tcBorders>
            <w:vAlign w:val="center"/>
            <w:hideMark/>
          </w:tcPr>
          <w:p w14:paraId="4B4CEA9E" w14:textId="77777777" w:rsidR="005228BD" w:rsidRPr="00CF6049" w:rsidRDefault="005228BD" w:rsidP="00325DFB">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2250" w:type="dxa"/>
            <w:tcBorders>
              <w:top w:val="single" w:sz="4" w:space="0" w:color="000000"/>
              <w:left w:val="single" w:sz="4" w:space="0" w:color="000000"/>
              <w:bottom w:val="single" w:sz="4" w:space="0" w:color="000000"/>
              <w:right w:val="nil"/>
            </w:tcBorders>
            <w:vAlign w:val="center"/>
            <w:hideMark/>
          </w:tcPr>
          <w:p w14:paraId="60D18005" w14:textId="77777777" w:rsidR="005228BD" w:rsidRPr="00CF6049" w:rsidRDefault="005228BD" w:rsidP="00325DFB">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3667" w:type="dxa"/>
            <w:tcBorders>
              <w:top w:val="single" w:sz="4" w:space="0" w:color="000000"/>
              <w:left w:val="single" w:sz="4" w:space="0" w:color="000000"/>
              <w:bottom w:val="single" w:sz="4" w:space="0" w:color="000000"/>
              <w:right w:val="single" w:sz="4" w:space="0" w:color="000000"/>
            </w:tcBorders>
            <w:vAlign w:val="center"/>
            <w:hideMark/>
          </w:tcPr>
          <w:p w14:paraId="60292ABD" w14:textId="77777777" w:rsidR="005228BD" w:rsidRPr="00CF6049" w:rsidRDefault="005228BD" w:rsidP="00325DFB">
            <w:pPr>
              <w:spacing w:line="276" w:lineRule="auto"/>
              <w:rPr>
                <w:rFonts w:ascii="Trebuchet MS" w:hAnsi="Trebuchet MS"/>
              </w:rPr>
            </w:pPr>
          </w:p>
        </w:tc>
      </w:tr>
      <w:tr w:rsidR="005228BD" w:rsidRPr="00191523" w14:paraId="5B74A8FC" w14:textId="77777777" w:rsidTr="00325DFB">
        <w:trPr>
          <w:trHeight w:val="1043"/>
        </w:trPr>
        <w:tc>
          <w:tcPr>
            <w:tcW w:w="10350" w:type="dxa"/>
            <w:gridSpan w:val="5"/>
            <w:tcBorders>
              <w:top w:val="single" w:sz="4" w:space="0" w:color="000000"/>
              <w:left w:val="single" w:sz="4" w:space="0" w:color="000000"/>
              <w:bottom w:val="single" w:sz="4" w:space="0" w:color="000000"/>
              <w:right w:val="single" w:sz="4" w:space="0" w:color="000000"/>
            </w:tcBorders>
            <w:vAlign w:val="center"/>
            <w:hideMark/>
          </w:tcPr>
          <w:p w14:paraId="511908DA" w14:textId="77777777" w:rsidR="005228BD" w:rsidRPr="00CF6049" w:rsidRDefault="005228BD" w:rsidP="00325DFB">
            <w:pPr>
              <w:snapToGrid w:val="0"/>
              <w:spacing w:after="0" w:line="240" w:lineRule="auto"/>
              <w:rPr>
                <w:rFonts w:ascii="Trebuchet MS" w:eastAsia="Times New Roman" w:hAnsi="Trebuchet MS" w:cs="Times New Roman"/>
                <w:lang w:eastAsia="zh-TW"/>
              </w:rPr>
            </w:pPr>
            <w:r w:rsidRPr="00CF6049">
              <w:rPr>
                <w:rFonts w:ascii="Trebuchet MS" w:eastAsia="Times New Roman" w:hAnsi="Trebuchet MS" w:cs="Arial"/>
                <w:b/>
                <w:lang w:eastAsia="zh-TW"/>
              </w:rPr>
              <w:t>Description</w:t>
            </w:r>
            <w:r w:rsidRPr="00CF6049">
              <w:rPr>
                <w:rFonts w:ascii="Trebuchet MS" w:eastAsia="Times New Roman" w:hAnsi="Trebuchet MS" w:cs="Times New Roman"/>
                <w:lang w:eastAsia="zh-TW"/>
              </w:rPr>
              <w:t>:</w:t>
            </w:r>
          </w:p>
          <w:p w14:paraId="4325D1FF" w14:textId="77777777" w:rsidR="005228BD" w:rsidRDefault="005228BD" w:rsidP="00325DFB">
            <w:pPr>
              <w:pStyle w:val="ListParagraph"/>
              <w:numPr>
                <w:ilvl w:val="0"/>
                <w:numId w:val="3"/>
              </w:numPr>
              <w:spacing w:line="276" w:lineRule="auto"/>
              <w:rPr>
                <w:ins w:id="773" w:author="Kha Truong" w:date="2024-06-28T10:58:00Z"/>
                <w:rFonts w:ascii="Trebuchet MS" w:hAnsi="Trebuchet MS"/>
              </w:rPr>
            </w:pPr>
            <w:r w:rsidRPr="00CF6049">
              <w:rPr>
                <w:rFonts w:ascii="Trebuchet MS" w:hAnsi="Trebuchet MS"/>
              </w:rPr>
              <w:t>This command</w:t>
            </w:r>
            <w:r>
              <w:rPr>
                <w:rFonts w:ascii="Trebuchet MS" w:hAnsi="Trebuchet MS"/>
              </w:rPr>
              <w:t xml:space="preserve"> is </w:t>
            </w:r>
            <w:r w:rsidRPr="00CF6049">
              <w:rPr>
                <w:rFonts w:ascii="Trebuchet MS" w:hAnsi="Trebuchet MS"/>
              </w:rPr>
              <w:t xml:space="preserve">used to display </w:t>
            </w:r>
            <w:r>
              <w:rPr>
                <w:rFonts w:ascii="Trebuchet MS" w:hAnsi="Trebuchet MS"/>
              </w:rPr>
              <w:t xml:space="preserve">information related to sites/nodes connected to </w:t>
            </w:r>
            <w:r w:rsidRPr="00CF6049">
              <w:rPr>
                <w:rFonts w:ascii="Trebuchet MS" w:hAnsi="Trebuchet MS"/>
              </w:rPr>
              <w:t xml:space="preserve">the </w:t>
            </w:r>
            <w:r>
              <w:rPr>
                <w:rFonts w:ascii="Trebuchet MS" w:hAnsi="Trebuchet MS"/>
              </w:rPr>
              <w:t>Site License Server.</w:t>
            </w:r>
          </w:p>
          <w:p w14:paraId="48756A1D" w14:textId="521B166C" w:rsidR="00BE70F5" w:rsidRPr="00CF6049" w:rsidRDefault="00BE70F5" w:rsidP="00325DFB">
            <w:pPr>
              <w:pStyle w:val="ListParagraph"/>
              <w:numPr>
                <w:ilvl w:val="0"/>
                <w:numId w:val="3"/>
              </w:numPr>
              <w:spacing w:line="276" w:lineRule="auto"/>
              <w:rPr>
                <w:rFonts w:ascii="Trebuchet MS" w:hAnsi="Trebuchet MS"/>
              </w:rPr>
            </w:pPr>
            <w:ins w:id="774" w:author="Kha Truong" w:date="2024-06-28T10:58:00Z">
              <w:r w:rsidRPr="00FB4DBD">
                <w:rPr>
                  <w:rFonts w:ascii="Trebuchet MS" w:hAnsi="Trebuchet MS"/>
                </w:rPr>
                <w:t>The "Node-Id" field plays the role of "Unit-Id" in case the unit is using an "Individual" license.</w:t>
              </w:r>
            </w:ins>
          </w:p>
        </w:tc>
      </w:tr>
      <w:tr w:rsidR="005228BD" w:rsidRPr="00D04DC2" w14:paraId="23C3C006" w14:textId="77777777" w:rsidTr="00325DFB">
        <w:trPr>
          <w:trHeight w:val="1043"/>
        </w:trPr>
        <w:tc>
          <w:tcPr>
            <w:tcW w:w="10350" w:type="dxa"/>
            <w:gridSpan w:val="5"/>
            <w:tcBorders>
              <w:top w:val="single" w:sz="4" w:space="0" w:color="000000"/>
              <w:left w:val="single" w:sz="4" w:space="0" w:color="000000"/>
              <w:bottom w:val="single" w:sz="4" w:space="0" w:color="000000"/>
              <w:right w:val="single" w:sz="4" w:space="0" w:color="000000"/>
            </w:tcBorders>
            <w:vAlign w:val="center"/>
          </w:tcPr>
          <w:p w14:paraId="2583AC35" w14:textId="77777777" w:rsidR="005228BD" w:rsidRPr="00CF6049" w:rsidRDefault="005228BD" w:rsidP="00325DFB">
            <w:pPr>
              <w:snapToGrid w:val="0"/>
              <w:spacing w:after="0" w:line="240" w:lineRule="auto"/>
              <w:rPr>
                <w:rFonts w:ascii="Trebuchet MS" w:eastAsia="Times New Roman" w:hAnsi="Trebuchet MS" w:cs="Arial"/>
                <w:b/>
                <w:lang w:eastAsia="zh-TW"/>
              </w:rPr>
            </w:pPr>
            <w:r w:rsidRPr="00CF6049">
              <w:rPr>
                <w:rFonts w:ascii="Trebuchet MS" w:eastAsia="Times New Roman" w:hAnsi="Trebuchet MS" w:cs="Arial"/>
                <w:b/>
                <w:lang w:eastAsia="zh-TW"/>
              </w:rPr>
              <w:t>Example:</w:t>
            </w:r>
          </w:p>
          <w:p w14:paraId="47722CDE" w14:textId="77777777" w:rsidR="005228BD" w:rsidRPr="00CF6049" w:rsidRDefault="005228BD" w:rsidP="00325DFB">
            <w:pPr>
              <w:snapToGrid w:val="0"/>
              <w:spacing w:after="0" w:line="240" w:lineRule="auto"/>
              <w:rPr>
                <w:rFonts w:ascii="Trebuchet MS" w:eastAsia="Times New Roman" w:hAnsi="Trebuchet MS" w:cs="Arial"/>
                <w:lang w:eastAsia="zh-TW"/>
              </w:rPr>
            </w:pPr>
            <w:r w:rsidRPr="00CF6049">
              <w:rPr>
                <w:rFonts w:ascii="Trebuchet MS" w:eastAsia="Times New Roman" w:hAnsi="Trebuchet MS" w:cs="Arial"/>
                <w:lang w:eastAsia="zh-TW"/>
              </w:rPr>
              <w:t>-&gt;show license-server usage</w:t>
            </w:r>
          </w:p>
          <w:p w14:paraId="023022A9" w14:textId="77777777" w:rsidR="005228BD" w:rsidRPr="00CF6049" w:rsidRDefault="005228BD" w:rsidP="00325DFB">
            <w:pPr>
              <w:snapToGrid w:val="0"/>
              <w:spacing w:after="0" w:line="240" w:lineRule="auto"/>
              <w:rPr>
                <w:rFonts w:ascii="Trebuchet MS" w:eastAsia="Times New Roman" w:hAnsi="Trebuchet MS" w:cs="Arial"/>
                <w:lang w:eastAsia="zh-TW"/>
              </w:rPr>
            </w:pPr>
          </w:p>
          <w:p w14:paraId="0BAE50FD" w14:textId="77777777" w:rsidR="005228BD" w:rsidRPr="00CF6049" w:rsidRDefault="005228BD" w:rsidP="00325DFB">
            <w:pPr>
              <w:snapToGrid w:val="0"/>
              <w:spacing w:after="0" w:line="240" w:lineRule="auto"/>
              <w:rPr>
                <w:rFonts w:ascii="Trebuchet MS" w:eastAsia="Times New Roman" w:hAnsi="Trebuchet MS" w:cs="Arial"/>
                <w:lang w:eastAsia="zh-TW"/>
              </w:rPr>
            </w:pPr>
            <w:r w:rsidRPr="00CF6049">
              <w:rPr>
                <w:rFonts w:ascii="Trebuchet MS" w:eastAsia="Times New Roman" w:hAnsi="Trebuchet MS" w:cs="Arial"/>
                <w:lang w:eastAsia="zh-TW"/>
              </w:rPr>
              <w:t xml:space="preserve">Node-Id         Site-  </w:t>
            </w:r>
            <w:r w:rsidRPr="00CF6049">
              <w:rPr>
                <w:rFonts w:ascii="Trebuchet MS" w:eastAsia="Times New Roman" w:hAnsi="Trebuchet MS" w:cs="Arial"/>
                <w:lang w:eastAsia="zh-TW"/>
              </w:rPr>
              <w:tab/>
              <w:t xml:space="preserve">         System           Ip-           Feature   </w:t>
            </w:r>
            <w:proofErr w:type="spellStart"/>
            <w:r w:rsidRPr="00CF6049">
              <w:rPr>
                <w:rFonts w:ascii="Trebuchet MS" w:eastAsia="Times New Roman" w:hAnsi="Trebuchet MS" w:cs="Arial"/>
                <w:lang w:eastAsia="zh-TW"/>
              </w:rPr>
              <w:t>Feature</w:t>
            </w:r>
            <w:proofErr w:type="spellEnd"/>
            <w:r w:rsidRPr="00CF6049">
              <w:rPr>
                <w:rFonts w:ascii="Trebuchet MS" w:eastAsia="Times New Roman" w:hAnsi="Trebuchet MS" w:cs="Arial"/>
                <w:lang w:eastAsia="zh-TW"/>
              </w:rPr>
              <w:t>-  License-    Remain</w:t>
            </w:r>
            <w:r>
              <w:rPr>
                <w:rFonts w:ascii="Trebuchet MS" w:eastAsia="Times New Roman" w:hAnsi="Trebuchet MS" w:cs="Arial"/>
                <w:lang w:eastAsia="zh-TW"/>
              </w:rPr>
              <w:t xml:space="preserve"> Connection</w:t>
            </w:r>
          </w:p>
          <w:p w14:paraId="3965B81B" w14:textId="77777777" w:rsidR="005228BD" w:rsidRPr="00CF6049" w:rsidRDefault="005228BD" w:rsidP="00325DFB">
            <w:pPr>
              <w:snapToGrid w:val="0"/>
              <w:spacing w:after="0" w:line="240" w:lineRule="auto"/>
              <w:rPr>
                <w:rFonts w:ascii="Trebuchet MS" w:eastAsia="Times New Roman" w:hAnsi="Trebuchet MS" w:cs="Arial"/>
                <w:lang w:eastAsia="zh-TW"/>
              </w:rPr>
            </w:pPr>
            <w:r w:rsidRPr="00CF6049">
              <w:rPr>
                <w:rFonts w:ascii="Trebuchet MS" w:eastAsia="Times New Roman" w:hAnsi="Trebuchet MS" w:cs="Arial"/>
                <w:lang w:eastAsia="zh-TW"/>
              </w:rPr>
              <w:t xml:space="preserve">                      Id           </w:t>
            </w:r>
            <w:r w:rsidRPr="00CF6049">
              <w:rPr>
                <w:rFonts w:ascii="Trebuchet MS" w:eastAsia="Times New Roman" w:hAnsi="Trebuchet MS" w:cs="Arial"/>
                <w:lang w:eastAsia="zh-TW"/>
              </w:rPr>
              <w:tab/>
              <w:t xml:space="preserve"> Name      Address           Id         Version    Status       Days</w:t>
            </w:r>
            <w:r>
              <w:rPr>
                <w:rFonts w:ascii="Trebuchet MS" w:eastAsia="Times New Roman" w:hAnsi="Trebuchet MS" w:cs="Arial"/>
                <w:lang w:eastAsia="zh-TW"/>
              </w:rPr>
              <w:t xml:space="preserve">        Status</w:t>
            </w:r>
          </w:p>
          <w:p w14:paraId="0E54A524" w14:textId="77777777" w:rsidR="005228BD" w:rsidRPr="00CF6049" w:rsidRDefault="005228BD" w:rsidP="00325DFB">
            <w:pPr>
              <w:snapToGrid w:val="0"/>
              <w:spacing w:after="0" w:line="240" w:lineRule="auto"/>
              <w:rPr>
                <w:rFonts w:ascii="Trebuchet MS" w:eastAsia="Times New Roman" w:hAnsi="Trebuchet MS" w:cs="Arial"/>
                <w:lang w:val="pt-BR" w:eastAsia="zh-TW"/>
              </w:rPr>
            </w:pPr>
            <w:r w:rsidRPr="00CF6049">
              <w:rPr>
                <w:rFonts w:ascii="Trebuchet MS" w:eastAsia="Times New Roman" w:hAnsi="Trebuchet MS" w:cs="Arial"/>
                <w:lang w:val="pt-BR" w:eastAsia="zh-TW"/>
              </w:rPr>
              <w:t>-------------+----------------+------------ +----------------+------------+---------+-----------+------</w:t>
            </w:r>
            <w:r>
              <w:rPr>
                <w:rFonts w:ascii="Trebuchet MS" w:eastAsia="Times New Roman" w:hAnsi="Trebuchet MS" w:cs="Arial"/>
                <w:lang w:val="pt-BR" w:eastAsia="zh-TW"/>
              </w:rPr>
              <w:t>-----+-------------</w:t>
            </w:r>
          </w:p>
          <w:p w14:paraId="60500941" w14:textId="77777777" w:rsidR="005228BD" w:rsidRPr="00CF6049" w:rsidRDefault="005228BD" w:rsidP="00325DFB">
            <w:pPr>
              <w:snapToGrid w:val="0"/>
              <w:spacing w:after="0" w:line="240" w:lineRule="auto"/>
              <w:rPr>
                <w:rFonts w:ascii="Trebuchet MS" w:eastAsia="Times New Roman" w:hAnsi="Trebuchet MS" w:cs="Arial"/>
                <w:lang w:val="pt-BR" w:eastAsia="zh-TW"/>
              </w:rPr>
            </w:pPr>
            <w:r w:rsidRPr="00CF6049">
              <w:rPr>
                <w:rFonts w:ascii="Trebuchet MS" w:eastAsia="Times New Roman" w:hAnsi="Trebuchet MS" w:cs="Arial"/>
                <w:lang w:val="pt-BR" w:eastAsia="zh-TW"/>
              </w:rPr>
              <w:t>V3981578     A1B2N3M4     OS6860N    10.120.0.120   MPLS-Site    1.0      PERM       N/A</w:t>
            </w:r>
            <w:r>
              <w:rPr>
                <w:rFonts w:ascii="Trebuchet MS" w:eastAsia="Times New Roman" w:hAnsi="Trebuchet MS" w:cs="Arial"/>
                <w:lang w:val="pt-BR" w:eastAsia="zh-TW"/>
              </w:rPr>
              <w:t xml:space="preserve">        </w:t>
            </w:r>
            <w:proofErr w:type="spellStart"/>
            <w:r>
              <w:rPr>
                <w:rFonts w:ascii="Trebuchet MS" w:eastAsia="Times New Roman" w:hAnsi="Trebuchet MS" w:cs="Arial"/>
                <w:lang w:val="pt-BR" w:eastAsia="zh-TW"/>
              </w:rPr>
              <w:t>Connected</w:t>
            </w:r>
            <w:proofErr w:type="spellEnd"/>
          </w:p>
          <w:p w14:paraId="797FDEC6" w14:textId="77777777" w:rsidR="005228BD" w:rsidRPr="00CF6049" w:rsidRDefault="005228BD" w:rsidP="00325DFB">
            <w:pPr>
              <w:snapToGrid w:val="0"/>
              <w:spacing w:after="0" w:line="240" w:lineRule="auto"/>
              <w:rPr>
                <w:rFonts w:ascii="Trebuchet MS" w:eastAsia="Times New Roman" w:hAnsi="Trebuchet MS" w:cs="Arial"/>
                <w:lang w:val="pt-BR" w:eastAsia="zh-TW"/>
              </w:rPr>
            </w:pPr>
            <w:r w:rsidRPr="00CF6049">
              <w:rPr>
                <w:rFonts w:ascii="Trebuchet MS" w:eastAsia="Times New Roman" w:hAnsi="Trebuchet MS" w:cs="Arial"/>
                <w:lang w:val="pt-BR" w:eastAsia="zh-TW"/>
              </w:rPr>
              <w:t>V4961510     A1B2N3M4     OS6860N    10.120.0.121   MPLS-Site    1.0      PERM       N/A</w:t>
            </w:r>
            <w:r>
              <w:rPr>
                <w:rFonts w:ascii="Trebuchet MS" w:eastAsia="Times New Roman" w:hAnsi="Trebuchet MS" w:cs="Arial"/>
                <w:lang w:val="pt-BR" w:eastAsia="zh-TW"/>
              </w:rPr>
              <w:t xml:space="preserve">        </w:t>
            </w:r>
            <w:proofErr w:type="spellStart"/>
            <w:r>
              <w:rPr>
                <w:rFonts w:ascii="Trebuchet MS" w:eastAsia="Times New Roman" w:hAnsi="Trebuchet MS" w:cs="Arial"/>
                <w:lang w:val="pt-BR" w:eastAsia="zh-TW"/>
              </w:rPr>
              <w:t>Connected</w:t>
            </w:r>
            <w:proofErr w:type="spellEnd"/>
          </w:p>
          <w:p w14:paraId="39923BCE" w14:textId="77777777" w:rsidR="005228BD" w:rsidRPr="00CF6049" w:rsidRDefault="005228BD" w:rsidP="00325DFB">
            <w:pPr>
              <w:snapToGrid w:val="0"/>
              <w:spacing w:after="0" w:line="240" w:lineRule="auto"/>
              <w:rPr>
                <w:rFonts w:ascii="Trebuchet MS" w:eastAsia="Times New Roman" w:hAnsi="Trebuchet MS" w:cs="Arial"/>
                <w:lang w:val="pt-BR" w:eastAsia="zh-TW"/>
              </w:rPr>
            </w:pPr>
            <w:r w:rsidRPr="00CF6049">
              <w:rPr>
                <w:rFonts w:ascii="Trebuchet MS" w:eastAsia="Times New Roman" w:hAnsi="Trebuchet MS" w:cs="Arial"/>
                <w:lang w:val="pt-BR" w:eastAsia="zh-TW"/>
              </w:rPr>
              <w:lastRenderedPageBreak/>
              <w:t>V1385576     B1B2N3M4     OS6860N    10.120.0.122   MPLS-Site    1.0      PERM       N/A</w:t>
            </w:r>
            <w:r>
              <w:rPr>
                <w:rFonts w:ascii="Trebuchet MS" w:eastAsia="Times New Roman" w:hAnsi="Trebuchet MS" w:cs="Arial"/>
                <w:lang w:val="pt-BR" w:eastAsia="zh-TW"/>
              </w:rPr>
              <w:t xml:space="preserve">        </w:t>
            </w:r>
            <w:proofErr w:type="spellStart"/>
            <w:r>
              <w:rPr>
                <w:rFonts w:ascii="Trebuchet MS" w:eastAsia="Times New Roman" w:hAnsi="Trebuchet MS" w:cs="Arial"/>
                <w:lang w:val="pt-BR" w:eastAsia="zh-TW"/>
              </w:rPr>
              <w:t>Connected</w:t>
            </w:r>
            <w:proofErr w:type="spellEnd"/>
          </w:p>
          <w:p w14:paraId="39D48044" w14:textId="77777777" w:rsidR="005228BD" w:rsidRDefault="005228BD" w:rsidP="00325DFB">
            <w:pPr>
              <w:snapToGrid w:val="0"/>
              <w:spacing w:after="0" w:line="240" w:lineRule="auto"/>
              <w:rPr>
                <w:ins w:id="775" w:author="Kha Truong" w:date="2024-06-28T10:58:00Z"/>
                <w:rFonts w:ascii="Trebuchet MS" w:eastAsia="Times New Roman" w:hAnsi="Trebuchet MS" w:cs="Arial"/>
                <w:lang w:val="pt-BR" w:eastAsia="zh-TW"/>
              </w:rPr>
            </w:pPr>
            <w:r w:rsidRPr="00CF6049">
              <w:rPr>
                <w:rFonts w:ascii="Trebuchet MS" w:eastAsia="Times New Roman" w:hAnsi="Trebuchet MS" w:cs="Arial"/>
                <w:lang w:val="pt-BR" w:eastAsia="zh-TW"/>
              </w:rPr>
              <w:t>V2385556     B1B2N3M4     OS6860N    10.120.0.123   MPLS-Site    1.0      PERM       N/A</w:t>
            </w:r>
            <w:r>
              <w:rPr>
                <w:rFonts w:ascii="Trebuchet MS" w:eastAsia="Times New Roman" w:hAnsi="Trebuchet MS" w:cs="Arial"/>
                <w:lang w:val="pt-BR" w:eastAsia="zh-TW"/>
              </w:rPr>
              <w:t xml:space="preserve">        </w:t>
            </w:r>
            <w:proofErr w:type="spellStart"/>
            <w:r>
              <w:rPr>
                <w:rFonts w:ascii="Trebuchet MS" w:eastAsia="Times New Roman" w:hAnsi="Trebuchet MS" w:cs="Arial"/>
                <w:lang w:val="pt-BR" w:eastAsia="zh-TW"/>
              </w:rPr>
              <w:t>Connected</w:t>
            </w:r>
            <w:proofErr w:type="spellEnd"/>
          </w:p>
          <w:p w14:paraId="3DEF51F0" w14:textId="2A7AD2DB" w:rsidR="00BE70F5" w:rsidRPr="00E15D06" w:rsidRDefault="00BE70F5" w:rsidP="00BE70F5">
            <w:pPr>
              <w:snapToGrid w:val="0"/>
              <w:spacing w:after="0" w:line="240" w:lineRule="auto"/>
              <w:rPr>
                <w:ins w:id="776" w:author="Kha Truong" w:date="2024-06-28T10:58:00Z"/>
                <w:rFonts w:ascii="Trebuchet MS" w:eastAsia="Times New Roman" w:hAnsi="Trebuchet MS" w:cs="Arial"/>
                <w:lang w:eastAsia="zh-TW"/>
                <w:rPrChange w:id="777" w:author="Vachiravel Sabarinathan" w:date="2024-06-30T20:01:00Z">
                  <w:rPr>
                    <w:ins w:id="778" w:author="Kha Truong" w:date="2024-06-28T10:58:00Z"/>
                    <w:rFonts w:ascii="Trebuchet MS" w:eastAsia="Times New Roman" w:hAnsi="Trebuchet MS" w:cs="Arial"/>
                    <w:lang w:val="pt-BR" w:eastAsia="zh-TW"/>
                  </w:rPr>
                </w:rPrChange>
              </w:rPr>
            </w:pPr>
            <w:ins w:id="779" w:author="Kha Truong" w:date="2024-06-28T10:58:00Z">
              <w:r w:rsidRPr="00E15D06">
                <w:rPr>
                  <w:rFonts w:ascii="Trebuchet MS" w:eastAsia="Times New Roman" w:hAnsi="Trebuchet MS" w:cs="Arial"/>
                  <w:lang w:eastAsia="zh-TW"/>
                  <w:rPrChange w:id="780" w:author="Vachiravel Sabarinathan" w:date="2024-06-30T20:01:00Z">
                    <w:rPr>
                      <w:rFonts w:ascii="Trebuchet MS" w:eastAsia="Times New Roman" w:hAnsi="Trebuchet MS" w:cs="Arial"/>
                      <w:lang w:val="pt-BR" w:eastAsia="zh-TW"/>
                    </w:rPr>
                  </w:rPrChange>
                </w:rPr>
                <w:t>A2456656     test               OS6870      10.0.0.1           50G-Indv     1.0     PERM       N/A        Connected</w:t>
              </w:r>
            </w:ins>
          </w:p>
          <w:p w14:paraId="3A0D1AA3" w14:textId="3375311C" w:rsidR="00BE70F5" w:rsidRPr="00CF6049" w:rsidRDefault="00BE70F5" w:rsidP="00BE70F5">
            <w:pPr>
              <w:snapToGrid w:val="0"/>
              <w:spacing w:after="0" w:line="240" w:lineRule="auto"/>
              <w:rPr>
                <w:rFonts w:ascii="Trebuchet MS" w:eastAsia="Times New Roman" w:hAnsi="Trebuchet MS" w:cs="Arial"/>
                <w:lang w:val="pt-BR" w:eastAsia="zh-TW"/>
              </w:rPr>
            </w:pPr>
            <w:ins w:id="781" w:author="Kha Truong" w:date="2024-06-28T10:58:00Z">
              <w:r>
                <w:rPr>
                  <w:rFonts w:ascii="Trebuchet MS" w:eastAsia="Times New Roman" w:hAnsi="Trebuchet MS" w:cs="Arial"/>
                  <w:lang w:val="pt-BR" w:eastAsia="zh-TW"/>
                </w:rPr>
                <w:t xml:space="preserve">BH33334      default          OS6870      10.0.0.2           50G-Indv    1.0      PERM       N/A        </w:t>
              </w:r>
              <w:proofErr w:type="spellStart"/>
              <w:r>
                <w:rPr>
                  <w:rFonts w:ascii="Trebuchet MS" w:eastAsia="Times New Roman" w:hAnsi="Trebuchet MS" w:cs="Arial"/>
                  <w:lang w:val="pt-BR" w:eastAsia="zh-TW"/>
                </w:rPr>
                <w:t>Connected</w:t>
              </w:r>
            </w:ins>
            <w:proofErr w:type="spellEnd"/>
          </w:p>
        </w:tc>
      </w:tr>
    </w:tbl>
    <w:p w14:paraId="7ABF9CD3" w14:textId="77777777" w:rsidR="00320989" w:rsidRPr="00320989" w:rsidRDefault="00320989" w:rsidP="00320989">
      <w:pPr>
        <w:spacing w:line="276" w:lineRule="auto"/>
        <w:rPr>
          <w:rFonts w:ascii="Trebuchet MS" w:hAnsi="Trebuchet MS"/>
          <w:sz w:val="24"/>
          <w:szCs w:val="24"/>
          <w:lang w:val="pt-BR"/>
        </w:rPr>
      </w:pPr>
    </w:p>
    <w:p w14:paraId="23F04BC1" w14:textId="151BA56C" w:rsidR="00320989" w:rsidRPr="00E62C28" w:rsidRDefault="00320989" w:rsidP="00320989">
      <w:pPr>
        <w:pStyle w:val="Heading3"/>
        <w:spacing w:line="276" w:lineRule="auto"/>
        <w:rPr>
          <w:rFonts w:ascii="Trebuchet MS" w:hAnsi="Trebuchet MS"/>
          <w:b/>
          <w:color w:val="auto"/>
        </w:rPr>
      </w:pPr>
      <w:bookmarkStart w:id="782" w:name="_Toc176718809"/>
      <w:r>
        <w:rPr>
          <w:rFonts w:ascii="Trebuchet MS" w:hAnsi="Trebuchet MS"/>
          <w:b/>
          <w:color w:val="auto"/>
        </w:rPr>
        <w:t>4.1.4</w:t>
      </w:r>
      <w:r w:rsidRPr="00E62C28">
        <w:rPr>
          <w:rFonts w:ascii="Trebuchet MS" w:hAnsi="Trebuchet MS"/>
          <w:b/>
          <w:color w:val="auto"/>
        </w:rPr>
        <w:t xml:space="preserve"> </w:t>
      </w:r>
      <w:r w:rsidR="009566B9">
        <w:rPr>
          <w:rFonts w:ascii="Trebuchet MS" w:hAnsi="Trebuchet MS"/>
          <w:b/>
          <w:color w:val="auto"/>
        </w:rPr>
        <w:t xml:space="preserve">Commands to configure </w:t>
      </w:r>
      <w:r>
        <w:rPr>
          <w:rFonts w:ascii="Trebuchet MS" w:hAnsi="Trebuchet MS"/>
          <w:b/>
          <w:color w:val="auto"/>
        </w:rPr>
        <w:t>Switch License</w:t>
      </w:r>
      <w:r w:rsidRPr="00E62C28">
        <w:rPr>
          <w:rFonts w:ascii="Trebuchet MS" w:hAnsi="Trebuchet MS"/>
          <w:b/>
          <w:color w:val="auto"/>
        </w:rPr>
        <w:t xml:space="preserve"> </w:t>
      </w:r>
      <w:r>
        <w:rPr>
          <w:rFonts w:ascii="Trebuchet MS" w:hAnsi="Trebuchet MS"/>
          <w:b/>
          <w:color w:val="auto"/>
        </w:rPr>
        <w:t>Client</w:t>
      </w:r>
      <w:bookmarkEnd w:id="782"/>
    </w:p>
    <w:p w14:paraId="549703C1" w14:textId="7B3EBF6B" w:rsidR="00320989" w:rsidRDefault="00320989" w:rsidP="00320989">
      <w:pPr>
        <w:spacing w:line="276" w:lineRule="auto"/>
        <w:rPr>
          <w:rFonts w:ascii="Trebuchet MS" w:eastAsia="Times New Roman" w:hAnsi="Trebuchet MS" w:cs="Arial"/>
          <w:b/>
          <w:sz w:val="24"/>
          <w:szCs w:val="24"/>
          <w:lang w:eastAsia="zh-TW"/>
        </w:rPr>
      </w:pPr>
      <w:r>
        <w:rPr>
          <w:rFonts w:ascii="Trebuchet MS" w:hAnsi="Trebuchet MS"/>
          <w:b/>
          <w:sz w:val="24"/>
          <w:szCs w:val="24"/>
        </w:rPr>
        <w:t>4.1.4.1</w:t>
      </w:r>
      <w:r w:rsidRPr="00FC2B47">
        <w:rPr>
          <w:rFonts w:ascii="Trebuchet MS" w:hAnsi="Trebuchet MS"/>
          <w:b/>
          <w:sz w:val="24"/>
          <w:szCs w:val="24"/>
        </w:rPr>
        <w:t xml:space="preserve"> </w:t>
      </w:r>
      <w:r w:rsidR="009566B9">
        <w:rPr>
          <w:rFonts w:ascii="Trebuchet MS" w:hAnsi="Trebuchet MS"/>
          <w:b/>
          <w:sz w:val="24"/>
          <w:szCs w:val="24"/>
        </w:rPr>
        <w:t xml:space="preserve">Command to configure </w:t>
      </w:r>
      <w:r>
        <w:rPr>
          <w:rFonts w:ascii="Trebuchet MS" w:eastAsia="Times New Roman" w:hAnsi="Trebuchet MS" w:cs="Arial"/>
          <w:b/>
          <w:sz w:val="24"/>
          <w:szCs w:val="24"/>
          <w:lang w:eastAsia="zh-TW"/>
        </w:rPr>
        <w:t xml:space="preserve">Switch License Client </w:t>
      </w:r>
      <w:r w:rsidR="00875364">
        <w:rPr>
          <w:rFonts w:ascii="Trebuchet MS" w:eastAsia="Times New Roman" w:hAnsi="Trebuchet MS" w:cs="Arial"/>
          <w:b/>
          <w:sz w:val="24"/>
          <w:szCs w:val="24"/>
          <w:lang w:eastAsia="zh-TW"/>
        </w:rPr>
        <w:t xml:space="preserve">and </w:t>
      </w:r>
      <w:r>
        <w:rPr>
          <w:rFonts w:ascii="Trebuchet MS" w:eastAsia="Times New Roman" w:hAnsi="Trebuchet MS" w:cs="Arial"/>
          <w:b/>
          <w:sz w:val="24"/>
          <w:szCs w:val="24"/>
          <w:lang w:eastAsia="zh-TW"/>
        </w:rPr>
        <w:t xml:space="preserve">server </w:t>
      </w:r>
      <w:r w:rsidR="00BE3CE9">
        <w:rPr>
          <w:rFonts w:ascii="Trebuchet MS" w:eastAsia="Times New Roman" w:hAnsi="Trebuchet MS" w:cs="Arial"/>
          <w:b/>
          <w:sz w:val="24"/>
          <w:szCs w:val="24"/>
          <w:lang w:eastAsia="zh-TW"/>
        </w:rPr>
        <w:t>connection.</w:t>
      </w:r>
    </w:p>
    <w:tbl>
      <w:tblPr>
        <w:tblW w:w="9606" w:type="dxa"/>
        <w:tblInd w:w="-5" w:type="dxa"/>
        <w:tblLayout w:type="fixed"/>
        <w:tblLook w:val="04A0" w:firstRow="1" w:lastRow="0" w:firstColumn="1" w:lastColumn="0" w:noHBand="0" w:noVBand="1"/>
      </w:tblPr>
      <w:tblGrid>
        <w:gridCol w:w="1833"/>
        <w:gridCol w:w="1285"/>
        <w:gridCol w:w="1315"/>
        <w:gridCol w:w="2250"/>
        <w:gridCol w:w="2923"/>
      </w:tblGrid>
      <w:tr w:rsidR="00320989" w:rsidRPr="00784BA6" w14:paraId="50B4F633" w14:textId="77777777" w:rsidTr="00E96B95">
        <w:tc>
          <w:tcPr>
            <w:tcW w:w="9606" w:type="dxa"/>
            <w:gridSpan w:val="5"/>
            <w:tcBorders>
              <w:top w:val="single" w:sz="4" w:space="0" w:color="000000"/>
              <w:left w:val="single" w:sz="4" w:space="0" w:color="000000"/>
              <w:bottom w:val="single" w:sz="4" w:space="0" w:color="000000"/>
              <w:right w:val="single" w:sz="4" w:space="0" w:color="000000"/>
            </w:tcBorders>
            <w:hideMark/>
          </w:tcPr>
          <w:p w14:paraId="4077D862" w14:textId="77777777" w:rsidR="00320989" w:rsidRPr="009916C8" w:rsidRDefault="00320989" w:rsidP="00E96B95">
            <w:pPr>
              <w:snapToGrid w:val="0"/>
              <w:spacing w:after="0" w:line="240" w:lineRule="auto"/>
              <w:rPr>
                <w:rFonts w:ascii="Trebuchet MS" w:eastAsia="Times New Roman" w:hAnsi="Trebuchet MS" w:cs="Arial"/>
                <w:i/>
                <w:lang w:eastAsia="zh-TW"/>
              </w:rPr>
            </w:pPr>
            <w:r w:rsidRPr="009916C8">
              <w:rPr>
                <w:rFonts w:ascii="Trebuchet MS" w:eastAsia="Times New Roman" w:hAnsi="Trebuchet MS" w:cs="Arial"/>
                <w:b/>
                <w:i/>
                <w:lang w:eastAsia="zh-TW"/>
              </w:rPr>
              <w:t>license client</w:t>
            </w:r>
            <w:r w:rsidRPr="009916C8">
              <w:rPr>
                <w:rFonts w:ascii="Trebuchet MS" w:eastAsia="Times New Roman" w:hAnsi="Trebuchet MS" w:cs="Arial"/>
                <w:i/>
                <w:lang w:eastAsia="zh-TW"/>
              </w:rPr>
              <w:t xml:space="preserve"> { [</w:t>
            </w:r>
            <w:r w:rsidRPr="009916C8">
              <w:rPr>
                <w:rFonts w:ascii="Trebuchet MS" w:eastAsia="Times New Roman" w:hAnsi="Trebuchet MS" w:cs="Arial"/>
                <w:b/>
                <w:i/>
                <w:lang w:eastAsia="zh-TW"/>
              </w:rPr>
              <w:t>site-id</w:t>
            </w:r>
            <w:r w:rsidRPr="009916C8">
              <w:rPr>
                <w:rFonts w:ascii="Trebuchet MS" w:eastAsia="Times New Roman" w:hAnsi="Trebuchet MS" w:cs="Arial"/>
                <w:i/>
                <w:lang w:eastAsia="zh-TW"/>
              </w:rPr>
              <w:t xml:space="preserve"> </w:t>
            </w:r>
            <w:proofErr w:type="spellStart"/>
            <w:r w:rsidRPr="009916C8">
              <w:rPr>
                <w:rFonts w:ascii="Trebuchet MS" w:eastAsia="Times New Roman" w:hAnsi="Trebuchet MS" w:cs="Arial"/>
                <w:i/>
                <w:lang w:eastAsia="zh-TW"/>
              </w:rPr>
              <w:t>site_id</w:t>
            </w:r>
            <w:proofErr w:type="spellEnd"/>
            <w:r w:rsidRPr="009916C8">
              <w:rPr>
                <w:rFonts w:ascii="Trebuchet MS" w:eastAsia="Times New Roman" w:hAnsi="Trebuchet MS" w:cs="Arial"/>
                <w:i/>
                <w:lang w:eastAsia="zh-TW"/>
              </w:rPr>
              <w:t>] | [</w:t>
            </w:r>
            <w:r w:rsidRPr="009916C8">
              <w:rPr>
                <w:rFonts w:ascii="Trebuchet MS" w:eastAsia="Times New Roman" w:hAnsi="Trebuchet MS" w:cs="Arial"/>
                <w:b/>
                <w:i/>
                <w:lang w:eastAsia="zh-TW"/>
              </w:rPr>
              <w:t>server-</w:t>
            </w:r>
            <w:proofErr w:type="spellStart"/>
            <w:r w:rsidRPr="009916C8">
              <w:rPr>
                <w:rFonts w:ascii="Trebuchet MS" w:eastAsia="Times New Roman" w:hAnsi="Trebuchet MS" w:cs="Arial"/>
                <w:b/>
                <w:i/>
                <w:lang w:eastAsia="zh-TW"/>
              </w:rPr>
              <w:t>ip</w:t>
            </w:r>
            <w:proofErr w:type="spellEnd"/>
            <w:r w:rsidRPr="009916C8">
              <w:rPr>
                <w:rFonts w:ascii="Trebuchet MS" w:eastAsia="Times New Roman" w:hAnsi="Trebuchet MS" w:cs="Arial"/>
                <w:i/>
                <w:lang w:eastAsia="zh-TW"/>
              </w:rPr>
              <w:t xml:space="preserve"> &lt;</w:t>
            </w:r>
            <w:proofErr w:type="spellStart"/>
            <w:r w:rsidRPr="009916C8">
              <w:rPr>
                <w:rFonts w:ascii="Trebuchet MS" w:eastAsia="Times New Roman" w:hAnsi="Trebuchet MS" w:cs="Arial"/>
                <w:i/>
                <w:lang w:eastAsia="zh-TW"/>
              </w:rPr>
              <w:t>ip</w:t>
            </w:r>
            <w:proofErr w:type="spellEnd"/>
            <w:r w:rsidRPr="009916C8">
              <w:rPr>
                <w:rFonts w:ascii="Trebuchet MS" w:eastAsia="Times New Roman" w:hAnsi="Trebuchet MS" w:cs="Arial"/>
                <w:i/>
                <w:lang w:eastAsia="zh-TW"/>
              </w:rPr>
              <w:t>-address&gt; [</w:t>
            </w:r>
            <w:r w:rsidRPr="009916C8">
              <w:rPr>
                <w:rFonts w:ascii="Trebuchet MS" w:eastAsia="Times New Roman" w:hAnsi="Trebuchet MS" w:cs="Arial"/>
                <w:b/>
                <w:i/>
                <w:lang w:eastAsia="zh-TW"/>
              </w:rPr>
              <w:t>server-port</w:t>
            </w:r>
            <w:r w:rsidRPr="009916C8">
              <w:rPr>
                <w:rFonts w:ascii="Trebuchet MS" w:eastAsia="Times New Roman" w:hAnsi="Trebuchet MS" w:cs="Arial"/>
                <w:i/>
                <w:lang w:eastAsia="zh-TW"/>
              </w:rPr>
              <w:t xml:space="preserve"> &lt;num&gt;]]}</w:t>
            </w:r>
          </w:p>
        </w:tc>
      </w:tr>
      <w:tr w:rsidR="00320989" w:rsidRPr="00784BA6" w14:paraId="4DF03166" w14:textId="77777777" w:rsidTr="00E96B95">
        <w:trPr>
          <w:trHeight w:val="170"/>
        </w:trPr>
        <w:tc>
          <w:tcPr>
            <w:tcW w:w="1833" w:type="dxa"/>
            <w:tcBorders>
              <w:top w:val="single" w:sz="4" w:space="0" w:color="000000"/>
              <w:left w:val="single" w:sz="4" w:space="0" w:color="000000"/>
              <w:bottom w:val="single" w:sz="4" w:space="0" w:color="000000"/>
              <w:right w:val="nil"/>
            </w:tcBorders>
            <w:shd w:val="clear" w:color="auto" w:fill="C0C0C0"/>
            <w:hideMark/>
          </w:tcPr>
          <w:p w14:paraId="4955F11F" w14:textId="77777777" w:rsidR="00320989" w:rsidRPr="009916C8" w:rsidRDefault="00320989" w:rsidP="00E96B95">
            <w:pPr>
              <w:snapToGrid w:val="0"/>
              <w:spacing w:after="0" w:line="240" w:lineRule="auto"/>
              <w:jc w:val="center"/>
              <w:rPr>
                <w:rFonts w:ascii="Trebuchet MS" w:eastAsia="Times New Roman" w:hAnsi="Trebuchet MS" w:cs="Arial"/>
                <w:b/>
                <w:lang w:eastAsia="zh-TW"/>
              </w:rPr>
            </w:pPr>
            <w:r w:rsidRPr="009916C8">
              <w:rPr>
                <w:rFonts w:ascii="Trebuchet MS" w:eastAsia="Times New Roman" w:hAnsi="Trebuchet MS" w:cs="Arial"/>
                <w:b/>
                <w:lang w:eastAsia="zh-TW"/>
              </w:rPr>
              <w:t>Input</w:t>
            </w:r>
          </w:p>
        </w:tc>
        <w:tc>
          <w:tcPr>
            <w:tcW w:w="1285" w:type="dxa"/>
            <w:tcBorders>
              <w:top w:val="single" w:sz="4" w:space="0" w:color="000000"/>
              <w:left w:val="single" w:sz="4" w:space="0" w:color="000000"/>
              <w:bottom w:val="single" w:sz="4" w:space="0" w:color="000000"/>
              <w:right w:val="nil"/>
            </w:tcBorders>
            <w:shd w:val="clear" w:color="auto" w:fill="C0C0C0"/>
            <w:hideMark/>
          </w:tcPr>
          <w:p w14:paraId="01101000" w14:textId="77777777" w:rsidR="00320989" w:rsidRPr="009916C8" w:rsidRDefault="00320989" w:rsidP="00E96B95">
            <w:pPr>
              <w:snapToGrid w:val="0"/>
              <w:spacing w:after="0" w:line="240" w:lineRule="auto"/>
              <w:jc w:val="center"/>
              <w:rPr>
                <w:rFonts w:ascii="Trebuchet MS" w:eastAsia="Times New Roman" w:hAnsi="Trebuchet MS" w:cs="Arial"/>
                <w:b/>
                <w:lang w:eastAsia="zh-TW"/>
              </w:rPr>
            </w:pPr>
            <w:r w:rsidRPr="009916C8">
              <w:rPr>
                <w:rFonts w:ascii="Trebuchet MS" w:eastAsia="Times New Roman" w:hAnsi="Trebuchet MS" w:cs="Arial"/>
                <w:b/>
                <w:lang w:eastAsia="zh-TW"/>
              </w:rPr>
              <w:t>Type</w:t>
            </w:r>
          </w:p>
        </w:tc>
        <w:tc>
          <w:tcPr>
            <w:tcW w:w="1315" w:type="dxa"/>
            <w:tcBorders>
              <w:top w:val="single" w:sz="4" w:space="0" w:color="000000"/>
              <w:left w:val="single" w:sz="4" w:space="0" w:color="000000"/>
              <w:bottom w:val="single" w:sz="4" w:space="0" w:color="000000"/>
              <w:right w:val="nil"/>
            </w:tcBorders>
            <w:shd w:val="clear" w:color="auto" w:fill="C0C0C0"/>
            <w:hideMark/>
          </w:tcPr>
          <w:p w14:paraId="60428C64" w14:textId="77777777" w:rsidR="00320989" w:rsidRPr="009916C8" w:rsidRDefault="00320989" w:rsidP="00E96B95">
            <w:pPr>
              <w:snapToGrid w:val="0"/>
              <w:spacing w:after="0" w:line="240" w:lineRule="auto"/>
              <w:jc w:val="center"/>
              <w:rPr>
                <w:rFonts w:ascii="Trebuchet MS" w:eastAsia="Times New Roman" w:hAnsi="Trebuchet MS" w:cs="Arial"/>
                <w:b/>
                <w:lang w:eastAsia="zh-TW"/>
              </w:rPr>
            </w:pPr>
            <w:r w:rsidRPr="009916C8">
              <w:rPr>
                <w:rFonts w:ascii="Trebuchet MS" w:eastAsia="Times New Roman" w:hAnsi="Trebuchet MS" w:cs="Arial"/>
                <w:b/>
                <w:lang w:eastAsia="zh-TW"/>
              </w:rPr>
              <w:t>Range</w:t>
            </w:r>
          </w:p>
        </w:tc>
        <w:tc>
          <w:tcPr>
            <w:tcW w:w="2250" w:type="dxa"/>
            <w:tcBorders>
              <w:top w:val="single" w:sz="4" w:space="0" w:color="000000"/>
              <w:left w:val="single" w:sz="4" w:space="0" w:color="000000"/>
              <w:bottom w:val="single" w:sz="4" w:space="0" w:color="000000"/>
              <w:right w:val="nil"/>
            </w:tcBorders>
            <w:shd w:val="clear" w:color="auto" w:fill="C0C0C0"/>
            <w:hideMark/>
          </w:tcPr>
          <w:p w14:paraId="7410C19A" w14:textId="77777777" w:rsidR="00320989" w:rsidRPr="009916C8" w:rsidRDefault="00320989" w:rsidP="00E96B95">
            <w:pPr>
              <w:snapToGrid w:val="0"/>
              <w:spacing w:after="0" w:line="240" w:lineRule="auto"/>
              <w:jc w:val="center"/>
              <w:rPr>
                <w:rFonts w:ascii="Trebuchet MS" w:eastAsia="Times New Roman" w:hAnsi="Trebuchet MS" w:cs="Arial"/>
                <w:b/>
                <w:lang w:eastAsia="zh-TW"/>
              </w:rPr>
            </w:pPr>
            <w:r w:rsidRPr="009916C8">
              <w:rPr>
                <w:rFonts w:ascii="Trebuchet MS" w:eastAsia="Times New Roman" w:hAnsi="Trebuchet MS" w:cs="Arial"/>
                <w:b/>
                <w:lang w:eastAsia="zh-TW"/>
              </w:rPr>
              <w:t>Object</w:t>
            </w:r>
          </w:p>
        </w:tc>
        <w:tc>
          <w:tcPr>
            <w:tcW w:w="2923" w:type="dxa"/>
            <w:tcBorders>
              <w:top w:val="single" w:sz="4" w:space="0" w:color="000000"/>
              <w:left w:val="single" w:sz="4" w:space="0" w:color="000000"/>
              <w:bottom w:val="single" w:sz="4" w:space="0" w:color="000000"/>
              <w:right w:val="single" w:sz="4" w:space="0" w:color="000000"/>
            </w:tcBorders>
            <w:shd w:val="clear" w:color="auto" w:fill="C0C0C0"/>
            <w:hideMark/>
          </w:tcPr>
          <w:p w14:paraId="41E01E1E" w14:textId="77777777" w:rsidR="00320989" w:rsidRPr="009916C8" w:rsidRDefault="00320989" w:rsidP="00E96B95">
            <w:pPr>
              <w:snapToGrid w:val="0"/>
              <w:spacing w:after="0" w:line="240" w:lineRule="auto"/>
              <w:jc w:val="center"/>
              <w:rPr>
                <w:rFonts w:ascii="Trebuchet MS" w:eastAsia="Times New Roman" w:hAnsi="Trebuchet MS" w:cs="Arial"/>
                <w:b/>
                <w:lang w:eastAsia="zh-TW"/>
              </w:rPr>
            </w:pPr>
            <w:r w:rsidRPr="009916C8">
              <w:rPr>
                <w:rFonts w:ascii="Trebuchet MS" w:eastAsia="Times New Roman" w:hAnsi="Trebuchet MS" w:cs="Arial"/>
                <w:b/>
                <w:lang w:eastAsia="zh-TW"/>
              </w:rPr>
              <w:t>Description</w:t>
            </w:r>
          </w:p>
        </w:tc>
      </w:tr>
      <w:tr w:rsidR="00320989" w:rsidRPr="00784BA6" w14:paraId="1B061D36"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12A4015B" w14:textId="77777777" w:rsidR="00320989" w:rsidRPr="009916C8"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9916C8">
              <w:rPr>
                <w:rFonts w:ascii="Trebuchet MS" w:eastAsia="Times New Roman" w:hAnsi="Trebuchet MS" w:cs="Arial"/>
                <w:lang w:eastAsia="zh-TW"/>
              </w:rPr>
              <w:t>site_id</w:t>
            </w:r>
            <w:proofErr w:type="spellEnd"/>
          </w:p>
        </w:tc>
        <w:tc>
          <w:tcPr>
            <w:tcW w:w="1285" w:type="dxa"/>
            <w:tcBorders>
              <w:top w:val="single" w:sz="4" w:space="0" w:color="000000"/>
              <w:left w:val="single" w:sz="4" w:space="0" w:color="000000"/>
              <w:bottom w:val="single" w:sz="4" w:space="0" w:color="000000"/>
              <w:right w:val="nil"/>
            </w:tcBorders>
            <w:vAlign w:val="center"/>
          </w:tcPr>
          <w:p w14:paraId="38D4B7BB" w14:textId="77777777" w:rsidR="00320989" w:rsidRPr="009916C8"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9916C8">
              <w:rPr>
                <w:rFonts w:ascii="Trebuchet MS" w:eastAsia="Times New Roman" w:hAnsi="Trebuchet MS" w:cs="Arial"/>
                <w:lang w:eastAsia="zh-TW"/>
              </w:rPr>
              <w:t>string</w:t>
            </w:r>
          </w:p>
        </w:tc>
        <w:tc>
          <w:tcPr>
            <w:tcW w:w="1315" w:type="dxa"/>
            <w:tcBorders>
              <w:top w:val="single" w:sz="4" w:space="0" w:color="000000"/>
              <w:left w:val="single" w:sz="4" w:space="0" w:color="000000"/>
              <w:bottom w:val="single" w:sz="4" w:space="0" w:color="000000"/>
              <w:right w:val="nil"/>
            </w:tcBorders>
            <w:vAlign w:val="center"/>
          </w:tcPr>
          <w:p w14:paraId="53995933" w14:textId="77777777" w:rsidR="00320989" w:rsidRPr="009916C8"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9916C8">
              <w:rPr>
                <w:rFonts w:ascii="Trebuchet MS" w:eastAsia="Times New Roman" w:hAnsi="Trebuchet MS" w:cs="Arial"/>
                <w:lang w:eastAsia="zh-TW"/>
              </w:rPr>
              <w:t>16</w:t>
            </w:r>
          </w:p>
        </w:tc>
        <w:tc>
          <w:tcPr>
            <w:tcW w:w="2250" w:type="dxa"/>
            <w:tcBorders>
              <w:top w:val="single" w:sz="4" w:space="0" w:color="000000"/>
              <w:left w:val="single" w:sz="4" w:space="0" w:color="000000"/>
              <w:bottom w:val="single" w:sz="4" w:space="0" w:color="000000"/>
              <w:right w:val="nil"/>
            </w:tcBorders>
            <w:vAlign w:val="center"/>
          </w:tcPr>
          <w:p w14:paraId="3CFFD251" w14:textId="77777777" w:rsidR="00320989" w:rsidRPr="009916C8"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9916C8">
              <w:rPr>
                <w:rFonts w:ascii="Trebuchet MS" w:eastAsia="Times New Roman" w:hAnsi="Trebuchet MS" w:cs="Arial"/>
                <w:lang w:eastAsia="zh-TW"/>
              </w:rPr>
              <w:t>alaSWLICBrokerConfigSiteId</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3D3450A2" w14:textId="674A9BDF" w:rsidR="00320989" w:rsidRPr="009916C8" w:rsidRDefault="00320989" w:rsidP="00E96B95">
            <w:pPr>
              <w:spacing w:line="276" w:lineRule="auto"/>
              <w:rPr>
                <w:rFonts w:ascii="Trebuchet MS" w:hAnsi="Trebuchet MS"/>
              </w:rPr>
            </w:pPr>
            <w:r w:rsidRPr="009916C8">
              <w:rPr>
                <w:rFonts w:ascii="Trebuchet MS" w:hAnsi="Trebuchet MS"/>
              </w:rPr>
              <w:t xml:space="preserve">The text string to identify </w:t>
            </w:r>
            <w:r w:rsidR="00EE38FB">
              <w:rPr>
                <w:rFonts w:ascii="Trebuchet MS" w:hAnsi="Trebuchet MS"/>
              </w:rPr>
              <w:t>S</w:t>
            </w:r>
            <w:r w:rsidRPr="009916C8">
              <w:rPr>
                <w:rFonts w:ascii="Trebuchet MS" w:hAnsi="Trebuchet MS"/>
              </w:rPr>
              <w:t>ite.</w:t>
            </w:r>
          </w:p>
        </w:tc>
      </w:tr>
      <w:tr w:rsidR="00320989" w:rsidRPr="00784BA6" w14:paraId="2DDF7186"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549B6999" w14:textId="77777777" w:rsidR="00320989" w:rsidRPr="009916C8"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9916C8">
              <w:rPr>
                <w:rFonts w:ascii="Trebuchet MS" w:eastAsia="Times New Roman" w:hAnsi="Trebuchet MS" w:cs="Arial"/>
                <w:lang w:eastAsia="zh-TW"/>
              </w:rPr>
              <w:t>&lt;</w:t>
            </w:r>
            <w:proofErr w:type="spellStart"/>
            <w:r w:rsidRPr="009916C8">
              <w:rPr>
                <w:rFonts w:ascii="Trebuchet MS" w:eastAsia="Times New Roman" w:hAnsi="Trebuchet MS" w:cs="Arial"/>
                <w:lang w:eastAsia="zh-TW"/>
              </w:rPr>
              <w:t>ip</w:t>
            </w:r>
            <w:proofErr w:type="spellEnd"/>
            <w:r w:rsidRPr="009916C8">
              <w:rPr>
                <w:rFonts w:ascii="Trebuchet MS" w:eastAsia="Times New Roman" w:hAnsi="Trebuchet MS" w:cs="Arial"/>
                <w:lang w:eastAsia="zh-TW"/>
              </w:rPr>
              <w:t>-address&gt;</w:t>
            </w:r>
          </w:p>
        </w:tc>
        <w:tc>
          <w:tcPr>
            <w:tcW w:w="1285" w:type="dxa"/>
            <w:tcBorders>
              <w:top w:val="single" w:sz="4" w:space="0" w:color="000000"/>
              <w:left w:val="single" w:sz="4" w:space="0" w:color="000000"/>
              <w:bottom w:val="single" w:sz="4" w:space="0" w:color="000000"/>
              <w:right w:val="nil"/>
            </w:tcBorders>
            <w:vAlign w:val="center"/>
          </w:tcPr>
          <w:p w14:paraId="692EE946" w14:textId="77777777" w:rsidR="00320989" w:rsidRPr="009916C8"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9916C8">
              <w:rPr>
                <w:rFonts w:ascii="Trebuchet MS" w:eastAsia="Times New Roman" w:hAnsi="Trebuchet MS" w:cs="Arial"/>
                <w:lang w:eastAsia="zh-TW"/>
              </w:rPr>
              <w:t>InetAddress</w:t>
            </w:r>
            <w:proofErr w:type="spellEnd"/>
          </w:p>
        </w:tc>
        <w:tc>
          <w:tcPr>
            <w:tcW w:w="1315" w:type="dxa"/>
            <w:tcBorders>
              <w:top w:val="single" w:sz="4" w:space="0" w:color="000000"/>
              <w:left w:val="single" w:sz="4" w:space="0" w:color="000000"/>
              <w:bottom w:val="single" w:sz="4" w:space="0" w:color="000000"/>
              <w:right w:val="nil"/>
            </w:tcBorders>
            <w:vAlign w:val="center"/>
          </w:tcPr>
          <w:p w14:paraId="47B80256" w14:textId="77777777" w:rsidR="00320989" w:rsidRPr="009916C8"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2250" w:type="dxa"/>
            <w:tcBorders>
              <w:top w:val="single" w:sz="4" w:space="0" w:color="000000"/>
              <w:left w:val="single" w:sz="4" w:space="0" w:color="000000"/>
              <w:bottom w:val="single" w:sz="4" w:space="0" w:color="000000"/>
              <w:right w:val="nil"/>
            </w:tcBorders>
            <w:vAlign w:val="center"/>
          </w:tcPr>
          <w:p w14:paraId="793E8A42" w14:textId="77777777" w:rsidR="00320989" w:rsidRPr="009916C8"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9916C8">
              <w:rPr>
                <w:rFonts w:ascii="Trebuchet MS" w:eastAsia="Times New Roman" w:hAnsi="Trebuchet MS" w:cs="Arial"/>
                <w:lang w:eastAsia="zh-TW"/>
              </w:rPr>
              <w:t>alaSWLICBrokerConfigIpAddress</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6F4B1131" w14:textId="57D7649B" w:rsidR="00320989" w:rsidRPr="009916C8" w:rsidRDefault="00EE38FB" w:rsidP="00E96B95">
            <w:pPr>
              <w:spacing w:line="276" w:lineRule="auto"/>
              <w:rPr>
                <w:rFonts w:ascii="Trebuchet MS" w:hAnsi="Trebuchet MS"/>
              </w:rPr>
            </w:pPr>
            <w:r>
              <w:rPr>
                <w:rFonts w:ascii="Trebuchet MS" w:hAnsi="Trebuchet MS"/>
              </w:rPr>
              <w:t>IP address of the Site License Server</w:t>
            </w:r>
          </w:p>
        </w:tc>
      </w:tr>
      <w:tr w:rsidR="00320989" w:rsidRPr="00784BA6" w14:paraId="7628907F"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7012EABB" w14:textId="77777777" w:rsidR="00320989" w:rsidRPr="009916C8"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9916C8">
              <w:rPr>
                <w:rFonts w:ascii="Trebuchet MS" w:eastAsia="Times New Roman" w:hAnsi="Trebuchet MS" w:cs="Arial"/>
                <w:lang w:eastAsia="zh-TW"/>
              </w:rPr>
              <w:t>&lt;num&gt;</w:t>
            </w:r>
          </w:p>
        </w:tc>
        <w:tc>
          <w:tcPr>
            <w:tcW w:w="1285" w:type="dxa"/>
            <w:tcBorders>
              <w:top w:val="single" w:sz="4" w:space="0" w:color="000000"/>
              <w:left w:val="single" w:sz="4" w:space="0" w:color="000000"/>
              <w:bottom w:val="single" w:sz="4" w:space="0" w:color="000000"/>
              <w:right w:val="nil"/>
            </w:tcBorders>
            <w:vAlign w:val="center"/>
          </w:tcPr>
          <w:p w14:paraId="20C40BF6" w14:textId="77777777" w:rsidR="00320989" w:rsidRPr="009916C8"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9916C8">
              <w:rPr>
                <w:rFonts w:ascii="Trebuchet MS" w:eastAsia="Times New Roman" w:hAnsi="Trebuchet MS" w:cs="Arial"/>
                <w:lang w:eastAsia="zh-TW"/>
              </w:rPr>
              <w:t>integer</w:t>
            </w:r>
          </w:p>
        </w:tc>
        <w:tc>
          <w:tcPr>
            <w:tcW w:w="1315" w:type="dxa"/>
            <w:tcBorders>
              <w:top w:val="single" w:sz="4" w:space="0" w:color="000000"/>
              <w:left w:val="single" w:sz="4" w:space="0" w:color="000000"/>
              <w:bottom w:val="single" w:sz="4" w:space="0" w:color="000000"/>
              <w:right w:val="nil"/>
            </w:tcBorders>
            <w:vAlign w:val="center"/>
          </w:tcPr>
          <w:p w14:paraId="1C0B91F2" w14:textId="7A5D3BE3" w:rsidR="00320989" w:rsidRPr="009916C8" w:rsidRDefault="00E34044"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Pr>
                <w:rFonts w:ascii="Trebuchet MS" w:eastAsia="Times New Roman" w:hAnsi="Trebuchet MS" w:cs="Arial"/>
                <w:lang w:eastAsia="zh-TW"/>
              </w:rPr>
              <w:t>1024</w:t>
            </w:r>
            <w:r w:rsidRPr="00556875">
              <w:rPr>
                <w:rFonts w:ascii="Trebuchet MS" w:eastAsia="Times New Roman" w:hAnsi="Trebuchet MS" w:cs="Arial"/>
                <w:lang w:eastAsia="zh-TW"/>
              </w:rPr>
              <w:t>..65535</w:t>
            </w:r>
          </w:p>
        </w:tc>
        <w:tc>
          <w:tcPr>
            <w:tcW w:w="2250" w:type="dxa"/>
            <w:tcBorders>
              <w:top w:val="single" w:sz="4" w:space="0" w:color="000000"/>
              <w:left w:val="single" w:sz="4" w:space="0" w:color="000000"/>
              <w:bottom w:val="single" w:sz="4" w:space="0" w:color="000000"/>
              <w:right w:val="nil"/>
            </w:tcBorders>
            <w:vAlign w:val="center"/>
          </w:tcPr>
          <w:p w14:paraId="02EA9F86" w14:textId="77777777" w:rsidR="00320989" w:rsidRPr="009916C8"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9916C8">
              <w:rPr>
                <w:rFonts w:ascii="Trebuchet MS" w:eastAsia="Times New Roman" w:hAnsi="Trebuchet MS" w:cs="Arial"/>
                <w:lang w:eastAsia="zh-TW"/>
              </w:rPr>
              <w:t>alaSWLICBrokerConfigPort</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7DF68A67" w14:textId="77777777" w:rsidR="00320989" w:rsidRPr="009916C8" w:rsidRDefault="00320989" w:rsidP="00E96B95">
            <w:pPr>
              <w:spacing w:line="276" w:lineRule="auto"/>
              <w:rPr>
                <w:rFonts w:ascii="Trebuchet MS" w:hAnsi="Trebuchet MS"/>
              </w:rPr>
            </w:pPr>
            <w:r w:rsidRPr="009916C8">
              <w:rPr>
                <w:rFonts w:ascii="Trebuchet MS" w:hAnsi="Trebuchet MS"/>
              </w:rPr>
              <w:t>The port number of MQTT broker server</w:t>
            </w:r>
          </w:p>
        </w:tc>
      </w:tr>
      <w:tr w:rsidR="00320989" w:rsidRPr="00784BA6" w14:paraId="4C0ADEDC" w14:textId="77777777" w:rsidTr="00E96B95">
        <w:trPr>
          <w:trHeight w:val="95"/>
        </w:trPr>
        <w:tc>
          <w:tcPr>
            <w:tcW w:w="9606" w:type="dxa"/>
            <w:gridSpan w:val="5"/>
            <w:tcBorders>
              <w:top w:val="single" w:sz="4" w:space="0" w:color="000000"/>
              <w:left w:val="single" w:sz="4" w:space="0" w:color="000000"/>
              <w:bottom w:val="single" w:sz="4" w:space="0" w:color="000000"/>
              <w:right w:val="single" w:sz="4" w:space="0" w:color="000000"/>
            </w:tcBorders>
            <w:vAlign w:val="center"/>
          </w:tcPr>
          <w:p w14:paraId="0D3C4B74" w14:textId="77777777" w:rsidR="00320989" w:rsidRPr="009916C8" w:rsidRDefault="00320989" w:rsidP="00E96B95">
            <w:pPr>
              <w:snapToGrid w:val="0"/>
              <w:spacing w:after="0" w:line="240" w:lineRule="auto"/>
              <w:rPr>
                <w:rFonts w:ascii="Trebuchet MS" w:eastAsia="Times New Roman" w:hAnsi="Trebuchet MS" w:cs="Times New Roman"/>
                <w:lang w:eastAsia="zh-TW"/>
              </w:rPr>
            </w:pPr>
            <w:r w:rsidRPr="009916C8">
              <w:rPr>
                <w:rFonts w:ascii="Trebuchet MS" w:eastAsia="Times New Roman" w:hAnsi="Trebuchet MS" w:cs="Arial"/>
                <w:b/>
                <w:lang w:eastAsia="zh-TW"/>
              </w:rPr>
              <w:t>Description</w:t>
            </w:r>
            <w:r w:rsidRPr="009916C8">
              <w:rPr>
                <w:rFonts w:ascii="Trebuchet MS" w:eastAsia="Times New Roman" w:hAnsi="Trebuchet MS" w:cs="Times New Roman"/>
                <w:lang w:eastAsia="zh-TW"/>
              </w:rPr>
              <w:t>:</w:t>
            </w:r>
          </w:p>
          <w:p w14:paraId="5D276998" w14:textId="4AC906DA" w:rsidR="00320989" w:rsidRPr="009916C8" w:rsidRDefault="00320989" w:rsidP="00E96B95">
            <w:pPr>
              <w:snapToGrid w:val="0"/>
              <w:spacing w:after="0" w:line="240" w:lineRule="auto"/>
              <w:rPr>
                <w:rFonts w:ascii="Trebuchet MS" w:eastAsia="Times New Roman" w:hAnsi="Trebuchet MS" w:cs="Times New Roman"/>
                <w:lang w:eastAsia="zh-TW"/>
              </w:rPr>
            </w:pPr>
            <w:r w:rsidRPr="009916C8">
              <w:rPr>
                <w:rFonts w:ascii="Trebuchet MS" w:hAnsi="Trebuchet MS"/>
              </w:rPr>
              <w:t xml:space="preserve">This command will set the site id for the </w:t>
            </w:r>
            <w:r w:rsidR="00EE38FB">
              <w:rPr>
                <w:rFonts w:ascii="Trebuchet MS" w:hAnsi="Trebuchet MS"/>
              </w:rPr>
              <w:t>S</w:t>
            </w:r>
            <w:r w:rsidRPr="009916C8">
              <w:rPr>
                <w:rFonts w:ascii="Trebuchet MS" w:hAnsi="Trebuchet MS"/>
              </w:rPr>
              <w:t xml:space="preserve">witch </w:t>
            </w:r>
            <w:r w:rsidR="00EE38FB">
              <w:rPr>
                <w:rFonts w:ascii="Trebuchet MS" w:hAnsi="Trebuchet MS"/>
              </w:rPr>
              <w:t>L</w:t>
            </w:r>
            <w:r w:rsidRPr="009916C8">
              <w:rPr>
                <w:rFonts w:ascii="Trebuchet MS" w:hAnsi="Trebuchet MS"/>
              </w:rPr>
              <w:t xml:space="preserve">icensing </w:t>
            </w:r>
            <w:r w:rsidR="00EE38FB">
              <w:rPr>
                <w:rFonts w:ascii="Trebuchet MS" w:hAnsi="Trebuchet MS"/>
              </w:rPr>
              <w:t>C</w:t>
            </w:r>
            <w:r w:rsidRPr="009916C8">
              <w:rPr>
                <w:rFonts w:ascii="Trebuchet MS" w:hAnsi="Trebuchet MS"/>
              </w:rPr>
              <w:t>lient</w:t>
            </w:r>
            <w:r w:rsidR="00F95698">
              <w:rPr>
                <w:rFonts w:ascii="Trebuchet MS" w:hAnsi="Trebuchet MS"/>
              </w:rPr>
              <w:t xml:space="preserve">, </w:t>
            </w:r>
            <w:r w:rsidRPr="009916C8">
              <w:rPr>
                <w:rFonts w:ascii="Trebuchet MS" w:hAnsi="Trebuchet MS"/>
              </w:rPr>
              <w:t xml:space="preserve">set the server </w:t>
            </w:r>
            <w:proofErr w:type="spellStart"/>
            <w:r w:rsidRPr="009916C8">
              <w:rPr>
                <w:rFonts w:ascii="Trebuchet MS" w:hAnsi="Trebuchet MS"/>
              </w:rPr>
              <w:t>ip</w:t>
            </w:r>
            <w:proofErr w:type="spellEnd"/>
            <w:r w:rsidRPr="009916C8">
              <w:rPr>
                <w:rFonts w:ascii="Trebuchet MS" w:hAnsi="Trebuchet MS"/>
              </w:rPr>
              <w:t xml:space="preserve"> address and port that can establish a connection to the MQTT broker.</w:t>
            </w:r>
          </w:p>
        </w:tc>
      </w:tr>
      <w:tr w:rsidR="00320989" w:rsidRPr="00784BA6" w14:paraId="3632D713"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hideMark/>
          </w:tcPr>
          <w:p w14:paraId="58147450" w14:textId="77777777" w:rsidR="00320989" w:rsidRPr="009916C8" w:rsidRDefault="00320989" w:rsidP="00E96B95">
            <w:pPr>
              <w:snapToGrid w:val="0"/>
              <w:spacing w:after="0" w:line="240" w:lineRule="auto"/>
              <w:rPr>
                <w:rFonts w:ascii="Trebuchet MS" w:eastAsia="Times New Roman" w:hAnsi="Trebuchet MS" w:cs="Times New Roman"/>
                <w:lang w:eastAsia="zh-TW"/>
              </w:rPr>
            </w:pPr>
            <w:r w:rsidRPr="009916C8">
              <w:rPr>
                <w:rFonts w:ascii="Trebuchet MS" w:eastAsia="Times New Roman" w:hAnsi="Trebuchet MS" w:cs="Arial"/>
                <w:b/>
                <w:lang w:eastAsia="zh-TW"/>
              </w:rPr>
              <w:t>Usage Guidelines</w:t>
            </w:r>
            <w:r w:rsidRPr="009916C8">
              <w:rPr>
                <w:rFonts w:ascii="Trebuchet MS" w:eastAsia="Times New Roman" w:hAnsi="Trebuchet MS" w:cs="Times New Roman"/>
                <w:lang w:eastAsia="zh-TW"/>
              </w:rPr>
              <w:t>:</w:t>
            </w:r>
          </w:p>
          <w:p w14:paraId="23BF0B76" w14:textId="7E6AF666" w:rsidR="00320989" w:rsidRPr="009916C8" w:rsidRDefault="00320989" w:rsidP="00DD2134">
            <w:pPr>
              <w:pStyle w:val="BodyTextIndent"/>
              <w:numPr>
                <w:ilvl w:val="0"/>
                <w:numId w:val="3"/>
              </w:numPr>
              <w:rPr>
                <w:sz w:val="22"/>
                <w:szCs w:val="22"/>
              </w:rPr>
            </w:pPr>
            <w:r w:rsidRPr="009916C8">
              <w:rPr>
                <w:sz w:val="22"/>
                <w:szCs w:val="22"/>
              </w:rPr>
              <w:t xml:space="preserve">By default, site-id will not be set on the switch, </w:t>
            </w:r>
            <w:r w:rsidR="00ED0649">
              <w:rPr>
                <w:sz w:val="22"/>
                <w:szCs w:val="22"/>
              </w:rPr>
              <w:t>Site License S</w:t>
            </w:r>
            <w:r w:rsidRPr="009916C8">
              <w:rPr>
                <w:sz w:val="22"/>
                <w:szCs w:val="22"/>
              </w:rPr>
              <w:t xml:space="preserve">erver </w:t>
            </w:r>
            <w:r w:rsidR="00ED0649">
              <w:rPr>
                <w:sz w:val="22"/>
                <w:szCs w:val="22"/>
              </w:rPr>
              <w:t xml:space="preserve">IP address </w:t>
            </w:r>
            <w:r w:rsidRPr="009916C8">
              <w:rPr>
                <w:sz w:val="22"/>
                <w:szCs w:val="22"/>
              </w:rPr>
              <w:t xml:space="preserve">is </w:t>
            </w:r>
            <w:r w:rsidR="00733658">
              <w:rPr>
                <w:sz w:val="22"/>
                <w:szCs w:val="22"/>
              </w:rPr>
              <w:t>“</w:t>
            </w:r>
            <w:r w:rsidR="00ED0649" w:rsidRPr="009916C8">
              <w:rPr>
                <w:sz w:val="22"/>
                <w:szCs w:val="22"/>
              </w:rPr>
              <w:t>localhost</w:t>
            </w:r>
            <w:r w:rsidR="00733658">
              <w:rPr>
                <w:sz w:val="22"/>
                <w:szCs w:val="22"/>
              </w:rPr>
              <w:t>”</w:t>
            </w:r>
            <w:r w:rsidR="00ED0649" w:rsidRPr="009916C8">
              <w:rPr>
                <w:sz w:val="22"/>
                <w:szCs w:val="22"/>
              </w:rPr>
              <w:t>,</w:t>
            </w:r>
            <w:r w:rsidRPr="009916C8">
              <w:rPr>
                <w:sz w:val="22"/>
                <w:szCs w:val="22"/>
              </w:rPr>
              <w:t xml:space="preserve"> and the port is 8883.</w:t>
            </w:r>
          </w:p>
          <w:p w14:paraId="73278502" w14:textId="20A5CC1A" w:rsidR="00320989" w:rsidRPr="009916C8" w:rsidRDefault="00320989" w:rsidP="00DD2134">
            <w:pPr>
              <w:pStyle w:val="BodyTextIndent"/>
              <w:numPr>
                <w:ilvl w:val="0"/>
                <w:numId w:val="3"/>
              </w:numPr>
              <w:rPr>
                <w:sz w:val="22"/>
                <w:szCs w:val="22"/>
              </w:rPr>
            </w:pPr>
            <w:r w:rsidRPr="009916C8">
              <w:rPr>
                <w:sz w:val="22"/>
                <w:szCs w:val="22"/>
              </w:rPr>
              <w:t xml:space="preserve">If site-id is not set before establishing connection to SILOS, SWLIC will connect to SILOS as </w:t>
            </w:r>
            <w:r w:rsidR="00733658">
              <w:rPr>
                <w:sz w:val="22"/>
                <w:szCs w:val="22"/>
              </w:rPr>
              <w:t>individual</w:t>
            </w:r>
            <w:r w:rsidRPr="009916C8">
              <w:rPr>
                <w:sz w:val="22"/>
                <w:szCs w:val="22"/>
              </w:rPr>
              <w:t xml:space="preserve"> node.</w:t>
            </w:r>
          </w:p>
          <w:p w14:paraId="4E268115" w14:textId="350077F9" w:rsidR="00320989" w:rsidRPr="009916C8" w:rsidRDefault="00320989" w:rsidP="00DD2134">
            <w:pPr>
              <w:pStyle w:val="BodyTextIndent"/>
              <w:numPr>
                <w:ilvl w:val="0"/>
                <w:numId w:val="3"/>
              </w:numPr>
              <w:rPr>
                <w:sz w:val="22"/>
                <w:szCs w:val="22"/>
              </w:rPr>
            </w:pPr>
            <w:r w:rsidRPr="009916C8">
              <w:rPr>
                <w:sz w:val="22"/>
                <w:szCs w:val="22"/>
              </w:rPr>
              <w:t xml:space="preserve">When changing the </w:t>
            </w:r>
            <w:r w:rsidR="00DB3EA6">
              <w:rPr>
                <w:sz w:val="22"/>
                <w:szCs w:val="22"/>
              </w:rPr>
              <w:t xml:space="preserve">Site License Server IP address or </w:t>
            </w:r>
            <w:r w:rsidRPr="009916C8">
              <w:rPr>
                <w:sz w:val="22"/>
                <w:szCs w:val="22"/>
              </w:rPr>
              <w:t xml:space="preserve">port, the </w:t>
            </w:r>
            <w:r w:rsidR="00DB3EA6">
              <w:rPr>
                <w:sz w:val="22"/>
                <w:szCs w:val="22"/>
              </w:rPr>
              <w:t xml:space="preserve">existing </w:t>
            </w:r>
            <w:r w:rsidRPr="009916C8">
              <w:rPr>
                <w:sz w:val="22"/>
                <w:szCs w:val="22"/>
              </w:rPr>
              <w:t>connection to the current MQTT broker server will be disconnected and the connection to the new address will be established.</w:t>
            </w:r>
          </w:p>
        </w:tc>
      </w:tr>
      <w:tr w:rsidR="00320989" w:rsidRPr="00784BA6" w14:paraId="566E04D8"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tcPr>
          <w:p w14:paraId="5771C293" w14:textId="77777777" w:rsidR="00320989" w:rsidRPr="009916C8" w:rsidRDefault="00320989" w:rsidP="00E96B95">
            <w:pPr>
              <w:snapToGrid w:val="0"/>
              <w:spacing w:after="0" w:line="240" w:lineRule="auto"/>
              <w:rPr>
                <w:rFonts w:ascii="Trebuchet MS" w:eastAsia="Times New Roman" w:hAnsi="Trebuchet MS" w:cs="Arial"/>
                <w:b/>
                <w:lang w:eastAsia="zh-TW"/>
              </w:rPr>
            </w:pPr>
            <w:r w:rsidRPr="009916C8">
              <w:rPr>
                <w:rFonts w:ascii="Trebuchet MS" w:eastAsia="Times New Roman" w:hAnsi="Trebuchet MS" w:cs="Arial"/>
                <w:b/>
                <w:lang w:eastAsia="zh-TW"/>
              </w:rPr>
              <w:t>Example:</w:t>
            </w:r>
          </w:p>
          <w:p w14:paraId="424276F7" w14:textId="77777777" w:rsidR="00320989" w:rsidRPr="009916C8" w:rsidRDefault="00320989" w:rsidP="00E96B95">
            <w:pPr>
              <w:pStyle w:val="BodyTextIndent"/>
              <w:rPr>
                <w:sz w:val="22"/>
                <w:szCs w:val="22"/>
              </w:rPr>
            </w:pPr>
            <w:r w:rsidRPr="009916C8">
              <w:rPr>
                <w:sz w:val="22"/>
                <w:szCs w:val="22"/>
              </w:rPr>
              <w:t>-&gt; license client site-id A1S2D3F4G5</w:t>
            </w:r>
          </w:p>
          <w:p w14:paraId="0ADABB59" w14:textId="77777777" w:rsidR="00320989" w:rsidRPr="009916C8" w:rsidRDefault="00320989" w:rsidP="00E96B95">
            <w:pPr>
              <w:pStyle w:val="BodyTextIndent"/>
              <w:rPr>
                <w:sz w:val="22"/>
                <w:szCs w:val="22"/>
              </w:rPr>
            </w:pPr>
            <w:r w:rsidRPr="009916C8">
              <w:rPr>
                <w:sz w:val="22"/>
                <w:szCs w:val="22"/>
              </w:rPr>
              <w:t>-&gt; license client site-id A1S2D3F4G5 server-</w:t>
            </w:r>
            <w:proofErr w:type="spellStart"/>
            <w:r w:rsidRPr="009916C8">
              <w:rPr>
                <w:sz w:val="22"/>
                <w:szCs w:val="22"/>
              </w:rPr>
              <w:t>ip</w:t>
            </w:r>
            <w:proofErr w:type="spellEnd"/>
            <w:r w:rsidRPr="009916C8">
              <w:rPr>
                <w:sz w:val="22"/>
                <w:szCs w:val="22"/>
              </w:rPr>
              <w:t xml:space="preserve"> 10.120.0.120 server-port 27000</w:t>
            </w:r>
          </w:p>
          <w:p w14:paraId="0452021A" w14:textId="77777777" w:rsidR="00320989" w:rsidRPr="009916C8" w:rsidRDefault="00320989" w:rsidP="00E96B95">
            <w:pPr>
              <w:pStyle w:val="BodyTextIndent"/>
              <w:rPr>
                <w:sz w:val="22"/>
                <w:szCs w:val="22"/>
              </w:rPr>
            </w:pPr>
            <w:r w:rsidRPr="009916C8">
              <w:rPr>
                <w:sz w:val="22"/>
                <w:szCs w:val="22"/>
              </w:rPr>
              <w:t>-&gt; license client server-</w:t>
            </w:r>
            <w:proofErr w:type="spellStart"/>
            <w:r w:rsidRPr="009916C8">
              <w:rPr>
                <w:sz w:val="22"/>
                <w:szCs w:val="22"/>
              </w:rPr>
              <w:t>ip</w:t>
            </w:r>
            <w:proofErr w:type="spellEnd"/>
            <w:r w:rsidRPr="009916C8">
              <w:rPr>
                <w:sz w:val="22"/>
                <w:szCs w:val="22"/>
              </w:rPr>
              <w:t xml:space="preserve"> 10.120.0.122</w:t>
            </w:r>
          </w:p>
          <w:p w14:paraId="59275ED5" w14:textId="77777777" w:rsidR="00320989" w:rsidRPr="009916C8" w:rsidRDefault="00320989" w:rsidP="00E96B95">
            <w:pPr>
              <w:snapToGrid w:val="0"/>
              <w:spacing w:after="0" w:line="240" w:lineRule="auto"/>
              <w:rPr>
                <w:rFonts w:ascii="Trebuchet MS" w:eastAsia="Times New Roman" w:hAnsi="Trebuchet MS" w:cs="Arial"/>
                <w:lang w:eastAsia="zh-TW"/>
              </w:rPr>
            </w:pPr>
          </w:p>
        </w:tc>
      </w:tr>
    </w:tbl>
    <w:p w14:paraId="55BCA8C9" w14:textId="77777777" w:rsidR="00320989" w:rsidRPr="00A207BF" w:rsidRDefault="00320989" w:rsidP="00320989">
      <w:pPr>
        <w:spacing w:line="276" w:lineRule="auto"/>
        <w:rPr>
          <w:rFonts w:ascii="Trebuchet MS" w:eastAsia="Times New Roman" w:hAnsi="Trebuchet MS" w:cs="Arial"/>
          <w:b/>
          <w:sz w:val="24"/>
          <w:szCs w:val="24"/>
          <w:lang w:eastAsia="zh-TW"/>
        </w:rPr>
      </w:pPr>
    </w:p>
    <w:p w14:paraId="41A40A73" w14:textId="100DA084" w:rsidR="00320989" w:rsidRDefault="00320989" w:rsidP="00320989">
      <w:pPr>
        <w:spacing w:line="276" w:lineRule="auto"/>
        <w:rPr>
          <w:rFonts w:ascii="Trebuchet MS" w:eastAsia="Times New Roman" w:hAnsi="Trebuchet MS" w:cs="Arial"/>
          <w:b/>
          <w:sz w:val="24"/>
          <w:szCs w:val="24"/>
          <w:lang w:eastAsia="zh-TW"/>
        </w:rPr>
      </w:pPr>
      <w:r>
        <w:rPr>
          <w:rFonts w:ascii="Trebuchet MS" w:hAnsi="Trebuchet MS"/>
          <w:b/>
          <w:sz w:val="24"/>
          <w:szCs w:val="24"/>
        </w:rPr>
        <w:t>4.1.4.2</w:t>
      </w:r>
      <w:r w:rsidRPr="00FC2B47">
        <w:rPr>
          <w:rFonts w:ascii="Trebuchet MS" w:hAnsi="Trebuchet MS"/>
          <w:b/>
          <w:sz w:val="24"/>
          <w:szCs w:val="24"/>
        </w:rPr>
        <w:t xml:space="preserve"> </w:t>
      </w:r>
      <w:r w:rsidR="00284799">
        <w:rPr>
          <w:rFonts w:ascii="Trebuchet MS" w:hAnsi="Trebuchet MS"/>
          <w:b/>
          <w:sz w:val="24"/>
          <w:szCs w:val="24"/>
        </w:rPr>
        <w:t xml:space="preserve">Command to remove feature license on </w:t>
      </w:r>
      <w:r>
        <w:rPr>
          <w:rFonts w:ascii="Trebuchet MS" w:eastAsia="Times New Roman" w:hAnsi="Trebuchet MS" w:cs="Arial"/>
          <w:b/>
          <w:sz w:val="24"/>
          <w:szCs w:val="24"/>
          <w:lang w:eastAsia="zh-TW"/>
        </w:rPr>
        <w:t>Switch License Client</w:t>
      </w:r>
    </w:p>
    <w:tbl>
      <w:tblPr>
        <w:tblW w:w="9606" w:type="dxa"/>
        <w:tblInd w:w="-5" w:type="dxa"/>
        <w:tblLayout w:type="fixed"/>
        <w:tblLook w:val="04A0" w:firstRow="1" w:lastRow="0" w:firstColumn="1" w:lastColumn="0" w:noHBand="0" w:noVBand="1"/>
      </w:tblPr>
      <w:tblGrid>
        <w:gridCol w:w="1833"/>
        <w:gridCol w:w="1285"/>
        <w:gridCol w:w="1315"/>
        <w:gridCol w:w="2250"/>
        <w:gridCol w:w="2923"/>
      </w:tblGrid>
      <w:tr w:rsidR="00320989" w:rsidRPr="00784BA6" w14:paraId="0794979E" w14:textId="77777777" w:rsidTr="00E96B95">
        <w:tc>
          <w:tcPr>
            <w:tcW w:w="9606" w:type="dxa"/>
            <w:gridSpan w:val="5"/>
            <w:tcBorders>
              <w:top w:val="single" w:sz="4" w:space="0" w:color="000000"/>
              <w:left w:val="single" w:sz="4" w:space="0" w:color="000000"/>
              <w:bottom w:val="single" w:sz="4" w:space="0" w:color="000000"/>
              <w:right w:val="single" w:sz="4" w:space="0" w:color="000000"/>
            </w:tcBorders>
            <w:hideMark/>
          </w:tcPr>
          <w:p w14:paraId="4D31B90A" w14:textId="1D7C8712" w:rsidR="00320989" w:rsidRPr="008C23E2" w:rsidRDefault="00320989" w:rsidP="00E96B95">
            <w:pPr>
              <w:snapToGrid w:val="0"/>
              <w:spacing w:after="0" w:line="240" w:lineRule="auto"/>
              <w:rPr>
                <w:rFonts w:ascii="Trebuchet MS" w:eastAsia="Times New Roman" w:hAnsi="Trebuchet MS" w:cs="Arial"/>
                <w:i/>
                <w:lang w:eastAsia="zh-TW"/>
              </w:rPr>
            </w:pPr>
            <w:r w:rsidRPr="008C23E2">
              <w:rPr>
                <w:rFonts w:ascii="Trebuchet MS" w:eastAsia="Times New Roman" w:hAnsi="Trebuchet MS" w:cs="Arial"/>
                <w:b/>
                <w:i/>
                <w:lang w:eastAsia="zh-TW"/>
              </w:rPr>
              <w:t>license client remove license</w:t>
            </w:r>
            <w:r w:rsidRPr="008C23E2">
              <w:rPr>
                <w:rFonts w:ascii="Trebuchet MS" w:eastAsia="Times New Roman" w:hAnsi="Trebuchet MS" w:cs="Arial"/>
                <w:i/>
                <w:lang w:eastAsia="zh-TW"/>
              </w:rPr>
              <w:t xml:space="preserve"> all | </w:t>
            </w:r>
            <w:proofErr w:type="spellStart"/>
            <w:r w:rsidRPr="008C23E2">
              <w:rPr>
                <w:rFonts w:ascii="Trebuchet MS" w:eastAsia="Times New Roman" w:hAnsi="Trebuchet MS" w:cs="Arial"/>
                <w:i/>
                <w:lang w:eastAsia="zh-TW"/>
              </w:rPr>
              <w:t>mpls</w:t>
            </w:r>
            <w:proofErr w:type="spellEnd"/>
            <w:ins w:id="783" w:author="Kha Truong" w:date="2024-06-28T10:59:00Z">
              <w:r w:rsidR="00BE70F5">
                <w:rPr>
                  <w:rFonts w:ascii="Trebuchet MS" w:eastAsia="Times New Roman" w:hAnsi="Trebuchet MS" w:cs="Arial"/>
                  <w:i/>
                  <w:lang w:eastAsia="zh-TW"/>
                </w:rPr>
                <w:t xml:space="preserve"> | 50g</w:t>
              </w:r>
            </w:ins>
          </w:p>
        </w:tc>
      </w:tr>
      <w:tr w:rsidR="00320989" w:rsidRPr="00784BA6" w14:paraId="35D7D4E8" w14:textId="77777777" w:rsidTr="00E96B95">
        <w:trPr>
          <w:trHeight w:val="170"/>
        </w:trPr>
        <w:tc>
          <w:tcPr>
            <w:tcW w:w="1833" w:type="dxa"/>
            <w:tcBorders>
              <w:top w:val="single" w:sz="4" w:space="0" w:color="000000"/>
              <w:left w:val="single" w:sz="4" w:space="0" w:color="000000"/>
              <w:bottom w:val="single" w:sz="4" w:space="0" w:color="000000"/>
              <w:right w:val="nil"/>
            </w:tcBorders>
            <w:shd w:val="clear" w:color="auto" w:fill="C0C0C0"/>
            <w:hideMark/>
          </w:tcPr>
          <w:p w14:paraId="6A8939D9" w14:textId="77777777" w:rsidR="00320989" w:rsidRPr="008C23E2" w:rsidRDefault="00320989" w:rsidP="00E96B95">
            <w:pPr>
              <w:snapToGrid w:val="0"/>
              <w:spacing w:after="0" w:line="240" w:lineRule="auto"/>
              <w:jc w:val="center"/>
              <w:rPr>
                <w:rFonts w:ascii="Trebuchet MS" w:eastAsia="Times New Roman" w:hAnsi="Trebuchet MS" w:cs="Arial"/>
                <w:b/>
                <w:lang w:eastAsia="zh-TW"/>
              </w:rPr>
            </w:pPr>
            <w:r w:rsidRPr="008C23E2">
              <w:rPr>
                <w:rFonts w:ascii="Trebuchet MS" w:eastAsia="Times New Roman" w:hAnsi="Trebuchet MS" w:cs="Arial"/>
                <w:b/>
                <w:lang w:eastAsia="zh-TW"/>
              </w:rPr>
              <w:t>Input</w:t>
            </w:r>
          </w:p>
        </w:tc>
        <w:tc>
          <w:tcPr>
            <w:tcW w:w="1285" w:type="dxa"/>
            <w:tcBorders>
              <w:top w:val="single" w:sz="4" w:space="0" w:color="000000"/>
              <w:left w:val="single" w:sz="4" w:space="0" w:color="000000"/>
              <w:bottom w:val="single" w:sz="4" w:space="0" w:color="000000"/>
              <w:right w:val="nil"/>
            </w:tcBorders>
            <w:shd w:val="clear" w:color="auto" w:fill="C0C0C0"/>
            <w:hideMark/>
          </w:tcPr>
          <w:p w14:paraId="2D7D358A" w14:textId="77777777" w:rsidR="00320989" w:rsidRPr="008C23E2" w:rsidRDefault="00320989" w:rsidP="00E96B95">
            <w:pPr>
              <w:snapToGrid w:val="0"/>
              <w:spacing w:after="0" w:line="240" w:lineRule="auto"/>
              <w:jc w:val="center"/>
              <w:rPr>
                <w:rFonts w:ascii="Trebuchet MS" w:eastAsia="Times New Roman" w:hAnsi="Trebuchet MS" w:cs="Arial"/>
                <w:b/>
                <w:lang w:eastAsia="zh-TW"/>
              </w:rPr>
            </w:pPr>
            <w:r w:rsidRPr="008C23E2">
              <w:rPr>
                <w:rFonts w:ascii="Trebuchet MS" w:eastAsia="Times New Roman" w:hAnsi="Trebuchet MS" w:cs="Arial"/>
                <w:b/>
                <w:lang w:eastAsia="zh-TW"/>
              </w:rPr>
              <w:t>Type</w:t>
            </w:r>
          </w:p>
        </w:tc>
        <w:tc>
          <w:tcPr>
            <w:tcW w:w="1315" w:type="dxa"/>
            <w:tcBorders>
              <w:top w:val="single" w:sz="4" w:space="0" w:color="000000"/>
              <w:left w:val="single" w:sz="4" w:space="0" w:color="000000"/>
              <w:bottom w:val="single" w:sz="4" w:space="0" w:color="000000"/>
              <w:right w:val="nil"/>
            </w:tcBorders>
            <w:shd w:val="clear" w:color="auto" w:fill="C0C0C0"/>
            <w:hideMark/>
          </w:tcPr>
          <w:p w14:paraId="377BC4B4" w14:textId="77777777" w:rsidR="00320989" w:rsidRPr="008C23E2" w:rsidRDefault="00320989" w:rsidP="00E96B95">
            <w:pPr>
              <w:snapToGrid w:val="0"/>
              <w:spacing w:after="0" w:line="240" w:lineRule="auto"/>
              <w:jc w:val="center"/>
              <w:rPr>
                <w:rFonts w:ascii="Trebuchet MS" w:eastAsia="Times New Roman" w:hAnsi="Trebuchet MS" w:cs="Arial"/>
                <w:b/>
                <w:lang w:eastAsia="zh-TW"/>
              </w:rPr>
            </w:pPr>
            <w:r w:rsidRPr="008C23E2">
              <w:rPr>
                <w:rFonts w:ascii="Trebuchet MS" w:eastAsia="Times New Roman" w:hAnsi="Trebuchet MS" w:cs="Arial"/>
                <w:b/>
                <w:lang w:eastAsia="zh-TW"/>
              </w:rPr>
              <w:t>Range</w:t>
            </w:r>
          </w:p>
        </w:tc>
        <w:tc>
          <w:tcPr>
            <w:tcW w:w="2250" w:type="dxa"/>
            <w:tcBorders>
              <w:top w:val="single" w:sz="4" w:space="0" w:color="000000"/>
              <w:left w:val="single" w:sz="4" w:space="0" w:color="000000"/>
              <w:bottom w:val="single" w:sz="4" w:space="0" w:color="000000"/>
              <w:right w:val="nil"/>
            </w:tcBorders>
            <w:shd w:val="clear" w:color="auto" w:fill="C0C0C0"/>
            <w:hideMark/>
          </w:tcPr>
          <w:p w14:paraId="2235F181" w14:textId="77777777" w:rsidR="00320989" w:rsidRPr="008C23E2" w:rsidRDefault="00320989" w:rsidP="00E96B95">
            <w:pPr>
              <w:snapToGrid w:val="0"/>
              <w:spacing w:after="0" w:line="240" w:lineRule="auto"/>
              <w:jc w:val="center"/>
              <w:rPr>
                <w:rFonts w:ascii="Trebuchet MS" w:eastAsia="Times New Roman" w:hAnsi="Trebuchet MS" w:cs="Arial"/>
                <w:b/>
                <w:lang w:eastAsia="zh-TW"/>
              </w:rPr>
            </w:pPr>
            <w:r w:rsidRPr="008C23E2">
              <w:rPr>
                <w:rFonts w:ascii="Trebuchet MS" w:eastAsia="Times New Roman" w:hAnsi="Trebuchet MS" w:cs="Arial"/>
                <w:b/>
                <w:lang w:eastAsia="zh-TW"/>
              </w:rPr>
              <w:t>Object</w:t>
            </w:r>
          </w:p>
        </w:tc>
        <w:tc>
          <w:tcPr>
            <w:tcW w:w="2923" w:type="dxa"/>
            <w:tcBorders>
              <w:top w:val="single" w:sz="4" w:space="0" w:color="000000"/>
              <w:left w:val="single" w:sz="4" w:space="0" w:color="000000"/>
              <w:bottom w:val="single" w:sz="4" w:space="0" w:color="000000"/>
              <w:right w:val="single" w:sz="4" w:space="0" w:color="000000"/>
            </w:tcBorders>
            <w:shd w:val="clear" w:color="auto" w:fill="C0C0C0"/>
            <w:hideMark/>
          </w:tcPr>
          <w:p w14:paraId="0A7E999D" w14:textId="77777777" w:rsidR="00320989" w:rsidRPr="008C23E2" w:rsidRDefault="00320989" w:rsidP="00E96B95">
            <w:pPr>
              <w:snapToGrid w:val="0"/>
              <w:spacing w:after="0" w:line="240" w:lineRule="auto"/>
              <w:jc w:val="center"/>
              <w:rPr>
                <w:rFonts w:ascii="Trebuchet MS" w:eastAsia="Times New Roman" w:hAnsi="Trebuchet MS" w:cs="Arial"/>
                <w:b/>
                <w:lang w:eastAsia="zh-TW"/>
              </w:rPr>
            </w:pPr>
            <w:r w:rsidRPr="008C23E2">
              <w:rPr>
                <w:rFonts w:ascii="Trebuchet MS" w:eastAsia="Times New Roman" w:hAnsi="Trebuchet MS" w:cs="Arial"/>
                <w:b/>
                <w:lang w:eastAsia="zh-TW"/>
              </w:rPr>
              <w:t>Description</w:t>
            </w:r>
          </w:p>
        </w:tc>
      </w:tr>
      <w:tr w:rsidR="00320989" w:rsidRPr="00784BA6" w14:paraId="1765C72A"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340F9CF4" w14:textId="77777777" w:rsidR="00320989" w:rsidRPr="008C23E2"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8C23E2">
              <w:rPr>
                <w:rFonts w:ascii="Trebuchet MS" w:eastAsia="Times New Roman" w:hAnsi="Trebuchet MS" w:cs="Arial"/>
                <w:lang w:eastAsia="zh-TW"/>
              </w:rPr>
              <w:lastRenderedPageBreak/>
              <w:t>all</w:t>
            </w:r>
          </w:p>
        </w:tc>
        <w:tc>
          <w:tcPr>
            <w:tcW w:w="1285" w:type="dxa"/>
            <w:tcBorders>
              <w:top w:val="single" w:sz="4" w:space="0" w:color="000000"/>
              <w:left w:val="single" w:sz="4" w:space="0" w:color="000000"/>
              <w:bottom w:val="single" w:sz="4" w:space="0" w:color="000000"/>
              <w:right w:val="nil"/>
            </w:tcBorders>
            <w:vAlign w:val="center"/>
          </w:tcPr>
          <w:p w14:paraId="5604F9DB" w14:textId="77777777" w:rsidR="00320989" w:rsidRPr="008C23E2"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8C23E2">
              <w:rPr>
                <w:rFonts w:ascii="Trebuchet MS" w:eastAsia="Times New Roman" w:hAnsi="Trebuchet MS" w:cs="Arial"/>
                <w:lang w:eastAsia="zh-TW"/>
              </w:rPr>
              <w:t>integer</w:t>
            </w:r>
          </w:p>
        </w:tc>
        <w:tc>
          <w:tcPr>
            <w:tcW w:w="1315" w:type="dxa"/>
            <w:tcBorders>
              <w:top w:val="single" w:sz="4" w:space="0" w:color="000000"/>
              <w:left w:val="single" w:sz="4" w:space="0" w:color="000000"/>
              <w:bottom w:val="single" w:sz="4" w:space="0" w:color="000000"/>
              <w:right w:val="nil"/>
            </w:tcBorders>
            <w:vAlign w:val="center"/>
          </w:tcPr>
          <w:p w14:paraId="17F22FC3" w14:textId="77777777" w:rsidR="00320989" w:rsidRPr="008C23E2"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2250" w:type="dxa"/>
            <w:tcBorders>
              <w:top w:val="single" w:sz="4" w:space="0" w:color="000000"/>
              <w:left w:val="single" w:sz="4" w:space="0" w:color="000000"/>
              <w:bottom w:val="single" w:sz="4" w:space="0" w:color="000000"/>
              <w:right w:val="nil"/>
            </w:tcBorders>
            <w:vAlign w:val="center"/>
          </w:tcPr>
          <w:p w14:paraId="411F0037" w14:textId="77777777" w:rsidR="00320989" w:rsidRPr="008C23E2"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8C23E2">
              <w:rPr>
                <w:rFonts w:ascii="Trebuchet MS" w:eastAsia="Times New Roman" w:hAnsi="Trebuchet MS" w:cs="Arial"/>
                <w:lang w:eastAsia="zh-TW"/>
              </w:rPr>
              <w:t>alaSWLICLicenseRemoveFeature</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5D58168B" w14:textId="787042CA" w:rsidR="00320989" w:rsidRPr="008C23E2" w:rsidRDefault="00320989" w:rsidP="00E96B95">
            <w:pPr>
              <w:spacing w:line="276" w:lineRule="auto"/>
              <w:rPr>
                <w:rFonts w:ascii="Trebuchet MS" w:hAnsi="Trebuchet MS"/>
              </w:rPr>
            </w:pPr>
            <w:r w:rsidRPr="008C23E2">
              <w:rPr>
                <w:rFonts w:ascii="Trebuchet MS" w:hAnsi="Trebuchet MS"/>
              </w:rPr>
              <w:t xml:space="preserve">This option will remove all </w:t>
            </w:r>
            <w:r w:rsidR="00284799">
              <w:rPr>
                <w:rFonts w:ascii="Trebuchet MS" w:hAnsi="Trebuchet MS"/>
              </w:rPr>
              <w:t>feature licenses</w:t>
            </w:r>
            <w:r w:rsidR="00E6277B">
              <w:rPr>
                <w:rFonts w:ascii="Trebuchet MS" w:hAnsi="Trebuchet MS"/>
              </w:rPr>
              <w:t xml:space="preserve"> </w:t>
            </w:r>
            <w:r w:rsidR="00B92FA2">
              <w:rPr>
                <w:rFonts w:ascii="Trebuchet MS" w:hAnsi="Trebuchet MS"/>
              </w:rPr>
              <w:t>(</w:t>
            </w:r>
            <w:r w:rsidR="004074F6">
              <w:rPr>
                <w:rFonts w:ascii="Trebuchet MS" w:hAnsi="Trebuchet MS"/>
              </w:rPr>
              <w:t>received from the Site License Server</w:t>
            </w:r>
            <w:r w:rsidR="00B92FA2">
              <w:rPr>
                <w:rFonts w:ascii="Trebuchet MS" w:hAnsi="Trebuchet MS"/>
              </w:rPr>
              <w:t>)</w:t>
            </w:r>
            <w:r w:rsidR="004074F6">
              <w:rPr>
                <w:rFonts w:ascii="Trebuchet MS" w:hAnsi="Trebuchet MS"/>
              </w:rPr>
              <w:t xml:space="preserve"> on the device</w:t>
            </w:r>
          </w:p>
        </w:tc>
      </w:tr>
      <w:tr w:rsidR="00320989" w:rsidRPr="00784BA6" w14:paraId="407973F1"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3696429E" w14:textId="77777777" w:rsidR="00320989" w:rsidRPr="008C23E2"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8C23E2">
              <w:rPr>
                <w:rFonts w:ascii="Trebuchet MS" w:eastAsia="Times New Roman" w:hAnsi="Trebuchet MS" w:cs="Arial"/>
                <w:lang w:eastAsia="zh-TW"/>
              </w:rPr>
              <w:t>mpls</w:t>
            </w:r>
            <w:proofErr w:type="spellEnd"/>
          </w:p>
        </w:tc>
        <w:tc>
          <w:tcPr>
            <w:tcW w:w="1285" w:type="dxa"/>
            <w:tcBorders>
              <w:top w:val="single" w:sz="4" w:space="0" w:color="000000"/>
              <w:left w:val="single" w:sz="4" w:space="0" w:color="000000"/>
              <w:bottom w:val="single" w:sz="4" w:space="0" w:color="000000"/>
              <w:right w:val="nil"/>
            </w:tcBorders>
            <w:vAlign w:val="center"/>
          </w:tcPr>
          <w:p w14:paraId="3D866F41" w14:textId="77777777" w:rsidR="00320989" w:rsidRPr="008C23E2"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8C23E2">
              <w:rPr>
                <w:rFonts w:ascii="Trebuchet MS" w:eastAsia="Times New Roman" w:hAnsi="Trebuchet MS" w:cs="Arial"/>
                <w:lang w:eastAsia="zh-TW"/>
              </w:rPr>
              <w:t>integer</w:t>
            </w:r>
          </w:p>
        </w:tc>
        <w:tc>
          <w:tcPr>
            <w:tcW w:w="1315" w:type="dxa"/>
            <w:tcBorders>
              <w:top w:val="single" w:sz="4" w:space="0" w:color="000000"/>
              <w:left w:val="single" w:sz="4" w:space="0" w:color="000000"/>
              <w:bottom w:val="single" w:sz="4" w:space="0" w:color="000000"/>
              <w:right w:val="nil"/>
            </w:tcBorders>
            <w:vAlign w:val="center"/>
          </w:tcPr>
          <w:p w14:paraId="6966F1DE" w14:textId="77777777" w:rsidR="00320989" w:rsidRPr="008C23E2"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2250" w:type="dxa"/>
            <w:tcBorders>
              <w:top w:val="single" w:sz="4" w:space="0" w:color="000000"/>
              <w:left w:val="single" w:sz="4" w:space="0" w:color="000000"/>
              <w:bottom w:val="single" w:sz="4" w:space="0" w:color="000000"/>
              <w:right w:val="nil"/>
            </w:tcBorders>
            <w:vAlign w:val="center"/>
          </w:tcPr>
          <w:p w14:paraId="2D59C903" w14:textId="77777777" w:rsidR="00320989" w:rsidRPr="008C23E2"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roofErr w:type="spellStart"/>
            <w:r w:rsidRPr="008C23E2">
              <w:rPr>
                <w:rFonts w:ascii="Trebuchet MS" w:eastAsia="Times New Roman" w:hAnsi="Trebuchet MS" w:cs="Arial"/>
                <w:lang w:eastAsia="zh-TW"/>
              </w:rPr>
              <w:t>alaSWLICLicenseRemoveFeature</w:t>
            </w:r>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68813920" w14:textId="4E64DFE9" w:rsidR="00320989" w:rsidRPr="008C23E2" w:rsidRDefault="00320989" w:rsidP="00E96B95">
            <w:pPr>
              <w:spacing w:line="276" w:lineRule="auto"/>
              <w:rPr>
                <w:rFonts w:ascii="Trebuchet MS" w:hAnsi="Trebuchet MS"/>
              </w:rPr>
            </w:pPr>
            <w:r w:rsidRPr="008C23E2">
              <w:rPr>
                <w:rFonts w:ascii="Trebuchet MS" w:hAnsi="Trebuchet MS"/>
              </w:rPr>
              <w:t xml:space="preserve">This option will remove </w:t>
            </w:r>
            <w:proofErr w:type="spellStart"/>
            <w:r w:rsidRPr="008C23E2">
              <w:rPr>
                <w:rFonts w:ascii="Trebuchet MS" w:hAnsi="Trebuchet MS"/>
              </w:rPr>
              <w:t>mpls</w:t>
            </w:r>
            <w:proofErr w:type="spellEnd"/>
            <w:r w:rsidRPr="008C23E2">
              <w:rPr>
                <w:rFonts w:ascii="Trebuchet MS" w:hAnsi="Trebuchet MS"/>
              </w:rPr>
              <w:t xml:space="preserve"> feature </w:t>
            </w:r>
            <w:r w:rsidR="00E6277B">
              <w:rPr>
                <w:rFonts w:ascii="Trebuchet MS" w:hAnsi="Trebuchet MS"/>
              </w:rPr>
              <w:t xml:space="preserve">license (received from the Site License Server) </w:t>
            </w:r>
            <w:r w:rsidRPr="008C23E2">
              <w:rPr>
                <w:rFonts w:ascii="Trebuchet MS" w:hAnsi="Trebuchet MS"/>
              </w:rPr>
              <w:t>on the device</w:t>
            </w:r>
          </w:p>
        </w:tc>
      </w:tr>
      <w:tr w:rsidR="00BE70F5" w:rsidRPr="00784BA6" w14:paraId="4BC42DED" w14:textId="77777777" w:rsidTr="00E96B95">
        <w:trPr>
          <w:trHeight w:val="95"/>
          <w:ins w:id="784" w:author="Kha Truong" w:date="2024-06-28T10:59:00Z"/>
        </w:trPr>
        <w:tc>
          <w:tcPr>
            <w:tcW w:w="1833" w:type="dxa"/>
            <w:tcBorders>
              <w:top w:val="single" w:sz="4" w:space="0" w:color="000000"/>
              <w:left w:val="single" w:sz="4" w:space="0" w:color="000000"/>
              <w:bottom w:val="single" w:sz="4" w:space="0" w:color="000000"/>
              <w:right w:val="nil"/>
            </w:tcBorders>
            <w:vAlign w:val="center"/>
          </w:tcPr>
          <w:p w14:paraId="6DCA5225" w14:textId="2E286DD1" w:rsidR="00BE70F5" w:rsidRPr="008C23E2" w:rsidRDefault="00BE70F5" w:rsidP="00E96B95">
            <w:pPr>
              <w:tabs>
                <w:tab w:val="left" w:pos="720"/>
                <w:tab w:val="center" w:pos="4320"/>
                <w:tab w:val="right" w:pos="8640"/>
              </w:tabs>
              <w:snapToGrid w:val="0"/>
              <w:spacing w:after="0" w:line="240" w:lineRule="auto"/>
              <w:jc w:val="center"/>
              <w:rPr>
                <w:ins w:id="785" w:author="Kha Truong" w:date="2024-06-28T10:59:00Z"/>
                <w:rFonts w:ascii="Trebuchet MS" w:eastAsia="Times New Roman" w:hAnsi="Trebuchet MS" w:cs="Arial"/>
                <w:lang w:eastAsia="zh-TW"/>
              </w:rPr>
            </w:pPr>
            <w:ins w:id="786" w:author="Kha Truong" w:date="2024-06-28T10:59:00Z">
              <w:r>
                <w:rPr>
                  <w:rFonts w:ascii="Trebuchet MS" w:eastAsia="Times New Roman" w:hAnsi="Trebuchet MS" w:cs="Arial"/>
                  <w:lang w:eastAsia="zh-TW"/>
                </w:rPr>
                <w:t>50g</w:t>
              </w:r>
            </w:ins>
          </w:p>
        </w:tc>
        <w:tc>
          <w:tcPr>
            <w:tcW w:w="1285" w:type="dxa"/>
            <w:tcBorders>
              <w:top w:val="single" w:sz="4" w:space="0" w:color="000000"/>
              <w:left w:val="single" w:sz="4" w:space="0" w:color="000000"/>
              <w:bottom w:val="single" w:sz="4" w:space="0" w:color="000000"/>
              <w:right w:val="nil"/>
            </w:tcBorders>
            <w:vAlign w:val="center"/>
          </w:tcPr>
          <w:p w14:paraId="05BE484F" w14:textId="077E9C66" w:rsidR="00BE70F5" w:rsidRPr="00BE70F5" w:rsidRDefault="00BE70F5" w:rsidP="00E96B95">
            <w:pPr>
              <w:tabs>
                <w:tab w:val="left" w:pos="720"/>
                <w:tab w:val="center" w:pos="4320"/>
                <w:tab w:val="right" w:pos="8640"/>
              </w:tabs>
              <w:snapToGrid w:val="0"/>
              <w:spacing w:after="0" w:line="240" w:lineRule="auto"/>
              <w:jc w:val="center"/>
              <w:rPr>
                <w:ins w:id="787" w:author="Kha Truong" w:date="2024-06-28T10:59:00Z"/>
                <w:rFonts w:ascii="Calibri" w:eastAsia="Times New Roman" w:hAnsi="Calibri" w:cs="Calibri"/>
                <w:lang w:eastAsia="zh-TW"/>
                <w:rPrChange w:id="788" w:author="Kha Truong" w:date="2024-06-28T11:00:00Z">
                  <w:rPr>
                    <w:ins w:id="789" w:author="Kha Truong" w:date="2024-06-28T10:59:00Z"/>
                    <w:rFonts w:ascii="Trebuchet MS" w:eastAsia="Times New Roman" w:hAnsi="Trebuchet MS" w:cs="Arial"/>
                    <w:lang w:eastAsia="zh-TW"/>
                  </w:rPr>
                </w:rPrChange>
              </w:rPr>
            </w:pPr>
            <w:ins w:id="790" w:author="Kha Truong" w:date="2024-06-28T10:59:00Z">
              <w:r>
                <w:rPr>
                  <w:rFonts w:ascii="Trebuchet MS" w:eastAsia="Times New Roman" w:hAnsi="Trebuchet MS" w:cs="Arial"/>
                  <w:lang w:eastAsia="zh-TW"/>
                </w:rPr>
                <w:t>inte</w:t>
              </w:r>
            </w:ins>
            <w:ins w:id="791" w:author="Kha Truong" w:date="2024-06-28T11:00:00Z">
              <w:r>
                <w:rPr>
                  <w:rFonts w:ascii="Trebuchet MS" w:eastAsia="Times New Roman" w:hAnsi="Trebuchet MS" w:cs="Arial"/>
                  <w:lang w:eastAsia="zh-TW"/>
                </w:rPr>
                <w:t>ger</w:t>
              </w:r>
            </w:ins>
          </w:p>
        </w:tc>
        <w:tc>
          <w:tcPr>
            <w:tcW w:w="1315" w:type="dxa"/>
            <w:tcBorders>
              <w:top w:val="single" w:sz="4" w:space="0" w:color="000000"/>
              <w:left w:val="single" w:sz="4" w:space="0" w:color="000000"/>
              <w:bottom w:val="single" w:sz="4" w:space="0" w:color="000000"/>
              <w:right w:val="nil"/>
            </w:tcBorders>
            <w:vAlign w:val="center"/>
          </w:tcPr>
          <w:p w14:paraId="6FE8C3B5" w14:textId="77777777" w:rsidR="00BE70F5" w:rsidRPr="008C23E2" w:rsidRDefault="00BE70F5" w:rsidP="00E96B95">
            <w:pPr>
              <w:tabs>
                <w:tab w:val="left" w:pos="720"/>
                <w:tab w:val="center" w:pos="4320"/>
                <w:tab w:val="right" w:pos="8640"/>
              </w:tabs>
              <w:snapToGrid w:val="0"/>
              <w:spacing w:after="0" w:line="240" w:lineRule="auto"/>
              <w:jc w:val="center"/>
              <w:rPr>
                <w:ins w:id="792" w:author="Kha Truong" w:date="2024-06-28T10:59:00Z"/>
                <w:rFonts w:ascii="Trebuchet MS" w:eastAsia="Times New Roman" w:hAnsi="Trebuchet MS" w:cs="Arial"/>
                <w:lang w:eastAsia="zh-TW"/>
              </w:rPr>
            </w:pPr>
          </w:p>
        </w:tc>
        <w:tc>
          <w:tcPr>
            <w:tcW w:w="2250" w:type="dxa"/>
            <w:tcBorders>
              <w:top w:val="single" w:sz="4" w:space="0" w:color="000000"/>
              <w:left w:val="single" w:sz="4" w:space="0" w:color="000000"/>
              <w:bottom w:val="single" w:sz="4" w:space="0" w:color="000000"/>
              <w:right w:val="nil"/>
            </w:tcBorders>
            <w:vAlign w:val="center"/>
          </w:tcPr>
          <w:p w14:paraId="4FA8DBC2" w14:textId="5B5CDF19" w:rsidR="00BE70F5" w:rsidRPr="008C23E2" w:rsidRDefault="00BE70F5" w:rsidP="00E96B95">
            <w:pPr>
              <w:tabs>
                <w:tab w:val="left" w:pos="720"/>
                <w:tab w:val="center" w:pos="4320"/>
                <w:tab w:val="right" w:pos="8640"/>
              </w:tabs>
              <w:snapToGrid w:val="0"/>
              <w:spacing w:after="0" w:line="240" w:lineRule="auto"/>
              <w:jc w:val="center"/>
              <w:rPr>
                <w:ins w:id="793" w:author="Kha Truong" w:date="2024-06-28T10:59:00Z"/>
                <w:rFonts w:ascii="Trebuchet MS" w:eastAsia="Times New Roman" w:hAnsi="Trebuchet MS" w:cs="Arial"/>
                <w:lang w:eastAsia="zh-TW"/>
              </w:rPr>
            </w:pPr>
            <w:proofErr w:type="spellStart"/>
            <w:ins w:id="794" w:author="Kha Truong" w:date="2024-06-28T11:00:00Z">
              <w:r w:rsidRPr="008C23E2">
                <w:rPr>
                  <w:rFonts w:ascii="Trebuchet MS" w:eastAsia="Times New Roman" w:hAnsi="Trebuchet MS" w:cs="Arial"/>
                  <w:lang w:eastAsia="zh-TW"/>
                </w:rPr>
                <w:t>alaSWLICLicenseRemoveFeature</w:t>
              </w:r>
            </w:ins>
            <w:proofErr w:type="spellEnd"/>
          </w:p>
        </w:tc>
        <w:tc>
          <w:tcPr>
            <w:tcW w:w="2923" w:type="dxa"/>
            <w:tcBorders>
              <w:top w:val="single" w:sz="4" w:space="0" w:color="000000"/>
              <w:left w:val="single" w:sz="4" w:space="0" w:color="000000"/>
              <w:bottom w:val="single" w:sz="4" w:space="0" w:color="000000"/>
              <w:right w:val="single" w:sz="4" w:space="0" w:color="000000"/>
            </w:tcBorders>
            <w:vAlign w:val="center"/>
          </w:tcPr>
          <w:p w14:paraId="1C0375A0" w14:textId="1832F98D" w:rsidR="00BE70F5" w:rsidRPr="008C23E2" w:rsidRDefault="00BE70F5" w:rsidP="00E96B95">
            <w:pPr>
              <w:spacing w:line="276" w:lineRule="auto"/>
              <w:rPr>
                <w:ins w:id="795" w:author="Kha Truong" w:date="2024-06-28T10:59:00Z"/>
                <w:rFonts w:ascii="Trebuchet MS" w:hAnsi="Trebuchet MS"/>
              </w:rPr>
            </w:pPr>
            <w:ins w:id="796" w:author="Kha Truong" w:date="2024-06-28T11:00:00Z">
              <w:r w:rsidRPr="008C23E2">
                <w:rPr>
                  <w:rFonts w:ascii="Trebuchet MS" w:hAnsi="Trebuchet MS"/>
                </w:rPr>
                <w:t xml:space="preserve">This option will remove </w:t>
              </w:r>
              <w:r>
                <w:rPr>
                  <w:rFonts w:ascii="Trebuchet MS" w:hAnsi="Trebuchet MS"/>
                </w:rPr>
                <w:t>50G</w:t>
              </w:r>
              <w:r w:rsidRPr="008C23E2">
                <w:rPr>
                  <w:rFonts w:ascii="Trebuchet MS" w:hAnsi="Trebuchet MS"/>
                </w:rPr>
                <w:t xml:space="preserve"> feature </w:t>
              </w:r>
              <w:r>
                <w:rPr>
                  <w:rFonts w:ascii="Trebuchet MS" w:hAnsi="Trebuchet MS"/>
                </w:rPr>
                <w:t xml:space="preserve">license (received from the Site License Server) </w:t>
              </w:r>
              <w:r w:rsidRPr="008C23E2">
                <w:rPr>
                  <w:rFonts w:ascii="Trebuchet MS" w:hAnsi="Trebuchet MS"/>
                </w:rPr>
                <w:t>on the device</w:t>
              </w:r>
            </w:ins>
          </w:p>
        </w:tc>
      </w:tr>
      <w:tr w:rsidR="00320989" w:rsidRPr="00784BA6" w14:paraId="6CA87CDD" w14:textId="77777777" w:rsidTr="00E96B95">
        <w:trPr>
          <w:trHeight w:val="95"/>
        </w:trPr>
        <w:tc>
          <w:tcPr>
            <w:tcW w:w="9606" w:type="dxa"/>
            <w:gridSpan w:val="5"/>
            <w:tcBorders>
              <w:top w:val="single" w:sz="4" w:space="0" w:color="000000"/>
              <w:left w:val="single" w:sz="4" w:space="0" w:color="000000"/>
              <w:bottom w:val="single" w:sz="4" w:space="0" w:color="000000"/>
              <w:right w:val="single" w:sz="4" w:space="0" w:color="000000"/>
            </w:tcBorders>
            <w:vAlign w:val="center"/>
          </w:tcPr>
          <w:p w14:paraId="0E61ACEF" w14:textId="77777777" w:rsidR="00320989" w:rsidRPr="008C23E2" w:rsidRDefault="00320989" w:rsidP="00E96B95">
            <w:pPr>
              <w:snapToGrid w:val="0"/>
              <w:spacing w:after="0" w:line="240" w:lineRule="auto"/>
              <w:rPr>
                <w:rFonts w:ascii="Trebuchet MS" w:eastAsia="Times New Roman" w:hAnsi="Trebuchet MS" w:cs="Times New Roman"/>
                <w:lang w:eastAsia="zh-TW"/>
              </w:rPr>
            </w:pPr>
            <w:r w:rsidRPr="008C23E2">
              <w:rPr>
                <w:rFonts w:ascii="Trebuchet MS" w:eastAsia="Times New Roman" w:hAnsi="Trebuchet MS" w:cs="Arial"/>
                <w:b/>
                <w:lang w:eastAsia="zh-TW"/>
              </w:rPr>
              <w:t>Description</w:t>
            </w:r>
            <w:r w:rsidRPr="008C23E2">
              <w:rPr>
                <w:rFonts w:ascii="Trebuchet MS" w:eastAsia="Times New Roman" w:hAnsi="Trebuchet MS" w:cs="Times New Roman"/>
                <w:lang w:eastAsia="zh-TW"/>
              </w:rPr>
              <w:t>:</w:t>
            </w:r>
          </w:p>
          <w:p w14:paraId="076C930B" w14:textId="77777777" w:rsidR="00320989" w:rsidRDefault="00320989" w:rsidP="00E96B95">
            <w:pPr>
              <w:pStyle w:val="BodyTextIndent"/>
              <w:rPr>
                <w:ins w:id="797" w:author="Kha Truong" w:date="2024-06-28T11:00:00Z"/>
                <w:sz w:val="22"/>
                <w:szCs w:val="22"/>
              </w:rPr>
            </w:pPr>
            <w:r w:rsidRPr="008C23E2">
              <w:rPr>
                <w:sz w:val="22"/>
                <w:szCs w:val="22"/>
              </w:rPr>
              <w:t xml:space="preserve">This command </w:t>
            </w:r>
            <w:r w:rsidR="00B92FA2">
              <w:rPr>
                <w:sz w:val="22"/>
                <w:szCs w:val="22"/>
              </w:rPr>
              <w:t xml:space="preserve">is used to delete the feature </w:t>
            </w:r>
            <w:r w:rsidRPr="008C23E2">
              <w:rPr>
                <w:sz w:val="22"/>
                <w:szCs w:val="22"/>
              </w:rPr>
              <w:t>license received from S</w:t>
            </w:r>
            <w:r w:rsidR="00B92FA2">
              <w:rPr>
                <w:sz w:val="22"/>
                <w:szCs w:val="22"/>
              </w:rPr>
              <w:t>ite License Server</w:t>
            </w:r>
            <w:r w:rsidR="0010762C">
              <w:rPr>
                <w:sz w:val="22"/>
                <w:szCs w:val="22"/>
              </w:rPr>
              <w:t>.</w:t>
            </w:r>
          </w:p>
          <w:p w14:paraId="6AA135EB" w14:textId="1F07E965" w:rsidR="00BE70F5" w:rsidRDefault="00BE70F5" w:rsidP="00BE70F5">
            <w:pPr>
              <w:pStyle w:val="BodyTextIndent"/>
              <w:rPr>
                <w:ins w:id="798" w:author="Kha Truong" w:date="2024-06-28T11:00:00Z"/>
                <w:sz w:val="22"/>
                <w:szCs w:val="22"/>
              </w:rPr>
            </w:pPr>
            <w:ins w:id="799" w:author="Kha Truong" w:date="2024-06-28T11:00:00Z">
              <w:r>
                <w:rPr>
                  <w:sz w:val="22"/>
                  <w:szCs w:val="22"/>
                </w:rPr>
                <w:t>From 8.10.R02, i</w:t>
              </w:r>
              <w:r w:rsidRPr="000406AC">
                <w:rPr>
                  <w:sz w:val="22"/>
                  <w:szCs w:val="22"/>
                </w:rPr>
                <w:t>ntroducing additional license feature EXP-50G</w:t>
              </w:r>
            </w:ins>
            <w:ins w:id="800" w:author="Vachiravel Sabarinathan" w:date="2024-06-30T20:05:00Z">
              <w:r w:rsidR="00A15715">
                <w:rPr>
                  <w:sz w:val="22"/>
                  <w:szCs w:val="22"/>
                </w:rPr>
                <w:t xml:space="preserve"> on OS6870</w:t>
              </w:r>
            </w:ins>
            <w:ins w:id="801" w:author="Kha Truong" w:date="2024-06-28T11:00:00Z">
              <w:r w:rsidRPr="000406AC">
                <w:rPr>
                  <w:sz w:val="22"/>
                  <w:szCs w:val="22"/>
                </w:rPr>
                <w:t>, this command also supports removing license feature 50G</w:t>
              </w:r>
              <w:r>
                <w:rPr>
                  <w:sz w:val="22"/>
                  <w:szCs w:val="22"/>
                </w:rPr>
                <w:t>.</w:t>
              </w:r>
            </w:ins>
          </w:p>
          <w:p w14:paraId="54341222" w14:textId="64400780" w:rsidR="00BE70F5" w:rsidRPr="008C23E2" w:rsidRDefault="00BE70F5" w:rsidP="00E96B95">
            <w:pPr>
              <w:pStyle w:val="BodyTextIndent"/>
              <w:rPr>
                <w:sz w:val="22"/>
                <w:szCs w:val="22"/>
              </w:rPr>
            </w:pPr>
          </w:p>
        </w:tc>
      </w:tr>
      <w:tr w:rsidR="00320989" w:rsidRPr="00784BA6" w14:paraId="19BD94BB"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tcPr>
          <w:p w14:paraId="16CB1450" w14:textId="77777777" w:rsidR="00320989" w:rsidRPr="008C23E2" w:rsidRDefault="00320989" w:rsidP="00E96B95">
            <w:pPr>
              <w:snapToGrid w:val="0"/>
              <w:spacing w:after="0" w:line="240" w:lineRule="auto"/>
              <w:rPr>
                <w:rFonts w:ascii="Trebuchet MS" w:eastAsia="Times New Roman" w:hAnsi="Trebuchet MS" w:cs="Arial"/>
                <w:b/>
                <w:lang w:eastAsia="zh-TW"/>
              </w:rPr>
            </w:pPr>
            <w:r w:rsidRPr="008C23E2">
              <w:rPr>
                <w:rFonts w:ascii="Trebuchet MS" w:eastAsia="Times New Roman" w:hAnsi="Trebuchet MS" w:cs="Arial"/>
                <w:b/>
                <w:lang w:eastAsia="zh-TW"/>
              </w:rPr>
              <w:t>Example:</w:t>
            </w:r>
          </w:p>
          <w:p w14:paraId="07D6F571" w14:textId="77777777" w:rsidR="00320989" w:rsidRPr="008C23E2" w:rsidRDefault="00320989" w:rsidP="00E96B95">
            <w:pPr>
              <w:pStyle w:val="BodyTextIndent"/>
              <w:ind w:left="0"/>
              <w:rPr>
                <w:sz w:val="22"/>
                <w:szCs w:val="22"/>
              </w:rPr>
            </w:pPr>
            <w:r w:rsidRPr="008C23E2">
              <w:rPr>
                <w:sz w:val="22"/>
                <w:szCs w:val="22"/>
              </w:rPr>
              <w:t xml:space="preserve">-&gt;license client remove </w:t>
            </w:r>
            <w:proofErr w:type="spellStart"/>
            <w:r w:rsidRPr="008C23E2">
              <w:rPr>
                <w:sz w:val="22"/>
                <w:szCs w:val="22"/>
              </w:rPr>
              <w:t>mpls</w:t>
            </w:r>
            <w:proofErr w:type="spellEnd"/>
          </w:p>
          <w:p w14:paraId="5C92A240" w14:textId="77777777" w:rsidR="00320989" w:rsidRPr="008C23E2" w:rsidRDefault="00320989" w:rsidP="00E96B95">
            <w:pPr>
              <w:pStyle w:val="BodyTextIndent"/>
              <w:ind w:left="0"/>
              <w:rPr>
                <w:sz w:val="22"/>
                <w:szCs w:val="22"/>
              </w:rPr>
            </w:pPr>
            <w:r w:rsidRPr="008C23E2">
              <w:rPr>
                <w:sz w:val="22"/>
                <w:szCs w:val="22"/>
              </w:rPr>
              <w:t>-&gt;license client remove all</w:t>
            </w:r>
          </w:p>
          <w:p w14:paraId="006765EB" w14:textId="77777777" w:rsidR="00320989" w:rsidRPr="008C23E2" w:rsidRDefault="00320989" w:rsidP="00E96B95">
            <w:pPr>
              <w:snapToGrid w:val="0"/>
              <w:spacing w:after="0" w:line="240" w:lineRule="auto"/>
              <w:rPr>
                <w:rFonts w:ascii="Trebuchet MS" w:eastAsia="Times New Roman" w:hAnsi="Trebuchet MS" w:cs="Arial"/>
                <w:lang w:eastAsia="zh-TW"/>
              </w:rPr>
            </w:pPr>
          </w:p>
        </w:tc>
      </w:tr>
    </w:tbl>
    <w:p w14:paraId="18FF91CB" w14:textId="77777777" w:rsidR="00320989" w:rsidRDefault="00320989" w:rsidP="00320989">
      <w:pPr>
        <w:spacing w:line="276" w:lineRule="auto"/>
        <w:rPr>
          <w:rFonts w:ascii="Trebuchet MS" w:eastAsia="Times New Roman" w:hAnsi="Trebuchet MS" w:cs="Arial"/>
          <w:b/>
          <w:sz w:val="24"/>
          <w:szCs w:val="24"/>
          <w:lang w:eastAsia="zh-TW"/>
        </w:rPr>
      </w:pPr>
    </w:p>
    <w:p w14:paraId="1F88E202" w14:textId="77777777" w:rsidR="00320989" w:rsidRDefault="00320989" w:rsidP="00320989">
      <w:pPr>
        <w:spacing w:line="276" w:lineRule="auto"/>
        <w:rPr>
          <w:rFonts w:ascii="Trebuchet MS" w:eastAsia="Times New Roman" w:hAnsi="Trebuchet MS" w:cs="Arial"/>
          <w:b/>
          <w:sz w:val="24"/>
          <w:szCs w:val="24"/>
          <w:lang w:eastAsia="zh-TW"/>
        </w:rPr>
      </w:pPr>
      <w:r>
        <w:rPr>
          <w:rFonts w:ascii="Trebuchet MS" w:hAnsi="Trebuchet MS"/>
          <w:b/>
          <w:sz w:val="24"/>
          <w:szCs w:val="24"/>
        </w:rPr>
        <w:t>4.1.4.3</w:t>
      </w:r>
      <w:r w:rsidRPr="00FC2B47">
        <w:rPr>
          <w:rFonts w:ascii="Trebuchet MS" w:hAnsi="Trebuchet MS"/>
          <w:b/>
          <w:sz w:val="24"/>
          <w:szCs w:val="24"/>
        </w:rPr>
        <w:t xml:space="preserve"> </w:t>
      </w:r>
      <w:r>
        <w:rPr>
          <w:rFonts w:ascii="Trebuchet MS" w:hAnsi="Trebuchet MS"/>
          <w:b/>
          <w:sz w:val="24"/>
          <w:szCs w:val="24"/>
        </w:rPr>
        <w:t xml:space="preserve">Show </w:t>
      </w:r>
      <w:r>
        <w:rPr>
          <w:rFonts w:ascii="Trebuchet MS" w:eastAsia="Times New Roman" w:hAnsi="Trebuchet MS" w:cs="Arial"/>
          <w:b/>
          <w:sz w:val="24"/>
          <w:szCs w:val="24"/>
          <w:lang w:eastAsia="zh-TW"/>
        </w:rPr>
        <w:t>Switch License Client information</w:t>
      </w:r>
    </w:p>
    <w:tbl>
      <w:tblPr>
        <w:tblW w:w="9606" w:type="dxa"/>
        <w:tblInd w:w="-5" w:type="dxa"/>
        <w:tblLayout w:type="fixed"/>
        <w:tblLook w:val="04A0" w:firstRow="1" w:lastRow="0" w:firstColumn="1" w:lastColumn="0" w:noHBand="0" w:noVBand="1"/>
      </w:tblPr>
      <w:tblGrid>
        <w:gridCol w:w="1833"/>
        <w:gridCol w:w="1285"/>
        <w:gridCol w:w="1315"/>
        <w:gridCol w:w="2250"/>
        <w:gridCol w:w="2923"/>
      </w:tblGrid>
      <w:tr w:rsidR="00320989" w:rsidRPr="00784BA6" w14:paraId="5102BE5B" w14:textId="77777777" w:rsidTr="00E96B95">
        <w:tc>
          <w:tcPr>
            <w:tcW w:w="9606" w:type="dxa"/>
            <w:gridSpan w:val="5"/>
            <w:tcBorders>
              <w:top w:val="single" w:sz="4" w:space="0" w:color="000000"/>
              <w:left w:val="single" w:sz="4" w:space="0" w:color="000000"/>
              <w:bottom w:val="single" w:sz="4" w:space="0" w:color="000000"/>
              <w:right w:val="single" w:sz="4" w:space="0" w:color="000000"/>
            </w:tcBorders>
            <w:hideMark/>
          </w:tcPr>
          <w:p w14:paraId="61533AC7" w14:textId="77777777" w:rsidR="00320989" w:rsidRPr="0010762C" w:rsidRDefault="00320989" w:rsidP="00E96B95">
            <w:pPr>
              <w:snapToGrid w:val="0"/>
              <w:spacing w:after="0" w:line="240" w:lineRule="auto"/>
              <w:rPr>
                <w:rFonts w:ascii="Trebuchet MS" w:eastAsia="Times New Roman" w:hAnsi="Trebuchet MS" w:cs="Arial"/>
                <w:b/>
                <w:i/>
                <w:lang w:eastAsia="zh-TW"/>
              </w:rPr>
            </w:pPr>
            <w:r w:rsidRPr="0010762C">
              <w:rPr>
                <w:rFonts w:ascii="Trebuchet MS" w:eastAsia="Times New Roman" w:hAnsi="Trebuchet MS" w:cs="Arial"/>
                <w:b/>
                <w:i/>
                <w:lang w:eastAsia="zh-TW"/>
              </w:rPr>
              <w:t>show license-client info</w:t>
            </w:r>
          </w:p>
        </w:tc>
      </w:tr>
      <w:tr w:rsidR="00320989" w:rsidRPr="00191523" w14:paraId="207B7A1B" w14:textId="77777777" w:rsidTr="00E96B95">
        <w:trPr>
          <w:trHeight w:val="170"/>
        </w:trPr>
        <w:tc>
          <w:tcPr>
            <w:tcW w:w="1833" w:type="dxa"/>
            <w:tcBorders>
              <w:top w:val="single" w:sz="4" w:space="0" w:color="000000"/>
              <w:left w:val="single" w:sz="4" w:space="0" w:color="000000"/>
              <w:bottom w:val="single" w:sz="4" w:space="0" w:color="000000"/>
              <w:right w:val="nil"/>
            </w:tcBorders>
            <w:shd w:val="clear" w:color="auto" w:fill="C0C0C0"/>
            <w:hideMark/>
          </w:tcPr>
          <w:p w14:paraId="714D8FA2" w14:textId="77777777" w:rsidR="00320989" w:rsidRPr="0010762C" w:rsidRDefault="00320989" w:rsidP="00E96B95">
            <w:pPr>
              <w:snapToGrid w:val="0"/>
              <w:spacing w:after="0" w:line="240" w:lineRule="auto"/>
              <w:jc w:val="center"/>
              <w:rPr>
                <w:rFonts w:ascii="Trebuchet MS" w:eastAsia="Times New Roman" w:hAnsi="Trebuchet MS" w:cs="Arial"/>
                <w:b/>
                <w:lang w:eastAsia="zh-TW"/>
              </w:rPr>
            </w:pPr>
            <w:r w:rsidRPr="0010762C">
              <w:rPr>
                <w:rFonts w:ascii="Trebuchet MS" w:eastAsia="Times New Roman" w:hAnsi="Trebuchet MS" w:cs="Arial"/>
                <w:b/>
                <w:lang w:eastAsia="zh-TW"/>
              </w:rPr>
              <w:t>Input</w:t>
            </w:r>
          </w:p>
        </w:tc>
        <w:tc>
          <w:tcPr>
            <w:tcW w:w="1285" w:type="dxa"/>
            <w:tcBorders>
              <w:top w:val="single" w:sz="4" w:space="0" w:color="000000"/>
              <w:left w:val="single" w:sz="4" w:space="0" w:color="000000"/>
              <w:bottom w:val="single" w:sz="4" w:space="0" w:color="000000"/>
              <w:right w:val="nil"/>
            </w:tcBorders>
            <w:shd w:val="clear" w:color="auto" w:fill="C0C0C0"/>
            <w:hideMark/>
          </w:tcPr>
          <w:p w14:paraId="478C2D3E" w14:textId="77777777" w:rsidR="00320989" w:rsidRPr="0010762C" w:rsidRDefault="00320989" w:rsidP="00E96B95">
            <w:pPr>
              <w:snapToGrid w:val="0"/>
              <w:spacing w:after="0" w:line="240" w:lineRule="auto"/>
              <w:jc w:val="center"/>
              <w:rPr>
                <w:rFonts w:ascii="Trebuchet MS" w:eastAsia="Times New Roman" w:hAnsi="Trebuchet MS" w:cs="Arial"/>
                <w:b/>
                <w:lang w:eastAsia="zh-TW"/>
              </w:rPr>
            </w:pPr>
            <w:r w:rsidRPr="0010762C">
              <w:rPr>
                <w:rFonts w:ascii="Trebuchet MS" w:eastAsia="Times New Roman" w:hAnsi="Trebuchet MS" w:cs="Arial"/>
                <w:b/>
                <w:lang w:eastAsia="zh-TW"/>
              </w:rPr>
              <w:t>Type</w:t>
            </w:r>
          </w:p>
        </w:tc>
        <w:tc>
          <w:tcPr>
            <w:tcW w:w="1315" w:type="dxa"/>
            <w:tcBorders>
              <w:top w:val="single" w:sz="4" w:space="0" w:color="000000"/>
              <w:left w:val="single" w:sz="4" w:space="0" w:color="000000"/>
              <w:bottom w:val="single" w:sz="4" w:space="0" w:color="000000"/>
              <w:right w:val="nil"/>
            </w:tcBorders>
            <w:shd w:val="clear" w:color="auto" w:fill="C0C0C0"/>
            <w:hideMark/>
          </w:tcPr>
          <w:p w14:paraId="67B072DF" w14:textId="77777777" w:rsidR="00320989" w:rsidRPr="0010762C" w:rsidRDefault="00320989" w:rsidP="00E96B95">
            <w:pPr>
              <w:snapToGrid w:val="0"/>
              <w:spacing w:after="0" w:line="240" w:lineRule="auto"/>
              <w:jc w:val="center"/>
              <w:rPr>
                <w:rFonts w:ascii="Trebuchet MS" w:eastAsia="Times New Roman" w:hAnsi="Trebuchet MS" w:cs="Arial"/>
                <w:b/>
                <w:lang w:eastAsia="zh-TW"/>
              </w:rPr>
            </w:pPr>
            <w:r w:rsidRPr="0010762C">
              <w:rPr>
                <w:rFonts w:ascii="Trebuchet MS" w:eastAsia="Times New Roman" w:hAnsi="Trebuchet MS" w:cs="Arial"/>
                <w:b/>
                <w:lang w:eastAsia="zh-TW"/>
              </w:rPr>
              <w:t>Range</w:t>
            </w:r>
          </w:p>
        </w:tc>
        <w:tc>
          <w:tcPr>
            <w:tcW w:w="2250" w:type="dxa"/>
            <w:tcBorders>
              <w:top w:val="single" w:sz="4" w:space="0" w:color="000000"/>
              <w:left w:val="single" w:sz="4" w:space="0" w:color="000000"/>
              <w:bottom w:val="single" w:sz="4" w:space="0" w:color="000000"/>
              <w:right w:val="nil"/>
            </w:tcBorders>
            <w:shd w:val="clear" w:color="auto" w:fill="C0C0C0"/>
            <w:hideMark/>
          </w:tcPr>
          <w:p w14:paraId="7733BC8F" w14:textId="77777777" w:rsidR="00320989" w:rsidRPr="0010762C" w:rsidRDefault="00320989" w:rsidP="00E96B95">
            <w:pPr>
              <w:snapToGrid w:val="0"/>
              <w:spacing w:after="0" w:line="240" w:lineRule="auto"/>
              <w:jc w:val="center"/>
              <w:rPr>
                <w:rFonts w:ascii="Trebuchet MS" w:eastAsia="Times New Roman" w:hAnsi="Trebuchet MS" w:cs="Arial"/>
                <w:b/>
                <w:lang w:eastAsia="zh-TW"/>
              </w:rPr>
            </w:pPr>
            <w:r w:rsidRPr="0010762C">
              <w:rPr>
                <w:rFonts w:ascii="Trebuchet MS" w:eastAsia="Times New Roman" w:hAnsi="Trebuchet MS" w:cs="Arial"/>
                <w:b/>
                <w:lang w:eastAsia="zh-TW"/>
              </w:rPr>
              <w:t>Object</w:t>
            </w:r>
          </w:p>
        </w:tc>
        <w:tc>
          <w:tcPr>
            <w:tcW w:w="2923" w:type="dxa"/>
            <w:tcBorders>
              <w:top w:val="single" w:sz="4" w:space="0" w:color="000000"/>
              <w:left w:val="single" w:sz="4" w:space="0" w:color="000000"/>
              <w:bottom w:val="single" w:sz="4" w:space="0" w:color="000000"/>
              <w:right w:val="single" w:sz="4" w:space="0" w:color="000000"/>
            </w:tcBorders>
            <w:shd w:val="clear" w:color="auto" w:fill="C0C0C0"/>
            <w:hideMark/>
          </w:tcPr>
          <w:p w14:paraId="16D5BB34" w14:textId="77777777" w:rsidR="00320989" w:rsidRPr="0010762C" w:rsidRDefault="00320989" w:rsidP="00E96B95">
            <w:pPr>
              <w:snapToGrid w:val="0"/>
              <w:spacing w:after="0" w:line="240" w:lineRule="auto"/>
              <w:jc w:val="center"/>
              <w:rPr>
                <w:rFonts w:ascii="Trebuchet MS" w:eastAsia="Times New Roman" w:hAnsi="Trebuchet MS" w:cs="Arial"/>
                <w:b/>
                <w:lang w:eastAsia="zh-TW"/>
              </w:rPr>
            </w:pPr>
            <w:r w:rsidRPr="0010762C">
              <w:rPr>
                <w:rFonts w:ascii="Trebuchet MS" w:eastAsia="Times New Roman" w:hAnsi="Trebuchet MS" w:cs="Arial"/>
                <w:b/>
                <w:lang w:eastAsia="zh-TW"/>
              </w:rPr>
              <w:t>Description</w:t>
            </w:r>
          </w:p>
        </w:tc>
      </w:tr>
      <w:tr w:rsidR="00320989" w:rsidRPr="00191523" w14:paraId="165AB0B0" w14:textId="77777777" w:rsidTr="00E96B95">
        <w:trPr>
          <w:trHeight w:val="95"/>
        </w:trPr>
        <w:tc>
          <w:tcPr>
            <w:tcW w:w="1833" w:type="dxa"/>
            <w:tcBorders>
              <w:top w:val="single" w:sz="4" w:space="0" w:color="000000"/>
              <w:left w:val="single" w:sz="4" w:space="0" w:color="000000"/>
              <w:bottom w:val="single" w:sz="4" w:space="0" w:color="000000"/>
              <w:right w:val="nil"/>
            </w:tcBorders>
            <w:vAlign w:val="center"/>
          </w:tcPr>
          <w:p w14:paraId="3C082AD6" w14:textId="77777777" w:rsidR="00320989" w:rsidRPr="0010762C"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r w:rsidRPr="0010762C">
              <w:rPr>
                <w:rFonts w:ascii="Trebuchet MS" w:eastAsia="Times New Roman" w:hAnsi="Trebuchet MS" w:cs="Arial"/>
                <w:lang w:eastAsia="zh-TW"/>
              </w:rPr>
              <w:t>None</w:t>
            </w:r>
          </w:p>
        </w:tc>
        <w:tc>
          <w:tcPr>
            <w:tcW w:w="1285" w:type="dxa"/>
            <w:tcBorders>
              <w:top w:val="single" w:sz="4" w:space="0" w:color="000000"/>
              <w:left w:val="single" w:sz="4" w:space="0" w:color="000000"/>
              <w:bottom w:val="single" w:sz="4" w:space="0" w:color="000000"/>
              <w:right w:val="nil"/>
            </w:tcBorders>
            <w:vAlign w:val="center"/>
            <w:hideMark/>
          </w:tcPr>
          <w:p w14:paraId="20602318" w14:textId="77777777" w:rsidR="00320989" w:rsidRPr="0010762C"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1315" w:type="dxa"/>
            <w:tcBorders>
              <w:top w:val="single" w:sz="4" w:space="0" w:color="000000"/>
              <w:left w:val="single" w:sz="4" w:space="0" w:color="000000"/>
              <w:bottom w:val="single" w:sz="4" w:space="0" w:color="000000"/>
              <w:right w:val="nil"/>
            </w:tcBorders>
            <w:vAlign w:val="center"/>
            <w:hideMark/>
          </w:tcPr>
          <w:p w14:paraId="232F10E9" w14:textId="77777777" w:rsidR="00320989" w:rsidRPr="0010762C"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2250" w:type="dxa"/>
            <w:tcBorders>
              <w:top w:val="single" w:sz="4" w:space="0" w:color="000000"/>
              <w:left w:val="single" w:sz="4" w:space="0" w:color="000000"/>
              <w:bottom w:val="single" w:sz="4" w:space="0" w:color="000000"/>
              <w:right w:val="nil"/>
            </w:tcBorders>
            <w:vAlign w:val="center"/>
            <w:hideMark/>
          </w:tcPr>
          <w:p w14:paraId="5FA86F2B" w14:textId="77777777" w:rsidR="00320989" w:rsidRPr="0010762C" w:rsidRDefault="00320989" w:rsidP="00E96B95">
            <w:pPr>
              <w:tabs>
                <w:tab w:val="left" w:pos="720"/>
                <w:tab w:val="center" w:pos="4320"/>
                <w:tab w:val="right" w:pos="8640"/>
              </w:tabs>
              <w:snapToGrid w:val="0"/>
              <w:spacing w:after="0" w:line="240" w:lineRule="auto"/>
              <w:jc w:val="center"/>
              <w:rPr>
                <w:rFonts w:ascii="Trebuchet MS" w:eastAsia="Times New Roman" w:hAnsi="Trebuchet MS" w:cs="Arial"/>
                <w:lang w:eastAsia="zh-TW"/>
              </w:rPr>
            </w:pPr>
          </w:p>
        </w:tc>
        <w:tc>
          <w:tcPr>
            <w:tcW w:w="2923" w:type="dxa"/>
            <w:tcBorders>
              <w:top w:val="single" w:sz="4" w:space="0" w:color="000000"/>
              <w:left w:val="single" w:sz="4" w:space="0" w:color="000000"/>
              <w:bottom w:val="single" w:sz="4" w:space="0" w:color="000000"/>
              <w:right w:val="single" w:sz="4" w:space="0" w:color="000000"/>
            </w:tcBorders>
            <w:vAlign w:val="center"/>
            <w:hideMark/>
          </w:tcPr>
          <w:p w14:paraId="5BBDAB1F" w14:textId="77777777" w:rsidR="00320989" w:rsidRPr="0010762C" w:rsidRDefault="00320989" w:rsidP="00E96B95">
            <w:pPr>
              <w:spacing w:line="276" w:lineRule="auto"/>
              <w:rPr>
                <w:rFonts w:ascii="Trebuchet MS" w:hAnsi="Trebuchet MS"/>
              </w:rPr>
            </w:pPr>
          </w:p>
        </w:tc>
      </w:tr>
      <w:tr w:rsidR="00320989" w:rsidRPr="00191523" w14:paraId="4AD25465"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hideMark/>
          </w:tcPr>
          <w:p w14:paraId="3038FD0C" w14:textId="77777777" w:rsidR="00320989" w:rsidRPr="0010762C" w:rsidRDefault="00320989" w:rsidP="00E96B95">
            <w:pPr>
              <w:snapToGrid w:val="0"/>
              <w:spacing w:after="0" w:line="240" w:lineRule="auto"/>
              <w:rPr>
                <w:rFonts w:ascii="Trebuchet MS" w:eastAsia="Times New Roman" w:hAnsi="Trebuchet MS" w:cs="Times New Roman"/>
                <w:lang w:eastAsia="zh-TW"/>
              </w:rPr>
            </w:pPr>
            <w:r w:rsidRPr="0010762C">
              <w:rPr>
                <w:rFonts w:ascii="Trebuchet MS" w:eastAsia="Times New Roman" w:hAnsi="Trebuchet MS" w:cs="Arial"/>
                <w:b/>
                <w:lang w:eastAsia="zh-TW"/>
              </w:rPr>
              <w:t>Description</w:t>
            </w:r>
            <w:r w:rsidRPr="0010762C">
              <w:rPr>
                <w:rFonts w:ascii="Trebuchet MS" w:eastAsia="Times New Roman" w:hAnsi="Trebuchet MS" w:cs="Times New Roman"/>
                <w:lang w:eastAsia="zh-TW"/>
              </w:rPr>
              <w:t>:</w:t>
            </w:r>
          </w:p>
          <w:p w14:paraId="1550762D" w14:textId="378D6921" w:rsidR="00320989" w:rsidRPr="0010762C" w:rsidRDefault="00320989" w:rsidP="00DD2134">
            <w:pPr>
              <w:pStyle w:val="ListParagraph"/>
              <w:numPr>
                <w:ilvl w:val="0"/>
                <w:numId w:val="3"/>
              </w:numPr>
              <w:spacing w:line="276" w:lineRule="auto"/>
              <w:rPr>
                <w:rFonts w:ascii="Trebuchet MS" w:hAnsi="Trebuchet MS"/>
              </w:rPr>
            </w:pPr>
            <w:r w:rsidRPr="0010762C">
              <w:rPr>
                <w:rFonts w:ascii="Trebuchet MS" w:hAnsi="Trebuchet MS"/>
              </w:rPr>
              <w:t xml:space="preserve">This command </w:t>
            </w:r>
            <w:r w:rsidR="0038762B">
              <w:rPr>
                <w:rFonts w:ascii="Trebuchet MS" w:hAnsi="Trebuchet MS"/>
              </w:rPr>
              <w:t>is u</w:t>
            </w:r>
            <w:r w:rsidRPr="0010762C">
              <w:rPr>
                <w:rFonts w:ascii="Trebuchet MS" w:hAnsi="Trebuchet MS"/>
              </w:rPr>
              <w:t>sed to display the configuration and status of S</w:t>
            </w:r>
            <w:r w:rsidR="0038762B">
              <w:rPr>
                <w:rFonts w:ascii="Trebuchet MS" w:hAnsi="Trebuchet MS"/>
              </w:rPr>
              <w:t>witch License Client.</w:t>
            </w:r>
          </w:p>
        </w:tc>
      </w:tr>
      <w:tr w:rsidR="00320989" w:rsidRPr="00191523" w14:paraId="4B2AB376" w14:textId="77777777" w:rsidTr="00E96B95">
        <w:trPr>
          <w:trHeight w:val="1043"/>
        </w:trPr>
        <w:tc>
          <w:tcPr>
            <w:tcW w:w="9606" w:type="dxa"/>
            <w:gridSpan w:val="5"/>
            <w:tcBorders>
              <w:top w:val="single" w:sz="4" w:space="0" w:color="000000"/>
              <w:left w:val="single" w:sz="4" w:space="0" w:color="000000"/>
              <w:bottom w:val="single" w:sz="4" w:space="0" w:color="000000"/>
              <w:right w:val="single" w:sz="4" w:space="0" w:color="000000"/>
            </w:tcBorders>
            <w:vAlign w:val="center"/>
          </w:tcPr>
          <w:p w14:paraId="01FC7B70" w14:textId="77777777" w:rsidR="00320989" w:rsidRPr="0010762C" w:rsidRDefault="00320989" w:rsidP="00E96B95">
            <w:pPr>
              <w:snapToGrid w:val="0"/>
              <w:spacing w:after="0" w:line="240" w:lineRule="auto"/>
              <w:rPr>
                <w:rFonts w:ascii="Trebuchet MS" w:eastAsia="Times New Roman" w:hAnsi="Trebuchet MS" w:cs="Arial"/>
                <w:b/>
                <w:lang w:eastAsia="zh-TW"/>
              </w:rPr>
            </w:pPr>
            <w:r w:rsidRPr="0010762C">
              <w:rPr>
                <w:rFonts w:ascii="Trebuchet MS" w:eastAsia="Times New Roman" w:hAnsi="Trebuchet MS" w:cs="Arial"/>
                <w:b/>
                <w:lang w:eastAsia="zh-TW"/>
              </w:rPr>
              <w:t>Example:</w:t>
            </w:r>
          </w:p>
          <w:p w14:paraId="4E183BDF" w14:textId="77777777" w:rsidR="00320989" w:rsidRPr="0010762C" w:rsidRDefault="00320989" w:rsidP="00E96B95">
            <w:pPr>
              <w:snapToGrid w:val="0"/>
              <w:spacing w:after="0" w:line="240" w:lineRule="auto"/>
              <w:rPr>
                <w:rFonts w:ascii="Trebuchet MS" w:eastAsia="Times New Roman" w:hAnsi="Trebuchet MS" w:cs="Arial"/>
                <w:b/>
                <w:lang w:eastAsia="zh-TW"/>
              </w:rPr>
            </w:pPr>
          </w:p>
          <w:p w14:paraId="12BDBF18" w14:textId="77777777" w:rsidR="00320989" w:rsidRPr="0010762C" w:rsidRDefault="00320989" w:rsidP="00E96B95">
            <w:pPr>
              <w:snapToGrid w:val="0"/>
              <w:spacing w:after="0" w:line="240" w:lineRule="auto"/>
              <w:rPr>
                <w:rFonts w:ascii="Trebuchet MS" w:eastAsia="Times New Roman" w:hAnsi="Trebuchet MS" w:cs="Arial"/>
                <w:lang w:eastAsia="zh-TW"/>
              </w:rPr>
            </w:pPr>
            <w:r w:rsidRPr="0010762C">
              <w:rPr>
                <w:rFonts w:ascii="Trebuchet MS" w:eastAsia="Times New Roman" w:hAnsi="Trebuchet MS" w:cs="Arial"/>
                <w:lang w:eastAsia="zh-TW"/>
              </w:rPr>
              <w:t>-&gt;show license-client info</w:t>
            </w:r>
          </w:p>
          <w:p w14:paraId="1458C779" w14:textId="77777777" w:rsidR="00320989" w:rsidRPr="0010762C" w:rsidRDefault="00320989" w:rsidP="00E96B95">
            <w:pPr>
              <w:snapToGrid w:val="0"/>
              <w:spacing w:after="0" w:line="240" w:lineRule="auto"/>
              <w:rPr>
                <w:rFonts w:ascii="Trebuchet MS" w:eastAsia="Times New Roman" w:hAnsi="Trebuchet MS" w:cs="Arial"/>
                <w:lang w:eastAsia="zh-TW"/>
              </w:rPr>
            </w:pPr>
            <w:r w:rsidRPr="0010762C">
              <w:rPr>
                <w:rFonts w:ascii="Trebuchet MS" w:eastAsia="Times New Roman" w:hAnsi="Trebuchet MS" w:cs="Arial"/>
                <w:lang w:eastAsia="zh-TW"/>
              </w:rPr>
              <w:t xml:space="preserve">Package Version </w:t>
            </w:r>
            <w:r w:rsidRPr="0010762C">
              <w:rPr>
                <w:rFonts w:ascii="Trebuchet MS" w:eastAsia="Times New Roman" w:hAnsi="Trebuchet MS" w:cs="Arial"/>
                <w:lang w:eastAsia="zh-TW"/>
              </w:rPr>
              <w:tab/>
            </w:r>
            <w:r w:rsidRPr="0010762C">
              <w:rPr>
                <w:rFonts w:ascii="Trebuchet MS" w:eastAsia="Times New Roman" w:hAnsi="Trebuchet MS" w:cs="Arial"/>
                <w:lang w:eastAsia="zh-TW"/>
              </w:rPr>
              <w:tab/>
              <w:t>: 1.0,</w:t>
            </w:r>
          </w:p>
          <w:p w14:paraId="2CE938F0" w14:textId="77777777" w:rsidR="00320989" w:rsidRPr="0010762C" w:rsidRDefault="00320989" w:rsidP="00E96B95">
            <w:pPr>
              <w:snapToGrid w:val="0"/>
              <w:spacing w:after="0" w:line="240" w:lineRule="auto"/>
              <w:rPr>
                <w:rFonts w:ascii="Trebuchet MS" w:eastAsia="Times New Roman" w:hAnsi="Trebuchet MS" w:cs="Arial"/>
                <w:lang w:eastAsia="zh-TW"/>
              </w:rPr>
            </w:pPr>
            <w:r w:rsidRPr="0010762C">
              <w:rPr>
                <w:rFonts w:ascii="Trebuchet MS" w:eastAsia="Times New Roman" w:hAnsi="Trebuchet MS" w:cs="Arial"/>
                <w:lang w:eastAsia="zh-TW"/>
              </w:rPr>
              <w:t>Site        Id</w:t>
            </w:r>
            <w:r w:rsidRPr="0010762C">
              <w:rPr>
                <w:rFonts w:ascii="Trebuchet MS" w:eastAsia="Times New Roman" w:hAnsi="Trebuchet MS" w:cs="Arial"/>
                <w:lang w:eastAsia="zh-TW"/>
              </w:rPr>
              <w:tab/>
            </w:r>
            <w:r w:rsidRPr="0010762C">
              <w:rPr>
                <w:rFonts w:ascii="Trebuchet MS" w:eastAsia="Times New Roman" w:hAnsi="Trebuchet MS" w:cs="Arial"/>
                <w:lang w:eastAsia="zh-TW"/>
              </w:rPr>
              <w:tab/>
            </w:r>
            <w:r w:rsidRPr="0010762C">
              <w:rPr>
                <w:rFonts w:ascii="Trebuchet MS" w:eastAsia="Times New Roman" w:hAnsi="Trebuchet MS" w:cs="Arial"/>
                <w:lang w:eastAsia="zh-TW"/>
              </w:rPr>
              <w:tab/>
              <w:t>: A1S2D3F4G5,</w:t>
            </w:r>
          </w:p>
          <w:p w14:paraId="0A3A09B6" w14:textId="77777777" w:rsidR="00320989" w:rsidRPr="0010762C" w:rsidRDefault="00320989" w:rsidP="00E96B95">
            <w:pPr>
              <w:snapToGrid w:val="0"/>
              <w:spacing w:after="0" w:line="240" w:lineRule="auto"/>
              <w:rPr>
                <w:rFonts w:ascii="Trebuchet MS" w:eastAsia="Times New Roman" w:hAnsi="Trebuchet MS" w:cs="Arial"/>
                <w:lang w:eastAsia="zh-TW"/>
              </w:rPr>
            </w:pPr>
            <w:r w:rsidRPr="0010762C">
              <w:rPr>
                <w:rFonts w:ascii="Trebuchet MS" w:eastAsia="Times New Roman" w:hAnsi="Trebuchet MS" w:cs="Arial"/>
                <w:lang w:eastAsia="zh-TW"/>
              </w:rPr>
              <w:lastRenderedPageBreak/>
              <w:t xml:space="preserve">Admin    Status   </w:t>
            </w:r>
            <w:r w:rsidRPr="0010762C">
              <w:rPr>
                <w:rFonts w:ascii="Trebuchet MS" w:eastAsia="Times New Roman" w:hAnsi="Trebuchet MS" w:cs="Arial"/>
                <w:lang w:eastAsia="zh-TW"/>
              </w:rPr>
              <w:tab/>
            </w:r>
            <w:r w:rsidRPr="0010762C">
              <w:rPr>
                <w:rFonts w:ascii="Trebuchet MS" w:eastAsia="Times New Roman" w:hAnsi="Trebuchet MS" w:cs="Arial"/>
                <w:lang w:eastAsia="zh-TW"/>
              </w:rPr>
              <w:tab/>
              <w:t>: Enable,</w:t>
            </w:r>
          </w:p>
          <w:p w14:paraId="6F933945" w14:textId="77777777" w:rsidR="00320989" w:rsidRPr="0010762C" w:rsidRDefault="00320989" w:rsidP="00E96B95">
            <w:pPr>
              <w:snapToGrid w:val="0"/>
              <w:spacing w:after="0" w:line="240" w:lineRule="auto"/>
              <w:rPr>
                <w:rFonts w:ascii="Trebuchet MS" w:eastAsia="Times New Roman" w:hAnsi="Trebuchet MS" w:cs="Arial"/>
                <w:lang w:eastAsia="zh-TW"/>
              </w:rPr>
            </w:pPr>
            <w:r w:rsidRPr="0010762C">
              <w:rPr>
                <w:rFonts w:ascii="Trebuchet MS" w:eastAsia="Times New Roman" w:hAnsi="Trebuchet MS" w:cs="Arial"/>
                <w:lang w:eastAsia="zh-TW"/>
              </w:rPr>
              <w:t xml:space="preserve">Server </w:t>
            </w:r>
            <w:proofErr w:type="spellStart"/>
            <w:r w:rsidRPr="0010762C">
              <w:rPr>
                <w:rFonts w:ascii="Trebuchet MS" w:eastAsia="Times New Roman" w:hAnsi="Trebuchet MS" w:cs="Arial"/>
                <w:lang w:eastAsia="zh-TW"/>
              </w:rPr>
              <w:t>IpAddress</w:t>
            </w:r>
            <w:proofErr w:type="spellEnd"/>
            <w:r w:rsidRPr="0010762C">
              <w:rPr>
                <w:rFonts w:ascii="Trebuchet MS" w:eastAsia="Times New Roman" w:hAnsi="Trebuchet MS" w:cs="Arial"/>
                <w:lang w:eastAsia="zh-TW"/>
              </w:rPr>
              <w:t xml:space="preserve"> </w:t>
            </w:r>
            <w:r w:rsidRPr="0010762C">
              <w:rPr>
                <w:rFonts w:ascii="Trebuchet MS" w:eastAsia="Times New Roman" w:hAnsi="Trebuchet MS" w:cs="Arial"/>
                <w:lang w:eastAsia="zh-TW"/>
              </w:rPr>
              <w:tab/>
            </w:r>
            <w:r w:rsidRPr="0010762C">
              <w:rPr>
                <w:rFonts w:ascii="Trebuchet MS" w:eastAsia="Times New Roman" w:hAnsi="Trebuchet MS" w:cs="Arial"/>
                <w:lang w:eastAsia="zh-TW"/>
              </w:rPr>
              <w:tab/>
              <w:t>: 10.120.0.120,</w:t>
            </w:r>
          </w:p>
          <w:p w14:paraId="7E090812" w14:textId="77777777" w:rsidR="00320989" w:rsidRPr="0010762C" w:rsidRDefault="00320989" w:rsidP="00E96B95">
            <w:pPr>
              <w:snapToGrid w:val="0"/>
              <w:spacing w:after="0" w:line="240" w:lineRule="auto"/>
              <w:rPr>
                <w:rFonts w:ascii="Trebuchet MS" w:eastAsia="Times New Roman" w:hAnsi="Trebuchet MS" w:cs="Arial"/>
                <w:lang w:eastAsia="zh-TW"/>
              </w:rPr>
            </w:pPr>
            <w:r w:rsidRPr="0010762C">
              <w:rPr>
                <w:rFonts w:ascii="Trebuchet MS" w:eastAsia="Times New Roman" w:hAnsi="Trebuchet MS" w:cs="Arial"/>
                <w:lang w:eastAsia="zh-TW"/>
              </w:rPr>
              <w:t xml:space="preserve">Server Port         </w:t>
            </w:r>
            <w:r w:rsidRPr="0010762C">
              <w:rPr>
                <w:rFonts w:ascii="Trebuchet MS" w:eastAsia="Times New Roman" w:hAnsi="Trebuchet MS" w:cs="Arial"/>
                <w:lang w:eastAsia="zh-TW"/>
              </w:rPr>
              <w:tab/>
            </w:r>
            <w:r w:rsidRPr="0010762C">
              <w:rPr>
                <w:rFonts w:ascii="Trebuchet MS" w:eastAsia="Times New Roman" w:hAnsi="Trebuchet MS" w:cs="Arial"/>
                <w:lang w:eastAsia="zh-TW"/>
              </w:rPr>
              <w:tab/>
              <w:t>: 8884,</w:t>
            </w:r>
          </w:p>
          <w:p w14:paraId="3B878C0E" w14:textId="77777777" w:rsidR="00320989" w:rsidRPr="0010762C" w:rsidRDefault="00320989" w:rsidP="00E96B95">
            <w:pPr>
              <w:snapToGrid w:val="0"/>
              <w:spacing w:after="0" w:line="240" w:lineRule="auto"/>
              <w:rPr>
                <w:rFonts w:ascii="Trebuchet MS" w:eastAsia="Times New Roman" w:hAnsi="Trebuchet MS" w:cs="Arial"/>
                <w:lang w:eastAsia="zh-TW"/>
              </w:rPr>
            </w:pPr>
            <w:r w:rsidRPr="0010762C">
              <w:rPr>
                <w:rFonts w:ascii="Trebuchet MS" w:eastAsia="Times New Roman" w:hAnsi="Trebuchet MS" w:cs="Arial"/>
                <w:lang w:eastAsia="zh-TW"/>
              </w:rPr>
              <w:t xml:space="preserve">Connection Status   </w:t>
            </w:r>
            <w:r w:rsidRPr="0010762C">
              <w:rPr>
                <w:rFonts w:ascii="Trebuchet MS" w:eastAsia="Times New Roman" w:hAnsi="Trebuchet MS" w:cs="Arial"/>
                <w:lang w:eastAsia="zh-TW"/>
              </w:rPr>
              <w:tab/>
            </w:r>
            <w:r w:rsidRPr="0010762C">
              <w:rPr>
                <w:rFonts w:ascii="Trebuchet MS" w:eastAsia="Times New Roman" w:hAnsi="Trebuchet MS" w:cs="Arial"/>
                <w:lang w:eastAsia="zh-TW"/>
              </w:rPr>
              <w:tab/>
              <w:t>: Connected,</w:t>
            </w:r>
          </w:p>
          <w:p w14:paraId="5A14D61E" w14:textId="77777777" w:rsidR="00320989" w:rsidRPr="0010762C" w:rsidRDefault="00320989" w:rsidP="00E96B95">
            <w:pPr>
              <w:snapToGrid w:val="0"/>
              <w:spacing w:after="0" w:line="240" w:lineRule="auto"/>
              <w:rPr>
                <w:rFonts w:ascii="Trebuchet MS" w:eastAsia="Times New Roman" w:hAnsi="Trebuchet MS" w:cs="Arial"/>
                <w:lang w:eastAsia="zh-TW"/>
              </w:rPr>
            </w:pPr>
            <w:r w:rsidRPr="0010762C">
              <w:rPr>
                <w:rFonts w:ascii="Trebuchet MS" w:eastAsia="Times New Roman" w:hAnsi="Trebuchet MS" w:cs="Arial"/>
                <w:lang w:eastAsia="zh-TW"/>
              </w:rPr>
              <w:t xml:space="preserve">Last message sent   </w:t>
            </w:r>
            <w:r w:rsidRPr="0010762C">
              <w:rPr>
                <w:rFonts w:ascii="Trebuchet MS" w:eastAsia="Times New Roman" w:hAnsi="Trebuchet MS" w:cs="Arial"/>
                <w:lang w:eastAsia="zh-TW"/>
              </w:rPr>
              <w:tab/>
            </w:r>
            <w:r w:rsidRPr="0010762C">
              <w:rPr>
                <w:rFonts w:ascii="Trebuchet MS" w:eastAsia="Times New Roman" w:hAnsi="Trebuchet MS" w:cs="Arial"/>
                <w:lang w:eastAsia="zh-TW"/>
              </w:rPr>
              <w:tab/>
              <w:t>: 2024-04-19 20:24:20.506,</w:t>
            </w:r>
          </w:p>
          <w:p w14:paraId="6C671F5A" w14:textId="77777777" w:rsidR="00320989" w:rsidRPr="0010762C" w:rsidRDefault="00320989" w:rsidP="00E96B95">
            <w:pPr>
              <w:snapToGrid w:val="0"/>
              <w:spacing w:after="0" w:line="240" w:lineRule="auto"/>
              <w:rPr>
                <w:rFonts w:ascii="Trebuchet MS" w:eastAsia="Times New Roman" w:hAnsi="Trebuchet MS" w:cs="Arial"/>
                <w:lang w:eastAsia="zh-TW"/>
              </w:rPr>
            </w:pPr>
            <w:r w:rsidRPr="0010762C">
              <w:rPr>
                <w:rFonts w:ascii="Trebuchet MS" w:eastAsia="Times New Roman" w:hAnsi="Trebuchet MS" w:cs="Arial"/>
                <w:lang w:eastAsia="zh-TW"/>
              </w:rPr>
              <w:t xml:space="preserve">Last message received   </w:t>
            </w:r>
            <w:r w:rsidRPr="0010762C">
              <w:rPr>
                <w:rFonts w:ascii="Trebuchet MS" w:eastAsia="Times New Roman" w:hAnsi="Trebuchet MS" w:cs="Arial"/>
                <w:lang w:eastAsia="zh-TW"/>
              </w:rPr>
              <w:tab/>
              <w:t>: 2024-04-19 20:24:21.606</w:t>
            </w:r>
          </w:p>
        </w:tc>
      </w:tr>
    </w:tbl>
    <w:p w14:paraId="714B1352" w14:textId="77777777" w:rsidR="00320989" w:rsidRPr="00FC2B47" w:rsidRDefault="00320989" w:rsidP="00320989">
      <w:pPr>
        <w:spacing w:line="276" w:lineRule="auto"/>
        <w:rPr>
          <w:rFonts w:ascii="Trebuchet MS" w:hAnsi="Trebuchet MS"/>
          <w:sz w:val="24"/>
          <w:szCs w:val="24"/>
        </w:rPr>
      </w:pPr>
    </w:p>
    <w:p w14:paraId="68312C6B" w14:textId="77777777" w:rsidR="00320989" w:rsidRDefault="00320989" w:rsidP="00320989">
      <w:pPr>
        <w:pStyle w:val="Heading2"/>
        <w:spacing w:line="276" w:lineRule="auto"/>
        <w:rPr>
          <w:rFonts w:ascii="Trebuchet MS" w:hAnsi="Trebuchet MS"/>
          <w:b/>
          <w:color w:val="auto"/>
          <w:sz w:val="24"/>
          <w:szCs w:val="24"/>
        </w:rPr>
      </w:pPr>
      <w:bookmarkStart w:id="802" w:name="_Toc176718810"/>
      <w:r w:rsidRPr="00E62C28">
        <w:rPr>
          <w:rFonts w:ascii="Trebuchet MS" w:hAnsi="Trebuchet MS"/>
          <w:b/>
          <w:color w:val="auto"/>
          <w:sz w:val="24"/>
          <w:szCs w:val="24"/>
        </w:rPr>
        <w:t>4.2 SNMP Interface</w:t>
      </w:r>
      <w:bookmarkEnd w:id="802"/>
    </w:p>
    <w:p w14:paraId="6352DABB" w14:textId="77777777" w:rsidR="00236350" w:rsidRDefault="00320989" w:rsidP="00236350">
      <w:pPr>
        <w:pStyle w:val="Heading2"/>
        <w:spacing w:line="276" w:lineRule="auto"/>
        <w:rPr>
          <w:rFonts w:ascii="Trebuchet MS" w:hAnsi="Trebuchet MS"/>
          <w:b/>
          <w:color w:val="auto"/>
          <w:sz w:val="24"/>
          <w:szCs w:val="24"/>
        </w:rPr>
      </w:pPr>
      <w:bookmarkStart w:id="803" w:name="_Toc176718811"/>
      <w:r w:rsidRPr="00E62C28">
        <w:rPr>
          <w:rFonts w:ascii="Trebuchet MS" w:hAnsi="Trebuchet MS"/>
          <w:b/>
          <w:color w:val="auto"/>
          <w:sz w:val="24"/>
          <w:szCs w:val="24"/>
        </w:rPr>
        <w:t>4.2</w:t>
      </w:r>
      <w:r>
        <w:rPr>
          <w:rFonts w:ascii="Trebuchet MS" w:hAnsi="Trebuchet MS"/>
          <w:b/>
          <w:color w:val="auto"/>
          <w:sz w:val="24"/>
          <w:szCs w:val="24"/>
        </w:rPr>
        <w:t xml:space="preserve">.1 </w:t>
      </w:r>
      <w:r w:rsidR="00236350">
        <w:rPr>
          <w:rFonts w:ascii="Trebuchet MS" w:hAnsi="Trebuchet MS"/>
          <w:b/>
          <w:color w:val="auto"/>
          <w:sz w:val="24"/>
          <w:szCs w:val="24"/>
        </w:rPr>
        <w:t>Objects that contains the information of Site License Server(</w:t>
      </w:r>
      <w:proofErr w:type="spellStart"/>
      <w:r w:rsidR="00236350" w:rsidRPr="00510FA4">
        <w:rPr>
          <w:rFonts w:ascii="Trebuchet MS" w:hAnsi="Trebuchet MS"/>
          <w:b/>
          <w:color w:val="auto"/>
          <w:sz w:val="24"/>
          <w:szCs w:val="24"/>
        </w:rPr>
        <w:t>alaSILOS</w:t>
      </w:r>
      <w:proofErr w:type="spellEnd"/>
      <w:r w:rsidR="00236350">
        <w:rPr>
          <w:rFonts w:ascii="Trebuchet MS" w:hAnsi="Trebuchet MS"/>
          <w:b/>
          <w:color w:val="auto"/>
          <w:sz w:val="24"/>
          <w:szCs w:val="24"/>
        </w:rPr>
        <w:t>)</w:t>
      </w:r>
      <w:bookmarkEnd w:id="803"/>
    </w:p>
    <w:p w14:paraId="7C9E24E0"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 OBJECT-IDENTITY</w:t>
      </w:r>
    </w:p>
    <w:p w14:paraId="59F9A99F"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59ED2987"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w:t>
      </w:r>
    </w:p>
    <w:p w14:paraId="7A5F080A"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"Branch for SILOS MIB subsystem managed objects."</w:t>
      </w:r>
    </w:p>
    <w:p w14:paraId="2AC46C55" w14:textId="77777777" w:rsidR="00236350"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 { </w:t>
      </w:r>
      <w:r w:rsidRPr="00982FF5">
        <w:rPr>
          <w:rFonts w:ascii="Courier New" w:eastAsia="Times New Roman" w:hAnsi="Courier New" w:cs="Courier New"/>
          <w:noProof/>
          <w:sz w:val="18"/>
          <w:szCs w:val="20"/>
        </w:rPr>
        <w:t>alaIND1SiteLicenseServerMIBObjects</w:t>
      </w:r>
      <w:r>
        <w:rPr>
          <w:rFonts w:ascii="Courier New" w:eastAsia="Times New Roman" w:hAnsi="Courier New" w:cs="Courier New"/>
          <w:noProof/>
          <w:sz w:val="18"/>
          <w:szCs w:val="20"/>
        </w:rPr>
        <w:t xml:space="preserve"> </w:t>
      </w:r>
      <w:r w:rsidRPr="00510FA4">
        <w:rPr>
          <w:rFonts w:ascii="Courier New" w:eastAsia="Times New Roman" w:hAnsi="Courier New" w:cs="Courier New"/>
          <w:noProof/>
          <w:sz w:val="18"/>
          <w:szCs w:val="20"/>
        </w:rPr>
        <w:t>1 }</w:t>
      </w:r>
    </w:p>
    <w:p w14:paraId="4C7CC6BB" w14:textId="77777777" w:rsidR="00236350"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69E0C335"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alaSILOSPackageVersion  OBJECT-TYPE</w:t>
      </w:r>
    </w:p>
    <w:p w14:paraId="6EADA8D5"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SYNTAX          SnmpAdminString (SIZE (1..32))</w:t>
      </w:r>
    </w:p>
    <w:p w14:paraId="1732F8C1"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MAX-ACCESS      read-only</w:t>
      </w:r>
    </w:p>
    <w:p w14:paraId="197DC3E1"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08D05852"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     "String displaying the SILOS debian package version."</w:t>
      </w:r>
    </w:p>
    <w:p w14:paraId="3BD90380"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 { alaSILOS 1 }</w:t>
      </w:r>
    </w:p>
    <w:p w14:paraId="0F682ACE"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2A3EEA7E"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alaSILOSAdminStatus  OBJECT-TYPE</w:t>
      </w:r>
    </w:p>
    <w:p w14:paraId="4AB6AC74"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SYNTAX          INTEGER {</w:t>
      </w:r>
    </w:p>
    <w:p w14:paraId="5D02BF52"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enable (1),</w:t>
      </w:r>
    </w:p>
    <w:p w14:paraId="4D729D2E"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disable (2)</w:t>
      </w:r>
    </w:p>
    <w:p w14:paraId="4104D93C"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w:t>
      </w:r>
    </w:p>
    <w:p w14:paraId="720E9F5F"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MAX-ACCESS      read-only</w:t>
      </w:r>
    </w:p>
    <w:p w14:paraId="3604F1C7"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76BC3947"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     "The status indicates working process of SILOS."</w:t>
      </w:r>
    </w:p>
    <w:p w14:paraId="2DEE5EC4"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DEFVAL  { disable }</w:t>
      </w:r>
    </w:p>
    <w:p w14:paraId="2CB6565A"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 { alaSILOS 2 }</w:t>
      </w:r>
    </w:p>
    <w:p w14:paraId="6A1B89AB"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D7D5032"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alaSILOSIpAddressType  OBJECT-TYPE</w:t>
      </w:r>
    </w:p>
    <w:p w14:paraId="0B7A574C"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SYNTAX          InetAddressType</w:t>
      </w:r>
    </w:p>
    <w:p w14:paraId="6F73BCDF"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MAX-ACCESS      read-only</w:t>
      </w:r>
    </w:p>
    <w:p w14:paraId="4621B50B"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162B2E8E"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     "Integer displaying the configured address type for  MQTT broker server host."</w:t>
      </w:r>
    </w:p>
    <w:p w14:paraId="11A5C2F9"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DEFVAL { ipv4 }</w:t>
      </w:r>
    </w:p>
    <w:p w14:paraId="1F358594"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 { alaSILOS 3 }</w:t>
      </w:r>
    </w:p>
    <w:p w14:paraId="63523E4E"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652D115F"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alaSILOSIpAddress OBJECT-TYPE</w:t>
      </w:r>
    </w:p>
    <w:p w14:paraId="0D005DF4"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SYNTAX          InetAddress</w:t>
      </w:r>
    </w:p>
    <w:p w14:paraId="62211774"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MAX-ACCESS      read-only</w:t>
      </w:r>
    </w:p>
    <w:p w14:paraId="2A8DB7BA"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19CE1458"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     "String displaying the configured address for MQTT broker server host."</w:t>
      </w:r>
    </w:p>
    <w:p w14:paraId="11EF292C" w14:textId="77777777" w:rsidR="00236350" w:rsidRPr="00320989" w:rsidRDefault="00236350" w:rsidP="00236350">
      <w:pPr>
        <w:shd w:val="clear" w:color="auto" w:fill="C0C0C0"/>
        <w:spacing w:after="0" w:line="240" w:lineRule="auto"/>
        <w:jc w:val="both"/>
        <w:rPr>
          <w:rFonts w:ascii="Courier New" w:eastAsia="Times New Roman" w:hAnsi="Courier New" w:cs="Courier New"/>
          <w:noProof/>
          <w:sz w:val="18"/>
          <w:szCs w:val="20"/>
          <w:lang w:val="fr-FR"/>
        </w:rPr>
      </w:pPr>
      <w:r w:rsidRPr="00510FA4">
        <w:rPr>
          <w:rFonts w:ascii="Courier New" w:eastAsia="Times New Roman" w:hAnsi="Courier New" w:cs="Courier New"/>
          <w:noProof/>
          <w:sz w:val="18"/>
          <w:szCs w:val="20"/>
        </w:rPr>
        <w:t xml:space="preserve">    </w:t>
      </w:r>
      <w:r w:rsidRPr="00320989">
        <w:rPr>
          <w:rFonts w:ascii="Courier New" w:eastAsia="Times New Roman" w:hAnsi="Courier New" w:cs="Courier New"/>
          <w:noProof/>
          <w:sz w:val="18"/>
          <w:szCs w:val="20"/>
          <w:lang w:val="fr-FR"/>
        </w:rPr>
        <w:t>::= { alaSILOS 4 }</w:t>
      </w:r>
    </w:p>
    <w:p w14:paraId="1F0B2F1D" w14:textId="77777777" w:rsidR="00236350" w:rsidRPr="00320989" w:rsidRDefault="00236350" w:rsidP="00236350">
      <w:pPr>
        <w:shd w:val="clear" w:color="auto" w:fill="C0C0C0"/>
        <w:spacing w:after="0" w:line="240" w:lineRule="auto"/>
        <w:jc w:val="both"/>
        <w:rPr>
          <w:rFonts w:ascii="Courier New" w:eastAsia="Times New Roman" w:hAnsi="Courier New" w:cs="Courier New"/>
          <w:noProof/>
          <w:sz w:val="18"/>
          <w:szCs w:val="20"/>
          <w:lang w:val="fr-FR"/>
        </w:rPr>
      </w:pPr>
    </w:p>
    <w:p w14:paraId="0B1B32DF" w14:textId="77777777" w:rsidR="00236350" w:rsidRPr="00320989" w:rsidRDefault="00236350" w:rsidP="00236350">
      <w:pPr>
        <w:shd w:val="clear" w:color="auto" w:fill="C0C0C0"/>
        <w:spacing w:after="0" w:line="240" w:lineRule="auto"/>
        <w:jc w:val="both"/>
        <w:rPr>
          <w:rFonts w:ascii="Courier New" w:eastAsia="Times New Roman" w:hAnsi="Courier New" w:cs="Courier New"/>
          <w:noProof/>
          <w:sz w:val="18"/>
          <w:szCs w:val="20"/>
          <w:lang w:val="fr-FR"/>
        </w:rPr>
      </w:pPr>
      <w:r w:rsidRPr="00320989">
        <w:rPr>
          <w:rFonts w:ascii="Courier New" w:eastAsia="Times New Roman" w:hAnsi="Courier New" w:cs="Courier New"/>
          <w:noProof/>
          <w:sz w:val="18"/>
          <w:szCs w:val="20"/>
          <w:lang w:val="fr-FR"/>
        </w:rPr>
        <w:t>alaSILOSPort OBJECT-TYPE</w:t>
      </w:r>
    </w:p>
    <w:p w14:paraId="2D7B457E" w14:textId="11211864"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320989">
        <w:rPr>
          <w:rFonts w:ascii="Courier New" w:eastAsia="Times New Roman" w:hAnsi="Courier New" w:cs="Courier New"/>
          <w:noProof/>
          <w:sz w:val="18"/>
          <w:szCs w:val="20"/>
          <w:lang w:val="fr-FR"/>
        </w:rPr>
        <w:t xml:space="preserve">    SYNTAX          Integer32 ( </w:t>
      </w:r>
      <w:r w:rsidR="00294D74">
        <w:rPr>
          <w:rFonts w:ascii="Courier New" w:eastAsia="Times New Roman" w:hAnsi="Courier New" w:cs="Courier New"/>
          <w:noProof/>
          <w:sz w:val="18"/>
          <w:szCs w:val="20"/>
          <w:lang w:val="fr-FR"/>
        </w:rPr>
        <w:t>1024</w:t>
      </w:r>
      <w:r w:rsidRPr="00320989">
        <w:rPr>
          <w:rFonts w:ascii="Courier New" w:eastAsia="Times New Roman" w:hAnsi="Courier New" w:cs="Courier New"/>
          <w:noProof/>
          <w:sz w:val="18"/>
          <w:szCs w:val="20"/>
          <w:lang w:val="fr-FR"/>
        </w:rPr>
        <w:t xml:space="preserve"> .. </w:t>
      </w:r>
      <w:r w:rsidRPr="00510FA4">
        <w:rPr>
          <w:rFonts w:ascii="Courier New" w:eastAsia="Times New Roman" w:hAnsi="Courier New" w:cs="Courier New"/>
          <w:noProof/>
          <w:sz w:val="18"/>
          <w:szCs w:val="20"/>
        </w:rPr>
        <w:t>65535 )</w:t>
      </w:r>
    </w:p>
    <w:p w14:paraId="6D25BA41"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MAX-ACCESS      read-only</w:t>
      </w:r>
    </w:p>
    <w:p w14:paraId="5B673464"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lastRenderedPageBreak/>
        <w:t xml:space="preserve">    STATUS          current</w:t>
      </w:r>
    </w:p>
    <w:p w14:paraId="2151C602"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     "Port number of the MQTT broker server host."</w:t>
      </w:r>
    </w:p>
    <w:p w14:paraId="592600DC"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DEFVAL        { 0 }</w:t>
      </w:r>
    </w:p>
    <w:p w14:paraId="21FBD25D"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 { alaSILOS 5 }</w:t>
      </w:r>
    </w:p>
    <w:p w14:paraId="54C1F67A"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019851B"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alaSILOSConnectionStatus  OBJECT-TYPE</w:t>
      </w:r>
    </w:p>
    <w:p w14:paraId="5E142E08"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SYNTAX          INTEGER {</w:t>
      </w:r>
    </w:p>
    <w:p w14:paraId="4736BED9"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connected (1),</w:t>
      </w:r>
    </w:p>
    <w:p w14:paraId="1A4471C9"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disconnected (2)</w:t>
      </w:r>
    </w:p>
    <w:p w14:paraId="4ECDF586"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w:t>
      </w:r>
    </w:p>
    <w:p w14:paraId="4E50F6C9"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MAX-ACCESS      read-only</w:t>
      </w:r>
    </w:p>
    <w:p w14:paraId="13186672"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2A1EECB2"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     "The status indicates the connection between SILOS and MQTT broker."</w:t>
      </w:r>
    </w:p>
    <w:p w14:paraId="7F6B34DD"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DEFVAL  { disconnected }</w:t>
      </w:r>
    </w:p>
    <w:p w14:paraId="4ED7F812"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 { alaSILOS 6 }</w:t>
      </w:r>
    </w:p>
    <w:p w14:paraId="4E54B90F"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234C4B38"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alaSILOSSiteConnected  OBJECT-TYPE</w:t>
      </w:r>
    </w:p>
    <w:p w14:paraId="40EE63DB"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SYNTAX          Unsigned32</w:t>
      </w:r>
    </w:p>
    <w:p w14:paraId="1479B176"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MAX-ACCESS      read-only</w:t>
      </w:r>
    </w:p>
    <w:p w14:paraId="1B99BABC"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739D80FB"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     "Number of sites connected to SILOS."</w:t>
      </w:r>
    </w:p>
    <w:p w14:paraId="7C6A1058"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DEFVAL  { 0 }</w:t>
      </w:r>
    </w:p>
    <w:p w14:paraId="0C020738"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 { alaSILOS 7 }</w:t>
      </w:r>
    </w:p>
    <w:p w14:paraId="44DB9D93"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838ED04"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alaSILOSNodeConnected  OBJECT-TYPE</w:t>
      </w:r>
    </w:p>
    <w:p w14:paraId="7AE97968"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SYNTAX          Unsigned32</w:t>
      </w:r>
    </w:p>
    <w:p w14:paraId="69E38B81"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MAX-ACCESS      read-only</w:t>
      </w:r>
    </w:p>
    <w:p w14:paraId="596BD676"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190F5DB6"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     "Number of separate nodes connected to SILOS."</w:t>
      </w:r>
    </w:p>
    <w:p w14:paraId="7D8AD7B8"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DEFVAL  { 0 }</w:t>
      </w:r>
    </w:p>
    <w:p w14:paraId="5282AE6B" w14:textId="77777777" w:rsidR="00236350" w:rsidRPr="004703FC"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 { alaSILOS 8 }</w:t>
      </w:r>
    </w:p>
    <w:p w14:paraId="7A6A3362" w14:textId="77777777" w:rsidR="00236350" w:rsidRDefault="00236350" w:rsidP="00236350"/>
    <w:p w14:paraId="574221BF" w14:textId="77777777" w:rsidR="00236350" w:rsidRDefault="00236350" w:rsidP="00236350">
      <w:pPr>
        <w:pStyle w:val="Heading2"/>
        <w:spacing w:line="276" w:lineRule="auto"/>
        <w:rPr>
          <w:rFonts w:ascii="Trebuchet MS" w:hAnsi="Trebuchet MS"/>
          <w:b/>
          <w:color w:val="auto"/>
          <w:sz w:val="24"/>
          <w:szCs w:val="24"/>
        </w:rPr>
      </w:pPr>
      <w:bookmarkStart w:id="804" w:name="_Toc176718812"/>
      <w:r w:rsidRPr="00E62C28">
        <w:rPr>
          <w:rFonts w:ascii="Trebuchet MS" w:hAnsi="Trebuchet MS"/>
          <w:b/>
          <w:color w:val="auto"/>
          <w:sz w:val="24"/>
          <w:szCs w:val="24"/>
        </w:rPr>
        <w:t>4.2</w:t>
      </w:r>
      <w:r>
        <w:rPr>
          <w:rFonts w:ascii="Trebuchet MS" w:hAnsi="Trebuchet MS"/>
          <w:b/>
          <w:color w:val="auto"/>
          <w:sz w:val="24"/>
          <w:szCs w:val="24"/>
        </w:rPr>
        <w:t>.2 Table that contains the license information installed on Site License Server (</w:t>
      </w:r>
      <w:proofErr w:type="spellStart"/>
      <w:r w:rsidRPr="00510FA4">
        <w:rPr>
          <w:rFonts w:ascii="Trebuchet MS" w:hAnsi="Trebuchet MS"/>
          <w:b/>
          <w:color w:val="auto"/>
          <w:sz w:val="24"/>
          <w:szCs w:val="24"/>
        </w:rPr>
        <w:t>alaSILOSInfo</w:t>
      </w:r>
      <w:proofErr w:type="spellEnd"/>
      <w:r>
        <w:rPr>
          <w:rFonts w:ascii="Trebuchet MS" w:hAnsi="Trebuchet MS"/>
          <w:b/>
          <w:color w:val="auto"/>
          <w:sz w:val="24"/>
          <w:szCs w:val="24"/>
        </w:rPr>
        <w:t>)</w:t>
      </w:r>
      <w:bookmarkEnd w:id="804"/>
    </w:p>
    <w:p w14:paraId="1F159300"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alaSILOSInfo OBJECT-IDENTITY</w:t>
      </w:r>
    </w:p>
    <w:p w14:paraId="19B52F15"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56DC086D"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w:t>
      </w:r>
    </w:p>
    <w:p w14:paraId="523C2898"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"Branch for SILOS MIB subsystem managed license objects."</w:t>
      </w:r>
    </w:p>
    <w:p w14:paraId="68EE37BE"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 { </w:t>
      </w:r>
      <w:r w:rsidRPr="00982FF5">
        <w:rPr>
          <w:rFonts w:ascii="Courier New" w:eastAsia="Times New Roman" w:hAnsi="Courier New" w:cs="Courier New"/>
          <w:noProof/>
          <w:sz w:val="18"/>
          <w:szCs w:val="20"/>
        </w:rPr>
        <w:t>alaIND1SiteLicenseServerMIBObjects</w:t>
      </w:r>
      <w:r>
        <w:rPr>
          <w:rFonts w:ascii="Courier New" w:eastAsia="Times New Roman" w:hAnsi="Courier New" w:cs="Courier New"/>
          <w:noProof/>
          <w:sz w:val="18"/>
          <w:szCs w:val="20"/>
        </w:rPr>
        <w:t xml:space="preserve"> </w:t>
      </w:r>
      <w:r w:rsidRPr="00510FA4">
        <w:rPr>
          <w:rFonts w:ascii="Courier New" w:eastAsia="Times New Roman" w:hAnsi="Courier New" w:cs="Courier New"/>
          <w:noProof/>
          <w:sz w:val="18"/>
          <w:szCs w:val="20"/>
        </w:rPr>
        <w:t>2 }</w:t>
      </w:r>
    </w:p>
    <w:p w14:paraId="15DD5CC7"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683CEF38"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04B228A4"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alaSILOSInfoTable  OBJECT-TYPE</w:t>
      </w:r>
    </w:p>
    <w:p w14:paraId="41CDC144"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SYNTAX          SEQUENCE OF AlaSILOSInfoEntry</w:t>
      </w:r>
    </w:p>
    <w:p w14:paraId="0D7C358F"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MAX-ACCESS      not-accessible</w:t>
      </w:r>
    </w:p>
    <w:p w14:paraId="711F58FB"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5AA59190"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     "Table of SILOS license information."</w:t>
      </w:r>
    </w:p>
    <w:p w14:paraId="1CCE2F3C"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 { alaSILOSInfo 1 }</w:t>
      </w:r>
    </w:p>
    <w:p w14:paraId="2CF6D62F"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14838432"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alaSILOSInfoEntry  OBJECT-TYPE</w:t>
      </w:r>
    </w:p>
    <w:p w14:paraId="147331B5"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SYNTAX          AlaSILOSInfoEntry</w:t>
      </w:r>
    </w:p>
    <w:p w14:paraId="2246A16E"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MAX-ACCESS      not-accessible</w:t>
      </w:r>
    </w:p>
    <w:p w14:paraId="0AABC70A"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7AFF8872"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     "Information of valid license information."</w:t>
      </w:r>
    </w:p>
    <w:p w14:paraId="382277FF"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INDEX { alaSILOSInfoLicenseType }</w:t>
      </w:r>
    </w:p>
    <w:p w14:paraId="1D6251C6"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 { alaSILOSInfoTable 1 }</w:t>
      </w:r>
    </w:p>
    <w:p w14:paraId="5FE7CE21"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5ADBA07A"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AlaSILOSInfoEntry ::=</w:t>
      </w:r>
    </w:p>
    <w:p w14:paraId="36A85604"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SEQUENCE</w:t>
      </w:r>
    </w:p>
    <w:p w14:paraId="72F8AE4B"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w:t>
      </w:r>
    </w:p>
    <w:p w14:paraId="49436117"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alaSILOSInfoLicenseType           INTEGER,</w:t>
      </w:r>
    </w:p>
    <w:p w14:paraId="38F09449"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alaSILOSInfoLicenseStatus         INTEGER,</w:t>
      </w:r>
    </w:p>
    <w:p w14:paraId="007581B3"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alaSILOSInfoUsage                 Unsigned32,</w:t>
      </w:r>
    </w:p>
    <w:p w14:paraId="36FD66F3"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alaSILOSInfoInstallDate           DateAndTime</w:t>
      </w:r>
    </w:p>
    <w:p w14:paraId="32635797"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w:t>
      </w:r>
    </w:p>
    <w:p w14:paraId="2823FC98"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079E2AAA"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alaSILOSInfoLicenseType  OBJECT-TYPE</w:t>
      </w:r>
    </w:p>
    <w:p w14:paraId="59D76E42"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SYNTAX          INTEGER {</w:t>
      </w:r>
    </w:p>
    <w:p w14:paraId="38ADC427"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mpls-site (1),</w:t>
      </w:r>
    </w:p>
    <w:p w14:paraId="7D4ACE67" w14:textId="11DCF164" w:rsidR="00236350" w:rsidRDefault="00236350" w:rsidP="00236350">
      <w:pPr>
        <w:shd w:val="clear" w:color="auto" w:fill="C0C0C0"/>
        <w:spacing w:after="0" w:line="240" w:lineRule="auto"/>
        <w:jc w:val="both"/>
        <w:rPr>
          <w:ins w:id="805" w:author="Kha Truong" w:date="2024-06-28T11:01:00Z"/>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mpls-node (2)</w:t>
      </w:r>
      <w:ins w:id="806" w:author="Kha Truong" w:date="2024-06-28T11:01:00Z">
        <w:r w:rsidR="00BE70F5">
          <w:rPr>
            <w:rFonts w:ascii="Courier New" w:eastAsia="Times New Roman" w:hAnsi="Courier New" w:cs="Courier New"/>
            <w:noProof/>
            <w:sz w:val="18"/>
            <w:szCs w:val="20"/>
          </w:rPr>
          <w:t>,</w:t>
        </w:r>
      </w:ins>
    </w:p>
    <w:p w14:paraId="64254019" w14:textId="1FCDFFB7" w:rsidR="00BE70F5" w:rsidRPr="00510FA4" w:rsidRDefault="00BE70F5" w:rsidP="00236350">
      <w:pPr>
        <w:shd w:val="clear" w:color="auto" w:fill="C0C0C0"/>
        <w:spacing w:after="0" w:line="240" w:lineRule="auto"/>
        <w:jc w:val="both"/>
        <w:rPr>
          <w:rFonts w:ascii="Courier New" w:eastAsia="Times New Roman" w:hAnsi="Courier New" w:cs="Courier New"/>
          <w:noProof/>
          <w:sz w:val="18"/>
          <w:szCs w:val="20"/>
        </w:rPr>
      </w:pPr>
      <w:ins w:id="807" w:author="Kha Truong" w:date="2024-06-28T11:01:00Z">
        <w:r>
          <w:rPr>
            <w:rFonts w:ascii="Courier New" w:eastAsia="Times New Roman" w:hAnsi="Courier New" w:cs="Courier New"/>
            <w:noProof/>
            <w:sz w:val="18"/>
            <w:szCs w:val="20"/>
          </w:rPr>
          <w:t xml:space="preserve">                        </w:t>
        </w:r>
      </w:ins>
      <w:ins w:id="808" w:author="Kha Truong" w:date="2024-06-28T11:02:00Z">
        <w:r>
          <w:rPr>
            <w:rFonts w:ascii="Courier New" w:eastAsia="Times New Roman" w:hAnsi="Courier New" w:cs="Courier New"/>
            <w:noProof/>
            <w:sz w:val="18"/>
            <w:szCs w:val="20"/>
          </w:rPr>
          <w:t>u</w:t>
        </w:r>
      </w:ins>
      <w:ins w:id="809" w:author="Kha Truong" w:date="2024-06-28T11:01:00Z">
        <w:r>
          <w:rPr>
            <w:rFonts w:ascii="Courier New" w:eastAsia="Times New Roman" w:hAnsi="Courier New" w:cs="Courier New"/>
            <w:noProof/>
            <w:sz w:val="18"/>
            <w:szCs w:val="20"/>
          </w:rPr>
          <w:t xml:space="preserve">50g-indv </w:t>
        </w:r>
      </w:ins>
      <w:ins w:id="810" w:author="Kha Truong" w:date="2024-06-28T11:02:00Z">
        <w:r>
          <w:rPr>
            <w:rFonts w:ascii="Courier New" w:eastAsia="Times New Roman" w:hAnsi="Courier New" w:cs="Courier New"/>
            <w:noProof/>
            <w:sz w:val="18"/>
            <w:szCs w:val="20"/>
          </w:rPr>
          <w:t>(3)</w:t>
        </w:r>
      </w:ins>
    </w:p>
    <w:p w14:paraId="39DD3523"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w:t>
      </w:r>
    </w:p>
    <w:p w14:paraId="764C52F5"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MAX-ACCESS      </w:t>
      </w:r>
      <w:r w:rsidRPr="00AE0407">
        <w:rPr>
          <w:rFonts w:ascii="Courier New" w:eastAsia="Times New Roman" w:hAnsi="Courier New" w:cs="Courier New"/>
          <w:noProof/>
          <w:sz w:val="18"/>
          <w:szCs w:val="20"/>
        </w:rPr>
        <w:t>accessible-for-notify</w:t>
      </w:r>
    </w:p>
    <w:p w14:paraId="691779A3"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44A24D23"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     "License type information of the license installed on SILOS."</w:t>
      </w:r>
    </w:p>
    <w:p w14:paraId="21761946"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DEFVAL  { mpls-site }</w:t>
      </w:r>
    </w:p>
    <w:p w14:paraId="4AB458F0"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 { alaSILOSInfoEntry 1 }</w:t>
      </w:r>
    </w:p>
    <w:p w14:paraId="03C4C61C"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2EF0C843"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alaSILOSInfoLicenseStatus OBJECT-TYPE</w:t>
      </w:r>
    </w:p>
    <w:p w14:paraId="663F6CA2"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SYNTAX          INTEGER {</w:t>
      </w:r>
    </w:p>
    <w:p w14:paraId="2A3768D5"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no-license (1),</w:t>
      </w:r>
    </w:p>
    <w:p w14:paraId="2ABD6F06"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demo (2),</w:t>
      </w:r>
    </w:p>
    <w:p w14:paraId="40590322"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permanent (3)</w:t>
      </w:r>
    </w:p>
    <w:p w14:paraId="31DA13E8"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w:t>
      </w:r>
    </w:p>
    <w:p w14:paraId="163A7BFB"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MAX-ACCESS      read-only</w:t>
      </w:r>
    </w:p>
    <w:p w14:paraId="5CB317B6"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5DA17E8D"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     "License status information of the license installed on SILOS."</w:t>
      </w:r>
    </w:p>
    <w:p w14:paraId="1780D479"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DEFVAL  { no-license }</w:t>
      </w:r>
    </w:p>
    <w:p w14:paraId="4463D2FD"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 { alaSILOSInfoEntry 2 }</w:t>
      </w:r>
    </w:p>
    <w:p w14:paraId="44A2141E"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18EAA56F"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alaSILOSInfoUsage OBJECT-TYPE</w:t>
      </w:r>
    </w:p>
    <w:p w14:paraId="7CD94154"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SYNTAX          Unsigned32</w:t>
      </w:r>
    </w:p>
    <w:p w14:paraId="35AC2196"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MAX-ACCESS      read-only</w:t>
      </w:r>
    </w:p>
    <w:p w14:paraId="27914AE4"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0BF2C6AD"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DESCRIPTION     "The number of sites or nodes that the license supports."</w:t>
      </w:r>
    </w:p>
    <w:p w14:paraId="7BBC9703"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DEFVAL  { 0 }</w:t>
      </w:r>
    </w:p>
    <w:p w14:paraId="0CFA48D3"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 { alaSILOSInfoEntry 3 }</w:t>
      </w:r>
    </w:p>
    <w:p w14:paraId="78C88E81"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410FF27C"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alaSILOSInfoInstallDate OBJECT-TYPE</w:t>
      </w:r>
    </w:p>
    <w:p w14:paraId="1BD65032"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SYNTAX          DateAndTime</w:t>
      </w:r>
    </w:p>
    <w:p w14:paraId="07CF5D24"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MAX-ACCESS      read-only</w:t>
      </w:r>
    </w:p>
    <w:p w14:paraId="3934F2CA" w14:textId="77777777" w:rsidR="00236350" w:rsidRPr="00510FA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10FA4">
        <w:rPr>
          <w:rFonts w:ascii="Courier New" w:eastAsia="Times New Roman" w:hAnsi="Courier New" w:cs="Courier New"/>
          <w:noProof/>
          <w:sz w:val="18"/>
          <w:szCs w:val="20"/>
        </w:rPr>
        <w:t xml:space="preserve">    STATUS          current</w:t>
      </w:r>
    </w:p>
    <w:p w14:paraId="3F52F883" w14:textId="77777777" w:rsidR="00236350" w:rsidRPr="00320989" w:rsidRDefault="00236350" w:rsidP="00236350">
      <w:pPr>
        <w:shd w:val="clear" w:color="auto" w:fill="C0C0C0"/>
        <w:spacing w:after="0" w:line="240" w:lineRule="auto"/>
        <w:jc w:val="both"/>
        <w:rPr>
          <w:rFonts w:ascii="Courier New" w:eastAsia="Times New Roman" w:hAnsi="Courier New" w:cs="Courier New"/>
          <w:noProof/>
          <w:sz w:val="18"/>
          <w:szCs w:val="20"/>
          <w:lang w:val="fr-FR"/>
        </w:rPr>
      </w:pPr>
      <w:r w:rsidRPr="00510FA4">
        <w:rPr>
          <w:rFonts w:ascii="Courier New" w:eastAsia="Times New Roman" w:hAnsi="Courier New" w:cs="Courier New"/>
          <w:noProof/>
          <w:sz w:val="18"/>
          <w:szCs w:val="20"/>
        </w:rPr>
        <w:t xml:space="preserve">    </w:t>
      </w:r>
      <w:r w:rsidRPr="00320989">
        <w:rPr>
          <w:rFonts w:ascii="Courier New" w:eastAsia="Times New Roman" w:hAnsi="Courier New" w:cs="Courier New"/>
          <w:noProof/>
          <w:sz w:val="18"/>
          <w:szCs w:val="20"/>
          <w:lang w:val="fr-FR"/>
        </w:rPr>
        <w:t>DESCRIPTION     "Indicate license installation date."</w:t>
      </w:r>
    </w:p>
    <w:p w14:paraId="6D149E37" w14:textId="77777777" w:rsidR="00236350" w:rsidRDefault="00236350" w:rsidP="00236350">
      <w:pPr>
        <w:shd w:val="clear" w:color="auto" w:fill="C0C0C0"/>
        <w:spacing w:after="0" w:line="240" w:lineRule="auto"/>
        <w:jc w:val="both"/>
        <w:rPr>
          <w:rFonts w:ascii="Courier New" w:eastAsia="Times New Roman" w:hAnsi="Courier New" w:cs="Courier New"/>
          <w:noProof/>
          <w:sz w:val="18"/>
          <w:szCs w:val="20"/>
        </w:rPr>
      </w:pPr>
      <w:r w:rsidRPr="00320989">
        <w:rPr>
          <w:rFonts w:ascii="Courier New" w:eastAsia="Times New Roman" w:hAnsi="Courier New" w:cs="Courier New"/>
          <w:noProof/>
          <w:sz w:val="18"/>
          <w:szCs w:val="20"/>
          <w:lang w:val="fr-FR"/>
        </w:rPr>
        <w:t xml:space="preserve">    </w:t>
      </w:r>
      <w:r w:rsidRPr="00510FA4">
        <w:rPr>
          <w:rFonts w:ascii="Courier New" w:eastAsia="Times New Roman" w:hAnsi="Courier New" w:cs="Courier New"/>
          <w:noProof/>
          <w:sz w:val="18"/>
          <w:szCs w:val="20"/>
        </w:rPr>
        <w:t>::= { alaSILOSInfoEntry 4 }</w:t>
      </w:r>
    </w:p>
    <w:p w14:paraId="4B06A202" w14:textId="77777777" w:rsidR="00236350" w:rsidRDefault="00236350" w:rsidP="00236350"/>
    <w:p w14:paraId="588214A5" w14:textId="62AFA806" w:rsidR="00236350" w:rsidRDefault="00236350" w:rsidP="00236350">
      <w:pPr>
        <w:pStyle w:val="Heading2"/>
        <w:spacing w:line="276" w:lineRule="auto"/>
        <w:rPr>
          <w:ins w:id="811" w:author="Kha Truong" w:date="2024-06-28T11:03:00Z"/>
          <w:rFonts w:ascii="Trebuchet MS" w:hAnsi="Trebuchet MS"/>
          <w:b/>
          <w:color w:val="auto"/>
          <w:sz w:val="24"/>
          <w:szCs w:val="24"/>
        </w:rPr>
      </w:pPr>
      <w:bookmarkStart w:id="812" w:name="_Toc176718813"/>
      <w:r w:rsidRPr="00E62C28">
        <w:rPr>
          <w:rFonts w:ascii="Trebuchet MS" w:hAnsi="Trebuchet MS"/>
          <w:b/>
          <w:color w:val="auto"/>
          <w:sz w:val="24"/>
          <w:szCs w:val="24"/>
        </w:rPr>
        <w:t>4.2</w:t>
      </w:r>
      <w:r>
        <w:rPr>
          <w:rFonts w:ascii="Trebuchet MS" w:hAnsi="Trebuchet MS"/>
          <w:b/>
          <w:color w:val="auto"/>
          <w:sz w:val="24"/>
          <w:szCs w:val="24"/>
        </w:rPr>
        <w:t>.3 Table that contains the license usage information on Site License Server (</w:t>
      </w:r>
      <w:proofErr w:type="spellStart"/>
      <w:r w:rsidRPr="00DB70A1">
        <w:rPr>
          <w:rFonts w:ascii="Trebuchet MS" w:hAnsi="Trebuchet MS"/>
          <w:b/>
          <w:color w:val="auto"/>
          <w:sz w:val="24"/>
          <w:szCs w:val="24"/>
        </w:rPr>
        <w:t>alaSILOSUsage</w:t>
      </w:r>
      <w:proofErr w:type="spellEnd"/>
      <w:r>
        <w:rPr>
          <w:rFonts w:ascii="Trebuchet MS" w:hAnsi="Trebuchet MS"/>
          <w:b/>
          <w:color w:val="auto"/>
          <w:sz w:val="24"/>
          <w:szCs w:val="24"/>
        </w:rPr>
        <w:t>)</w:t>
      </w:r>
      <w:bookmarkEnd w:id="812"/>
    </w:p>
    <w:p w14:paraId="07CDCE17" w14:textId="4D2E361B" w:rsidR="00BE70F5" w:rsidRPr="00BE70F5" w:rsidRDefault="00BE70F5">
      <w:pPr>
        <w:rPr>
          <w:rPrChange w:id="813" w:author="Kha Truong" w:date="2024-06-28T11:03:00Z">
            <w:rPr>
              <w:rFonts w:ascii="Trebuchet MS" w:hAnsi="Trebuchet MS"/>
              <w:b/>
              <w:color w:val="auto"/>
              <w:sz w:val="24"/>
              <w:szCs w:val="24"/>
            </w:rPr>
          </w:rPrChange>
        </w:rPr>
        <w:pPrChange w:id="814" w:author="Kha Truong" w:date="2024-06-28T11:03:00Z">
          <w:pPr>
            <w:pStyle w:val="Heading2"/>
            <w:spacing w:line="276" w:lineRule="auto"/>
          </w:pPr>
        </w:pPrChange>
      </w:pPr>
      <w:ins w:id="815" w:author="Kha Truong" w:date="2024-06-28T11:05:00Z">
        <w:r w:rsidRPr="00BE70F5">
          <w:t xml:space="preserve">Table </w:t>
        </w:r>
        <w:proofErr w:type="spellStart"/>
        <w:r w:rsidRPr="00BE70F5">
          <w:t>alaSILOSUsage</w:t>
        </w:r>
        <w:proofErr w:type="spellEnd"/>
        <w:r w:rsidRPr="00BE70F5">
          <w:t xml:space="preserve"> is no longer relevant in version 810R02, marked as deprecated, table </w:t>
        </w:r>
        <w:proofErr w:type="spellStart"/>
        <w:r w:rsidRPr="00BE70F5">
          <w:t>alaSILOSUsageInfo</w:t>
        </w:r>
        <w:proofErr w:type="spellEnd"/>
        <w:r w:rsidRPr="00BE70F5">
          <w:t xml:space="preserve"> will be used instead</w:t>
        </w:r>
        <w:r>
          <w:t>.</w:t>
        </w:r>
      </w:ins>
    </w:p>
    <w:p w14:paraId="115EE9B1"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lastRenderedPageBreak/>
        <w:t>alaSILOSUsage OBJECT-IDENTITY</w:t>
      </w:r>
    </w:p>
    <w:p w14:paraId="0137E66C" w14:textId="4B534EE6"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STATUS </w:t>
      </w:r>
      <w:ins w:id="816" w:author="Kha Truong" w:date="2024-06-28T11:06:00Z">
        <w:r w:rsidR="00BE70F5" w:rsidRPr="00BE70F5">
          <w:rPr>
            <w:rFonts w:ascii="Courier New" w:eastAsia="Times New Roman" w:hAnsi="Courier New" w:cs="Courier New"/>
            <w:noProof/>
            <w:sz w:val="18"/>
            <w:szCs w:val="20"/>
          </w:rPr>
          <w:t>deprecated</w:t>
        </w:r>
      </w:ins>
      <w:del w:id="817" w:author="Kha Truong" w:date="2024-06-28T11:06:00Z">
        <w:r w:rsidRPr="00DB7099" w:rsidDel="00BE70F5">
          <w:rPr>
            <w:rFonts w:ascii="Courier New" w:eastAsia="Times New Roman" w:hAnsi="Courier New" w:cs="Courier New"/>
            <w:noProof/>
            <w:sz w:val="18"/>
            <w:szCs w:val="20"/>
          </w:rPr>
          <w:delText>current</w:delText>
        </w:r>
      </w:del>
    </w:p>
    <w:p w14:paraId="588F7CC6"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DESCRIPTION</w:t>
      </w:r>
    </w:p>
    <w:p w14:paraId="13B292F9"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"Branch for SILOS MIB subsystem managed node objects."</w:t>
      </w:r>
    </w:p>
    <w:p w14:paraId="44BD0DA2"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 { </w:t>
      </w:r>
      <w:r w:rsidRPr="00982FF5">
        <w:rPr>
          <w:rFonts w:ascii="Courier New" w:eastAsia="Times New Roman" w:hAnsi="Courier New" w:cs="Courier New"/>
          <w:noProof/>
          <w:sz w:val="18"/>
          <w:szCs w:val="20"/>
        </w:rPr>
        <w:t>alaIND1SiteLicenseServerMIBObjects</w:t>
      </w:r>
      <w:r>
        <w:rPr>
          <w:rFonts w:ascii="Courier New" w:eastAsia="Times New Roman" w:hAnsi="Courier New" w:cs="Courier New"/>
          <w:noProof/>
          <w:sz w:val="18"/>
          <w:szCs w:val="20"/>
        </w:rPr>
        <w:t xml:space="preserve"> </w:t>
      </w:r>
      <w:r w:rsidRPr="00DB7099">
        <w:rPr>
          <w:rFonts w:ascii="Courier New" w:eastAsia="Times New Roman" w:hAnsi="Courier New" w:cs="Courier New"/>
          <w:noProof/>
          <w:sz w:val="18"/>
          <w:szCs w:val="20"/>
        </w:rPr>
        <w:t>3 }</w:t>
      </w:r>
    </w:p>
    <w:p w14:paraId="23C0DC04"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8C548F7"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alaSILOSUsageTable  OBJECT-TYPE</w:t>
      </w:r>
    </w:p>
    <w:p w14:paraId="038CF876"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SYNTAX          SEQUENCE OF AlaSILOSUsageEntry</w:t>
      </w:r>
    </w:p>
    <w:p w14:paraId="52247A58"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MAX-ACCESS      not-accessible</w:t>
      </w:r>
    </w:p>
    <w:p w14:paraId="5C7653A4" w14:textId="6B9E8170"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STATUS          </w:t>
      </w:r>
      <w:ins w:id="818" w:author="Kha Truong" w:date="2024-06-28T11:06:00Z">
        <w:r w:rsidR="00BE70F5" w:rsidRPr="00BE70F5">
          <w:rPr>
            <w:rFonts w:ascii="Courier New" w:eastAsia="Times New Roman" w:hAnsi="Courier New" w:cs="Courier New"/>
            <w:noProof/>
            <w:sz w:val="18"/>
            <w:szCs w:val="20"/>
          </w:rPr>
          <w:t>deprecated</w:t>
        </w:r>
      </w:ins>
      <w:del w:id="819" w:author="Kha Truong" w:date="2024-06-28T11:06:00Z">
        <w:r w:rsidRPr="00DB7099" w:rsidDel="00BE70F5">
          <w:rPr>
            <w:rFonts w:ascii="Courier New" w:eastAsia="Times New Roman" w:hAnsi="Courier New" w:cs="Courier New"/>
            <w:noProof/>
            <w:sz w:val="18"/>
            <w:szCs w:val="20"/>
          </w:rPr>
          <w:delText>current</w:delText>
        </w:r>
      </w:del>
    </w:p>
    <w:p w14:paraId="427393F8"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DESCRIPTION     "Table of SILOS node connected information."</w:t>
      </w:r>
    </w:p>
    <w:p w14:paraId="67005F51"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 { alaSILOSUsage 1 }</w:t>
      </w:r>
    </w:p>
    <w:p w14:paraId="1455988B"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2C9D879"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alaSILOSUsageEntry  OBJECT-TYPE</w:t>
      </w:r>
    </w:p>
    <w:p w14:paraId="04827AD8"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SYNTAX          AlaSILOSUsageEntry</w:t>
      </w:r>
    </w:p>
    <w:p w14:paraId="1CAF5EA1"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MAX-ACCESS      not-accessible</w:t>
      </w:r>
    </w:p>
    <w:p w14:paraId="0ECDF5C5" w14:textId="49894ECE"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STATUS          </w:t>
      </w:r>
      <w:ins w:id="820" w:author="Kha Truong" w:date="2024-06-28T11:06:00Z">
        <w:r w:rsidR="00BE70F5" w:rsidRPr="00BE70F5">
          <w:rPr>
            <w:rFonts w:ascii="Courier New" w:eastAsia="Times New Roman" w:hAnsi="Courier New" w:cs="Courier New"/>
            <w:noProof/>
            <w:sz w:val="18"/>
            <w:szCs w:val="20"/>
          </w:rPr>
          <w:t>deprecated</w:t>
        </w:r>
      </w:ins>
      <w:del w:id="821" w:author="Kha Truong" w:date="2024-06-28T11:06:00Z">
        <w:r w:rsidRPr="00DB7099" w:rsidDel="00BE70F5">
          <w:rPr>
            <w:rFonts w:ascii="Courier New" w:eastAsia="Times New Roman" w:hAnsi="Courier New" w:cs="Courier New"/>
            <w:noProof/>
            <w:sz w:val="18"/>
            <w:szCs w:val="20"/>
          </w:rPr>
          <w:delText>current</w:delText>
        </w:r>
      </w:del>
    </w:p>
    <w:p w14:paraId="0E5A51A6"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DESCRIPTION     "Information of node connected to SILOS."</w:t>
      </w:r>
    </w:p>
    <w:p w14:paraId="39FB00EE"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INDEX { alaSILOSUsageNodeId, alaSILOSUsageSiteId }</w:t>
      </w:r>
    </w:p>
    <w:p w14:paraId="6D5F8A11"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 { alaSILOSUsageTable 1 }</w:t>
      </w:r>
    </w:p>
    <w:p w14:paraId="0540A5B1"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1C211FFD"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AlaSILOSUsageEntry ::=</w:t>
      </w:r>
    </w:p>
    <w:p w14:paraId="3DD4F897"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SEQUENCE</w:t>
      </w:r>
    </w:p>
    <w:p w14:paraId="2E517DDE"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w:t>
      </w:r>
    </w:p>
    <w:p w14:paraId="07566C4B"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alaSILOSUsageNodeId             </w:t>
      </w:r>
      <w:r w:rsidRPr="003723E8">
        <w:rPr>
          <w:rFonts w:ascii="Courier New" w:eastAsia="Times New Roman" w:hAnsi="Courier New" w:cs="Courier New"/>
          <w:noProof/>
          <w:sz w:val="18"/>
          <w:szCs w:val="20"/>
        </w:rPr>
        <w:t>OCTET STRING</w:t>
      </w:r>
      <w:r w:rsidRPr="00DB7099">
        <w:rPr>
          <w:rFonts w:ascii="Courier New" w:eastAsia="Times New Roman" w:hAnsi="Courier New" w:cs="Courier New"/>
          <w:noProof/>
          <w:sz w:val="18"/>
          <w:szCs w:val="20"/>
        </w:rPr>
        <w:t>,</w:t>
      </w:r>
    </w:p>
    <w:p w14:paraId="19852708"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alaSILOSUsageSiteId             SnmpAdminString,</w:t>
      </w:r>
    </w:p>
    <w:p w14:paraId="243710B6"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alaSILOSUsageModelName          SnmpAdminString,</w:t>
      </w:r>
    </w:p>
    <w:p w14:paraId="6F88CF6F"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alaSILOSUsageIpAddressType      InetAddressType,</w:t>
      </w:r>
    </w:p>
    <w:p w14:paraId="6E8AD3CD"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alaSILOSUsageIpAddress          InetAddress,</w:t>
      </w:r>
    </w:p>
    <w:p w14:paraId="5EEC50B0"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alaSILOSUsageLicenseType        INTEGER,</w:t>
      </w:r>
    </w:p>
    <w:p w14:paraId="2AE05B76"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alaSILOSUsagePackageVersion     SnmpAdminString,</w:t>
      </w:r>
    </w:p>
    <w:p w14:paraId="7C218A71"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alaSILOSUsageLicenseStatus      INTEGER,</w:t>
      </w:r>
    </w:p>
    <w:p w14:paraId="2DC90351" w14:textId="7886D4FA" w:rsidR="00236350"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alaSILOSUsageRemainDays         SnmpAdminString</w:t>
      </w:r>
      <w:r w:rsidR="00BF50B0">
        <w:rPr>
          <w:rFonts w:ascii="Courier New" w:eastAsia="Times New Roman" w:hAnsi="Courier New" w:cs="Courier New"/>
          <w:noProof/>
          <w:sz w:val="18"/>
          <w:szCs w:val="20"/>
        </w:rPr>
        <w:t>,</w:t>
      </w:r>
    </w:p>
    <w:p w14:paraId="53E0362B" w14:textId="4B8F5DD1" w:rsidR="00BF50B0" w:rsidRPr="00DB7099" w:rsidRDefault="00BF50B0" w:rsidP="00236350">
      <w:pPr>
        <w:shd w:val="clear" w:color="auto" w:fill="C0C0C0"/>
        <w:spacing w:after="0" w:line="240" w:lineRule="auto"/>
        <w:jc w:val="both"/>
        <w:rPr>
          <w:rFonts w:ascii="Courier New" w:eastAsia="Times New Roman" w:hAnsi="Courier New" w:cs="Courier New"/>
          <w:noProof/>
          <w:sz w:val="18"/>
          <w:szCs w:val="20"/>
        </w:rPr>
      </w:pPr>
      <w:r>
        <w:rPr>
          <w:rFonts w:ascii="Courier New" w:eastAsia="Times New Roman" w:hAnsi="Courier New" w:cs="Courier New"/>
          <w:noProof/>
          <w:sz w:val="18"/>
          <w:szCs w:val="20"/>
        </w:rPr>
        <w:t xml:space="preserve">        </w:t>
      </w:r>
      <w:r w:rsidRPr="00280DA4">
        <w:rPr>
          <w:rFonts w:ascii="Courier New" w:eastAsia="Times New Roman" w:hAnsi="Courier New" w:cs="Courier New"/>
          <w:noProof/>
          <w:sz w:val="18"/>
          <w:szCs w:val="20"/>
        </w:rPr>
        <w:t>alaSILOSUsageConnectionStatus   INTEGER</w:t>
      </w:r>
    </w:p>
    <w:p w14:paraId="1391146B"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w:t>
      </w:r>
    </w:p>
    <w:p w14:paraId="3FC9061E"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1DFC7E0C"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alaSILOSUsageNodeId  OBJECT-TYPE</w:t>
      </w:r>
    </w:p>
    <w:p w14:paraId="7A7C6155"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SYNTAX          </w:t>
      </w:r>
      <w:r w:rsidRPr="003723E8">
        <w:rPr>
          <w:rFonts w:ascii="Courier New" w:eastAsia="Times New Roman" w:hAnsi="Courier New" w:cs="Courier New"/>
          <w:noProof/>
          <w:sz w:val="18"/>
          <w:szCs w:val="20"/>
        </w:rPr>
        <w:t>OCTET STRING (SIZE (1..25))</w:t>
      </w:r>
    </w:p>
    <w:p w14:paraId="10AEE4F4"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MAX-ACCESS      not-accessible</w:t>
      </w:r>
    </w:p>
    <w:p w14:paraId="20922DD9" w14:textId="186B8C5D"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STATUS          </w:t>
      </w:r>
      <w:ins w:id="822" w:author="Kha Truong" w:date="2024-06-28T11:06:00Z">
        <w:r w:rsidR="00BE70F5" w:rsidRPr="00BE70F5">
          <w:rPr>
            <w:rFonts w:ascii="Courier New" w:eastAsia="Times New Roman" w:hAnsi="Courier New" w:cs="Courier New"/>
            <w:noProof/>
            <w:sz w:val="18"/>
            <w:szCs w:val="20"/>
          </w:rPr>
          <w:t>deprecated</w:t>
        </w:r>
      </w:ins>
      <w:del w:id="823" w:author="Kha Truong" w:date="2024-06-28T11:06:00Z">
        <w:r w:rsidRPr="00DB7099" w:rsidDel="00BE70F5">
          <w:rPr>
            <w:rFonts w:ascii="Courier New" w:eastAsia="Times New Roman" w:hAnsi="Courier New" w:cs="Courier New"/>
            <w:noProof/>
            <w:sz w:val="18"/>
            <w:szCs w:val="20"/>
          </w:rPr>
          <w:delText>current</w:delText>
        </w:r>
      </w:del>
    </w:p>
    <w:p w14:paraId="22F5A311"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DESCRIPTION     "String displaying the node identifier."</w:t>
      </w:r>
    </w:p>
    <w:p w14:paraId="447D96B9"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 { alaSILOSUsageEntry 1 }</w:t>
      </w:r>
    </w:p>
    <w:p w14:paraId="210BFEFE"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64420A32"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alaSILOSUsageSiteId  OBJECT-TYPE</w:t>
      </w:r>
    </w:p>
    <w:p w14:paraId="548E1BA5"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SYNTAX          SnmpAdminString (SIZE (1..16))</w:t>
      </w:r>
    </w:p>
    <w:p w14:paraId="6AC76FF7"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MAX-ACCESS      not-accessible</w:t>
      </w:r>
    </w:p>
    <w:p w14:paraId="001F4D92" w14:textId="41CADBFF"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STATUS          </w:t>
      </w:r>
      <w:ins w:id="824" w:author="Kha Truong" w:date="2024-06-28T11:06:00Z">
        <w:r w:rsidR="00BE70F5" w:rsidRPr="00BE70F5">
          <w:rPr>
            <w:rFonts w:ascii="Courier New" w:eastAsia="Times New Roman" w:hAnsi="Courier New" w:cs="Courier New"/>
            <w:noProof/>
            <w:sz w:val="18"/>
            <w:szCs w:val="20"/>
          </w:rPr>
          <w:t>deprecated</w:t>
        </w:r>
      </w:ins>
      <w:del w:id="825" w:author="Kha Truong" w:date="2024-06-28T11:06:00Z">
        <w:r w:rsidRPr="00DB7099" w:rsidDel="00BE70F5">
          <w:rPr>
            <w:rFonts w:ascii="Courier New" w:eastAsia="Times New Roman" w:hAnsi="Courier New" w:cs="Courier New"/>
            <w:noProof/>
            <w:sz w:val="18"/>
            <w:szCs w:val="20"/>
          </w:rPr>
          <w:delText>current</w:delText>
        </w:r>
      </w:del>
    </w:p>
    <w:p w14:paraId="4BEF90D0"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DESCRIPTION     "String displaying the site identifier."</w:t>
      </w:r>
    </w:p>
    <w:p w14:paraId="40934CF0"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 { alaSILOSUsageEntry 2 }</w:t>
      </w:r>
    </w:p>
    <w:p w14:paraId="6DFB5F16"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5F7BCF45"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alaSILOSUsageModelName  OBJECT-TYPE</w:t>
      </w:r>
    </w:p>
    <w:p w14:paraId="2BCB62B5"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SYNTAX          SnmpAdminString (SIZE (1..32))</w:t>
      </w:r>
    </w:p>
    <w:p w14:paraId="34968F06"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MAX-ACCESS      read-only</w:t>
      </w:r>
    </w:p>
    <w:p w14:paraId="0EF9A7C8" w14:textId="238B8590"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STATUS          </w:t>
      </w:r>
      <w:ins w:id="826" w:author="Kha Truong" w:date="2024-06-28T11:06:00Z">
        <w:r w:rsidR="00BE70F5" w:rsidRPr="00BE70F5">
          <w:rPr>
            <w:rFonts w:ascii="Courier New" w:eastAsia="Times New Roman" w:hAnsi="Courier New" w:cs="Courier New"/>
            <w:noProof/>
            <w:sz w:val="18"/>
            <w:szCs w:val="20"/>
          </w:rPr>
          <w:t>deprecated</w:t>
        </w:r>
      </w:ins>
      <w:del w:id="827" w:author="Kha Truong" w:date="2024-06-28T11:06:00Z">
        <w:r w:rsidRPr="00DB7099" w:rsidDel="00BE70F5">
          <w:rPr>
            <w:rFonts w:ascii="Courier New" w:eastAsia="Times New Roman" w:hAnsi="Courier New" w:cs="Courier New"/>
            <w:noProof/>
            <w:sz w:val="18"/>
            <w:szCs w:val="20"/>
          </w:rPr>
          <w:delText>current</w:delText>
        </w:r>
      </w:del>
    </w:p>
    <w:p w14:paraId="1AA66BE4"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DESCRIPTION     "String displaying the model name of node connected."</w:t>
      </w:r>
    </w:p>
    <w:p w14:paraId="7D85C132"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 { alaSILOSUsageEntry 3 }</w:t>
      </w:r>
    </w:p>
    <w:p w14:paraId="0F51A449"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4A184794"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lastRenderedPageBreak/>
        <w:t>alaSILOSUsageIpAddressType  OBJECT-TYPE</w:t>
      </w:r>
    </w:p>
    <w:p w14:paraId="207EE869"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SYNTAX          InetAddressType</w:t>
      </w:r>
    </w:p>
    <w:p w14:paraId="3FA6D059"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MAX-ACCESS      read-only</w:t>
      </w:r>
    </w:p>
    <w:p w14:paraId="7D93B5C1" w14:textId="39C79469"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STATUS          </w:t>
      </w:r>
      <w:ins w:id="828" w:author="Kha Truong" w:date="2024-06-28T11:06:00Z">
        <w:r w:rsidR="00BE70F5" w:rsidRPr="00BE70F5">
          <w:rPr>
            <w:rFonts w:ascii="Courier New" w:eastAsia="Times New Roman" w:hAnsi="Courier New" w:cs="Courier New"/>
            <w:noProof/>
            <w:sz w:val="18"/>
            <w:szCs w:val="20"/>
          </w:rPr>
          <w:t>deprecated</w:t>
        </w:r>
      </w:ins>
      <w:del w:id="829" w:author="Kha Truong" w:date="2024-06-28T11:06:00Z">
        <w:r w:rsidRPr="00DB7099" w:rsidDel="00BE70F5">
          <w:rPr>
            <w:rFonts w:ascii="Courier New" w:eastAsia="Times New Roman" w:hAnsi="Courier New" w:cs="Courier New"/>
            <w:noProof/>
            <w:sz w:val="18"/>
            <w:szCs w:val="20"/>
          </w:rPr>
          <w:delText>current</w:delText>
        </w:r>
      </w:del>
    </w:p>
    <w:p w14:paraId="26B09BA2"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DESCRIPTION     "Integer displaying the configured address type for the node connected."</w:t>
      </w:r>
    </w:p>
    <w:p w14:paraId="604F6CB1"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DEFVAL { ipv4 }</w:t>
      </w:r>
    </w:p>
    <w:p w14:paraId="6209B025"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 { alaSILOSUsageEntry 4 }</w:t>
      </w:r>
    </w:p>
    <w:p w14:paraId="28B76039"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1DF329F3"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alaSILOSUsageIpAddress OBJECT-TYPE</w:t>
      </w:r>
    </w:p>
    <w:p w14:paraId="149D0E72"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SYNTAX          InetAddress</w:t>
      </w:r>
    </w:p>
    <w:p w14:paraId="683FE39C"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MAX-ACCESS      read-only</w:t>
      </w:r>
    </w:p>
    <w:p w14:paraId="760BBA59" w14:textId="7343820D"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STATUS          </w:t>
      </w:r>
      <w:ins w:id="830" w:author="Kha Truong" w:date="2024-06-28T11:06:00Z">
        <w:r w:rsidR="00BE70F5" w:rsidRPr="00BE70F5">
          <w:rPr>
            <w:rFonts w:ascii="Courier New" w:eastAsia="Times New Roman" w:hAnsi="Courier New" w:cs="Courier New"/>
            <w:noProof/>
            <w:sz w:val="18"/>
            <w:szCs w:val="20"/>
          </w:rPr>
          <w:t>deprecated</w:t>
        </w:r>
      </w:ins>
      <w:del w:id="831" w:author="Kha Truong" w:date="2024-06-28T11:06:00Z">
        <w:r w:rsidRPr="00DB7099" w:rsidDel="00BE70F5">
          <w:rPr>
            <w:rFonts w:ascii="Courier New" w:eastAsia="Times New Roman" w:hAnsi="Courier New" w:cs="Courier New"/>
            <w:noProof/>
            <w:sz w:val="18"/>
            <w:szCs w:val="20"/>
          </w:rPr>
          <w:delText>current</w:delText>
        </w:r>
      </w:del>
    </w:p>
    <w:p w14:paraId="3AF8F100"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DESCRIPTION     "String displaying the configured address for the node connected."</w:t>
      </w:r>
    </w:p>
    <w:p w14:paraId="7B4272D3"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 { alaSILOSUsageEntry 5 }</w:t>
      </w:r>
    </w:p>
    <w:p w14:paraId="3F3C0316"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7C4F3556"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alaSILOSUsageLicenseType  OBJECT-TYPE</w:t>
      </w:r>
    </w:p>
    <w:p w14:paraId="05BE15FD"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SYNTAX          INTEGER {</w:t>
      </w:r>
    </w:p>
    <w:p w14:paraId="685E3432"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mpls-site (1),</w:t>
      </w:r>
    </w:p>
    <w:p w14:paraId="01053F3B"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mpls-node (2)</w:t>
      </w:r>
    </w:p>
    <w:p w14:paraId="41575E79"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w:t>
      </w:r>
    </w:p>
    <w:p w14:paraId="4FD02FF5"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MAX-ACCESS      read-only</w:t>
      </w:r>
    </w:p>
    <w:p w14:paraId="00CCB3CF" w14:textId="74D8CF6E"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STATUS          </w:t>
      </w:r>
      <w:ins w:id="832" w:author="Kha Truong" w:date="2024-06-28T11:06:00Z">
        <w:r w:rsidR="00BE70F5" w:rsidRPr="00BE70F5">
          <w:rPr>
            <w:rFonts w:ascii="Courier New" w:eastAsia="Times New Roman" w:hAnsi="Courier New" w:cs="Courier New"/>
            <w:noProof/>
            <w:sz w:val="18"/>
            <w:szCs w:val="20"/>
          </w:rPr>
          <w:t>deprecated</w:t>
        </w:r>
      </w:ins>
      <w:del w:id="833" w:author="Kha Truong" w:date="2024-06-28T11:06:00Z">
        <w:r w:rsidRPr="00DB7099" w:rsidDel="00BE70F5">
          <w:rPr>
            <w:rFonts w:ascii="Courier New" w:eastAsia="Times New Roman" w:hAnsi="Courier New" w:cs="Courier New"/>
            <w:noProof/>
            <w:sz w:val="18"/>
            <w:szCs w:val="20"/>
          </w:rPr>
          <w:delText>current</w:delText>
        </w:r>
      </w:del>
    </w:p>
    <w:p w14:paraId="481AAB98"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DESCRIPTION     "License type information of the license installed on SWLIC."</w:t>
      </w:r>
    </w:p>
    <w:p w14:paraId="4235C42E"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DEFVAL  { </w:t>
      </w:r>
      <w:r>
        <w:rPr>
          <w:rFonts w:ascii="Courier New" w:eastAsia="Times New Roman" w:hAnsi="Courier New" w:cs="Courier New"/>
          <w:noProof/>
          <w:sz w:val="18"/>
          <w:szCs w:val="20"/>
        </w:rPr>
        <w:t>mpls-site</w:t>
      </w:r>
      <w:r w:rsidRPr="00DB7099">
        <w:rPr>
          <w:rFonts w:ascii="Courier New" w:eastAsia="Times New Roman" w:hAnsi="Courier New" w:cs="Courier New"/>
          <w:noProof/>
          <w:sz w:val="18"/>
          <w:szCs w:val="20"/>
        </w:rPr>
        <w:t xml:space="preserve"> }</w:t>
      </w:r>
    </w:p>
    <w:p w14:paraId="23B3F579"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 { alaSILOSUsageEntry 6 }</w:t>
      </w:r>
    </w:p>
    <w:p w14:paraId="49DCF7DA"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D1D3851"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alaSILOSUsagePackageVersion  OBJECT-TYPE</w:t>
      </w:r>
    </w:p>
    <w:p w14:paraId="25065844"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SYNTAX          SnmpAdminString (SIZE (1..32))</w:t>
      </w:r>
    </w:p>
    <w:p w14:paraId="7F74DE33"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MAX-ACCESS      read-only</w:t>
      </w:r>
    </w:p>
    <w:p w14:paraId="417D3EE4" w14:textId="335112DE"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STATUS          </w:t>
      </w:r>
      <w:ins w:id="834" w:author="Kha Truong" w:date="2024-06-28T11:06:00Z">
        <w:r w:rsidR="00BE70F5" w:rsidRPr="00BE70F5">
          <w:rPr>
            <w:rFonts w:ascii="Courier New" w:eastAsia="Times New Roman" w:hAnsi="Courier New" w:cs="Courier New"/>
            <w:noProof/>
            <w:sz w:val="18"/>
            <w:szCs w:val="20"/>
          </w:rPr>
          <w:t>deprecated</w:t>
        </w:r>
      </w:ins>
      <w:del w:id="835" w:author="Kha Truong" w:date="2024-06-28T11:06:00Z">
        <w:r w:rsidRPr="00DB7099" w:rsidDel="00BE70F5">
          <w:rPr>
            <w:rFonts w:ascii="Courier New" w:eastAsia="Times New Roman" w:hAnsi="Courier New" w:cs="Courier New"/>
            <w:noProof/>
            <w:sz w:val="18"/>
            <w:szCs w:val="20"/>
          </w:rPr>
          <w:delText>current</w:delText>
        </w:r>
      </w:del>
    </w:p>
    <w:p w14:paraId="7CE28E1C"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DESCRIPTION     "String displaying the SWLIC debian package version of the node connected."</w:t>
      </w:r>
    </w:p>
    <w:p w14:paraId="1A72CDD9"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 { alaSILOSUsageEntry 7 }</w:t>
      </w:r>
    </w:p>
    <w:p w14:paraId="414FB31B"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2996F245"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alaSILOSUsageLicenseStatus OBJECT-TYPE</w:t>
      </w:r>
    </w:p>
    <w:p w14:paraId="1ED90448"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SYNTAX          INTEGER {</w:t>
      </w:r>
    </w:p>
    <w:p w14:paraId="0685EF03"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no-license (1),</w:t>
      </w:r>
    </w:p>
    <w:p w14:paraId="5B2F0A0C"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demo (2),</w:t>
      </w:r>
    </w:p>
    <w:p w14:paraId="36A164E6"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permanent (3)</w:t>
      </w:r>
    </w:p>
    <w:p w14:paraId="68A88CAA"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w:t>
      </w:r>
    </w:p>
    <w:p w14:paraId="2529500B"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MAX-ACCESS      read-only</w:t>
      </w:r>
    </w:p>
    <w:p w14:paraId="3CF07A42" w14:textId="3466472F"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STATUS          </w:t>
      </w:r>
      <w:ins w:id="836" w:author="Kha Truong" w:date="2024-06-28T11:06:00Z">
        <w:r w:rsidR="00BE70F5" w:rsidRPr="00BE70F5">
          <w:rPr>
            <w:rFonts w:ascii="Courier New" w:eastAsia="Times New Roman" w:hAnsi="Courier New" w:cs="Courier New"/>
            <w:noProof/>
            <w:sz w:val="18"/>
            <w:szCs w:val="20"/>
          </w:rPr>
          <w:t>deprecated</w:t>
        </w:r>
      </w:ins>
      <w:del w:id="837" w:author="Kha Truong" w:date="2024-06-28T11:06:00Z">
        <w:r w:rsidRPr="00DB7099" w:rsidDel="00BE70F5">
          <w:rPr>
            <w:rFonts w:ascii="Courier New" w:eastAsia="Times New Roman" w:hAnsi="Courier New" w:cs="Courier New"/>
            <w:noProof/>
            <w:sz w:val="18"/>
            <w:szCs w:val="20"/>
          </w:rPr>
          <w:delText>current</w:delText>
        </w:r>
      </w:del>
    </w:p>
    <w:p w14:paraId="708EFBA8"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DESCRIPTION     "License status information of the feature on node connected."</w:t>
      </w:r>
    </w:p>
    <w:p w14:paraId="38595963"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DEFVAL  { no-license }</w:t>
      </w:r>
    </w:p>
    <w:p w14:paraId="56C70075"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 { alaSILOSUsageEntry 8 }</w:t>
      </w:r>
    </w:p>
    <w:p w14:paraId="2B696C03"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06616AF6"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alaSILOSUsageRemainDays  OBJECT-TYPE</w:t>
      </w:r>
    </w:p>
    <w:p w14:paraId="625117DD"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SYNTAX          SnmpAdminString (SIZE (0..31))</w:t>
      </w:r>
    </w:p>
    <w:p w14:paraId="5C0D5179"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MAX-ACCESS      read-only</w:t>
      </w:r>
    </w:p>
    <w:p w14:paraId="05FB8725" w14:textId="2E92E038"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STATUS          </w:t>
      </w:r>
      <w:ins w:id="838" w:author="Kha Truong" w:date="2024-06-28T11:06:00Z">
        <w:r w:rsidR="00BE70F5" w:rsidRPr="00BE70F5">
          <w:rPr>
            <w:rFonts w:ascii="Courier New" w:eastAsia="Times New Roman" w:hAnsi="Courier New" w:cs="Courier New"/>
            <w:noProof/>
            <w:sz w:val="18"/>
            <w:szCs w:val="20"/>
          </w:rPr>
          <w:t>deprecated</w:t>
        </w:r>
      </w:ins>
      <w:del w:id="839" w:author="Kha Truong" w:date="2024-06-28T11:06:00Z">
        <w:r w:rsidRPr="00DB7099" w:rsidDel="00BE70F5">
          <w:rPr>
            <w:rFonts w:ascii="Courier New" w:eastAsia="Times New Roman" w:hAnsi="Courier New" w:cs="Courier New"/>
            <w:noProof/>
            <w:sz w:val="18"/>
            <w:szCs w:val="20"/>
          </w:rPr>
          <w:delText>current</w:delText>
        </w:r>
      </w:del>
    </w:p>
    <w:p w14:paraId="1D7C5768"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DESCRIPTION     "String displaying the number of days the license is valid."</w:t>
      </w:r>
    </w:p>
    <w:p w14:paraId="4631F6C4"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DEFVAL  { "" }</w:t>
      </w:r>
    </w:p>
    <w:p w14:paraId="05D489B5" w14:textId="77777777" w:rsidR="00236350"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99">
        <w:rPr>
          <w:rFonts w:ascii="Courier New" w:eastAsia="Times New Roman" w:hAnsi="Courier New" w:cs="Courier New"/>
          <w:noProof/>
          <w:sz w:val="18"/>
          <w:szCs w:val="20"/>
        </w:rPr>
        <w:t xml:space="preserve">    ::= { alaSILOSUsageEntry 9 }</w:t>
      </w:r>
    </w:p>
    <w:p w14:paraId="45A6FF52" w14:textId="77777777" w:rsidR="00520908" w:rsidRDefault="00520908" w:rsidP="00236350">
      <w:pPr>
        <w:shd w:val="clear" w:color="auto" w:fill="C0C0C0"/>
        <w:spacing w:after="0" w:line="240" w:lineRule="auto"/>
        <w:jc w:val="both"/>
        <w:rPr>
          <w:rFonts w:ascii="Courier New" w:eastAsia="Times New Roman" w:hAnsi="Courier New" w:cs="Courier New"/>
          <w:noProof/>
          <w:sz w:val="18"/>
          <w:szCs w:val="20"/>
        </w:rPr>
      </w:pPr>
    </w:p>
    <w:p w14:paraId="0E881FE6" w14:textId="77777777" w:rsidR="00520908" w:rsidRDefault="00520908" w:rsidP="00520908">
      <w:pPr>
        <w:shd w:val="clear" w:color="auto" w:fill="C0C0C0"/>
        <w:spacing w:after="0" w:line="240" w:lineRule="auto"/>
        <w:jc w:val="both"/>
        <w:rPr>
          <w:rFonts w:ascii="Courier New" w:eastAsia="Times New Roman" w:hAnsi="Courier New" w:cs="Courier New"/>
          <w:noProof/>
          <w:sz w:val="18"/>
          <w:szCs w:val="20"/>
        </w:rPr>
      </w:pPr>
    </w:p>
    <w:p w14:paraId="173C8470" w14:textId="77777777" w:rsidR="00520908" w:rsidRPr="00294D74" w:rsidRDefault="00520908" w:rsidP="00520908">
      <w:pPr>
        <w:shd w:val="clear" w:color="auto" w:fill="C0C0C0"/>
        <w:spacing w:after="0" w:line="240" w:lineRule="auto"/>
        <w:jc w:val="both"/>
        <w:rPr>
          <w:rFonts w:ascii="Courier New" w:eastAsia="Times New Roman" w:hAnsi="Courier New" w:cs="Courier New"/>
          <w:noProof/>
          <w:sz w:val="18"/>
          <w:szCs w:val="20"/>
        </w:rPr>
      </w:pPr>
      <w:r w:rsidRPr="00294D74">
        <w:rPr>
          <w:rFonts w:ascii="Courier New" w:eastAsia="Times New Roman" w:hAnsi="Courier New" w:cs="Courier New"/>
          <w:noProof/>
          <w:sz w:val="18"/>
          <w:szCs w:val="20"/>
        </w:rPr>
        <w:t>alaSILOSUsageConnectionStatus  OBJECT-TYPE</w:t>
      </w:r>
    </w:p>
    <w:p w14:paraId="07B173EA" w14:textId="77777777" w:rsidR="00520908" w:rsidRPr="00294D74" w:rsidRDefault="00520908" w:rsidP="00520908">
      <w:pPr>
        <w:shd w:val="clear" w:color="auto" w:fill="C0C0C0"/>
        <w:spacing w:after="0" w:line="240" w:lineRule="auto"/>
        <w:jc w:val="both"/>
        <w:rPr>
          <w:rFonts w:ascii="Courier New" w:eastAsia="Times New Roman" w:hAnsi="Courier New" w:cs="Courier New"/>
          <w:noProof/>
          <w:sz w:val="18"/>
          <w:szCs w:val="20"/>
        </w:rPr>
      </w:pPr>
      <w:r w:rsidRPr="00294D74">
        <w:rPr>
          <w:rFonts w:ascii="Courier New" w:eastAsia="Times New Roman" w:hAnsi="Courier New" w:cs="Courier New"/>
          <w:noProof/>
          <w:sz w:val="18"/>
          <w:szCs w:val="20"/>
        </w:rPr>
        <w:lastRenderedPageBreak/>
        <w:t xml:space="preserve">    SYNTAX          INTEGER {</w:t>
      </w:r>
    </w:p>
    <w:p w14:paraId="3DB88677" w14:textId="77777777" w:rsidR="00520908" w:rsidRPr="00280DA4" w:rsidRDefault="00520908" w:rsidP="00520908">
      <w:pPr>
        <w:shd w:val="clear" w:color="auto" w:fill="C0C0C0"/>
        <w:spacing w:after="0" w:line="240" w:lineRule="auto"/>
        <w:jc w:val="both"/>
        <w:rPr>
          <w:rFonts w:ascii="Courier New" w:eastAsia="Times New Roman" w:hAnsi="Courier New" w:cs="Courier New"/>
          <w:noProof/>
          <w:sz w:val="18"/>
          <w:szCs w:val="20"/>
        </w:rPr>
      </w:pPr>
      <w:r w:rsidRPr="00294D74">
        <w:rPr>
          <w:rFonts w:ascii="Courier New" w:eastAsia="Times New Roman" w:hAnsi="Courier New" w:cs="Courier New"/>
          <w:noProof/>
          <w:sz w:val="18"/>
          <w:szCs w:val="20"/>
        </w:rPr>
        <w:t xml:space="preserve">                        </w:t>
      </w:r>
      <w:r w:rsidRPr="00280DA4">
        <w:rPr>
          <w:rFonts w:ascii="Courier New" w:eastAsia="Times New Roman" w:hAnsi="Courier New" w:cs="Courier New"/>
          <w:noProof/>
          <w:sz w:val="18"/>
          <w:szCs w:val="20"/>
        </w:rPr>
        <w:t>connected (1),</w:t>
      </w:r>
    </w:p>
    <w:p w14:paraId="6B0B4E62" w14:textId="77777777" w:rsidR="00520908" w:rsidRPr="00280DA4" w:rsidRDefault="00520908" w:rsidP="00520908">
      <w:pPr>
        <w:shd w:val="clear" w:color="auto" w:fill="C0C0C0"/>
        <w:spacing w:after="0" w:line="240" w:lineRule="auto"/>
        <w:jc w:val="both"/>
        <w:rPr>
          <w:rFonts w:ascii="Courier New" w:eastAsia="Times New Roman" w:hAnsi="Courier New" w:cs="Courier New"/>
          <w:noProof/>
          <w:sz w:val="18"/>
          <w:szCs w:val="20"/>
        </w:rPr>
      </w:pPr>
      <w:r w:rsidRPr="00280DA4">
        <w:rPr>
          <w:rFonts w:ascii="Courier New" w:eastAsia="Times New Roman" w:hAnsi="Courier New" w:cs="Courier New"/>
          <w:noProof/>
          <w:sz w:val="18"/>
          <w:szCs w:val="20"/>
        </w:rPr>
        <w:t xml:space="preserve">                        disconnected (2)</w:t>
      </w:r>
    </w:p>
    <w:p w14:paraId="2BCAE68F" w14:textId="77777777" w:rsidR="00520908" w:rsidRPr="00280DA4" w:rsidRDefault="00520908" w:rsidP="00520908">
      <w:pPr>
        <w:shd w:val="clear" w:color="auto" w:fill="C0C0C0"/>
        <w:spacing w:after="0" w:line="240" w:lineRule="auto"/>
        <w:jc w:val="both"/>
        <w:rPr>
          <w:rFonts w:ascii="Courier New" w:eastAsia="Times New Roman" w:hAnsi="Courier New" w:cs="Courier New"/>
          <w:noProof/>
          <w:sz w:val="18"/>
          <w:szCs w:val="20"/>
        </w:rPr>
      </w:pPr>
      <w:r w:rsidRPr="00280DA4">
        <w:rPr>
          <w:rFonts w:ascii="Courier New" w:eastAsia="Times New Roman" w:hAnsi="Courier New" w:cs="Courier New"/>
          <w:noProof/>
          <w:sz w:val="18"/>
          <w:szCs w:val="20"/>
        </w:rPr>
        <w:t xml:space="preserve">                    }</w:t>
      </w:r>
    </w:p>
    <w:p w14:paraId="21FBD797" w14:textId="77777777" w:rsidR="00520908" w:rsidRPr="00280DA4" w:rsidRDefault="00520908" w:rsidP="00520908">
      <w:pPr>
        <w:shd w:val="clear" w:color="auto" w:fill="C0C0C0"/>
        <w:spacing w:after="0" w:line="240" w:lineRule="auto"/>
        <w:jc w:val="both"/>
        <w:rPr>
          <w:rFonts w:ascii="Courier New" w:eastAsia="Times New Roman" w:hAnsi="Courier New" w:cs="Courier New"/>
          <w:noProof/>
          <w:sz w:val="18"/>
          <w:szCs w:val="20"/>
        </w:rPr>
      </w:pPr>
      <w:r>
        <w:rPr>
          <w:rFonts w:ascii="Courier New" w:eastAsia="Times New Roman" w:hAnsi="Courier New" w:cs="Courier New"/>
          <w:noProof/>
          <w:sz w:val="18"/>
          <w:szCs w:val="20"/>
        </w:rPr>
        <w:t xml:space="preserve">    </w:t>
      </w:r>
      <w:r w:rsidRPr="00280DA4">
        <w:rPr>
          <w:rFonts w:ascii="Courier New" w:eastAsia="Times New Roman" w:hAnsi="Courier New" w:cs="Courier New"/>
          <w:noProof/>
          <w:sz w:val="18"/>
          <w:szCs w:val="20"/>
        </w:rPr>
        <w:t>MAX-ACCESS      read-only</w:t>
      </w:r>
    </w:p>
    <w:p w14:paraId="558A74F3" w14:textId="7A6D322D" w:rsidR="00520908" w:rsidRPr="00280DA4" w:rsidRDefault="00520908" w:rsidP="00520908">
      <w:pPr>
        <w:shd w:val="clear" w:color="auto" w:fill="C0C0C0"/>
        <w:spacing w:after="0" w:line="240" w:lineRule="auto"/>
        <w:jc w:val="both"/>
        <w:rPr>
          <w:rFonts w:ascii="Courier New" w:eastAsia="Times New Roman" w:hAnsi="Courier New" w:cs="Courier New"/>
          <w:noProof/>
          <w:sz w:val="18"/>
          <w:szCs w:val="20"/>
        </w:rPr>
      </w:pPr>
      <w:r>
        <w:rPr>
          <w:rFonts w:ascii="Courier New" w:eastAsia="Times New Roman" w:hAnsi="Courier New" w:cs="Courier New"/>
          <w:noProof/>
          <w:sz w:val="18"/>
          <w:szCs w:val="20"/>
        </w:rPr>
        <w:t xml:space="preserve">    </w:t>
      </w:r>
      <w:r w:rsidRPr="00280DA4">
        <w:rPr>
          <w:rFonts w:ascii="Courier New" w:eastAsia="Times New Roman" w:hAnsi="Courier New" w:cs="Courier New"/>
          <w:noProof/>
          <w:sz w:val="18"/>
          <w:szCs w:val="20"/>
        </w:rPr>
        <w:t xml:space="preserve">STATUS          </w:t>
      </w:r>
      <w:ins w:id="840" w:author="Kha Truong" w:date="2024-06-28T11:06:00Z">
        <w:r w:rsidR="00BE70F5" w:rsidRPr="00BE70F5">
          <w:rPr>
            <w:rFonts w:ascii="Courier New" w:eastAsia="Times New Roman" w:hAnsi="Courier New" w:cs="Courier New"/>
            <w:noProof/>
            <w:sz w:val="18"/>
            <w:szCs w:val="20"/>
          </w:rPr>
          <w:t>deprecated</w:t>
        </w:r>
      </w:ins>
      <w:del w:id="841" w:author="Kha Truong" w:date="2024-06-28T11:06:00Z">
        <w:r w:rsidRPr="00280DA4" w:rsidDel="00BE70F5">
          <w:rPr>
            <w:rFonts w:ascii="Courier New" w:eastAsia="Times New Roman" w:hAnsi="Courier New" w:cs="Courier New"/>
            <w:noProof/>
            <w:sz w:val="18"/>
            <w:szCs w:val="20"/>
          </w:rPr>
          <w:delText>current</w:delText>
        </w:r>
      </w:del>
    </w:p>
    <w:p w14:paraId="3BB577DA" w14:textId="77777777" w:rsidR="00520908" w:rsidRPr="00280DA4" w:rsidRDefault="00520908" w:rsidP="00520908">
      <w:pPr>
        <w:shd w:val="clear" w:color="auto" w:fill="C0C0C0"/>
        <w:spacing w:after="0" w:line="240" w:lineRule="auto"/>
        <w:jc w:val="both"/>
        <w:rPr>
          <w:rFonts w:ascii="Courier New" w:eastAsia="Times New Roman" w:hAnsi="Courier New" w:cs="Courier New"/>
          <w:noProof/>
          <w:sz w:val="18"/>
          <w:szCs w:val="20"/>
        </w:rPr>
      </w:pPr>
      <w:r>
        <w:rPr>
          <w:rFonts w:ascii="Courier New" w:eastAsia="Times New Roman" w:hAnsi="Courier New" w:cs="Courier New"/>
          <w:noProof/>
          <w:sz w:val="18"/>
          <w:szCs w:val="20"/>
        </w:rPr>
        <w:t xml:space="preserve">    </w:t>
      </w:r>
      <w:r w:rsidRPr="00280DA4">
        <w:rPr>
          <w:rFonts w:ascii="Courier New" w:eastAsia="Times New Roman" w:hAnsi="Courier New" w:cs="Courier New"/>
          <w:noProof/>
          <w:sz w:val="18"/>
          <w:szCs w:val="20"/>
        </w:rPr>
        <w:t>DESCRIPTION     "The status indicates the connection between SWLIC and SILOS."</w:t>
      </w:r>
    </w:p>
    <w:p w14:paraId="3BC3BD6A" w14:textId="77777777" w:rsidR="00520908" w:rsidRPr="00280DA4" w:rsidRDefault="00520908" w:rsidP="00520908">
      <w:pPr>
        <w:shd w:val="clear" w:color="auto" w:fill="C0C0C0"/>
        <w:spacing w:after="0" w:line="240" w:lineRule="auto"/>
        <w:jc w:val="both"/>
        <w:rPr>
          <w:rFonts w:ascii="Courier New" w:eastAsia="Times New Roman" w:hAnsi="Courier New" w:cs="Courier New"/>
          <w:noProof/>
          <w:sz w:val="18"/>
          <w:szCs w:val="20"/>
        </w:rPr>
      </w:pPr>
      <w:r>
        <w:rPr>
          <w:rFonts w:ascii="Courier New" w:eastAsia="Times New Roman" w:hAnsi="Courier New" w:cs="Courier New"/>
          <w:noProof/>
          <w:sz w:val="18"/>
          <w:szCs w:val="20"/>
        </w:rPr>
        <w:t xml:space="preserve">    </w:t>
      </w:r>
      <w:r w:rsidRPr="00280DA4">
        <w:rPr>
          <w:rFonts w:ascii="Courier New" w:eastAsia="Times New Roman" w:hAnsi="Courier New" w:cs="Courier New"/>
          <w:noProof/>
          <w:sz w:val="18"/>
          <w:szCs w:val="20"/>
        </w:rPr>
        <w:t>DEFVAL  { disconnected }</w:t>
      </w:r>
    </w:p>
    <w:p w14:paraId="6A77F90C" w14:textId="074E0487" w:rsidR="00520908" w:rsidRDefault="00520908" w:rsidP="00520908">
      <w:pPr>
        <w:shd w:val="clear" w:color="auto" w:fill="C0C0C0"/>
        <w:spacing w:after="0" w:line="240" w:lineRule="auto"/>
        <w:jc w:val="both"/>
        <w:rPr>
          <w:ins w:id="842" w:author="Kha Truong" w:date="2024-06-28T11:07:00Z"/>
          <w:rFonts w:ascii="Courier New" w:eastAsia="Times New Roman" w:hAnsi="Courier New" w:cs="Courier New"/>
          <w:noProof/>
          <w:sz w:val="18"/>
          <w:szCs w:val="20"/>
        </w:rPr>
      </w:pPr>
      <w:r>
        <w:rPr>
          <w:rFonts w:ascii="Courier New" w:eastAsia="Times New Roman" w:hAnsi="Courier New" w:cs="Courier New"/>
          <w:noProof/>
          <w:sz w:val="18"/>
          <w:szCs w:val="20"/>
        </w:rPr>
        <w:t xml:space="preserve">    </w:t>
      </w:r>
      <w:r w:rsidRPr="00280DA4">
        <w:rPr>
          <w:rFonts w:ascii="Courier New" w:eastAsia="Times New Roman" w:hAnsi="Courier New" w:cs="Courier New"/>
          <w:noProof/>
          <w:sz w:val="18"/>
          <w:szCs w:val="20"/>
        </w:rPr>
        <w:t>::= { alaSILOSUsageEntry 10 }</w:t>
      </w:r>
    </w:p>
    <w:p w14:paraId="57105B06" w14:textId="320D5D65" w:rsidR="00BE70F5" w:rsidRDefault="00BE70F5" w:rsidP="00520908">
      <w:pPr>
        <w:shd w:val="clear" w:color="auto" w:fill="C0C0C0"/>
        <w:spacing w:after="0" w:line="240" w:lineRule="auto"/>
        <w:jc w:val="both"/>
        <w:rPr>
          <w:ins w:id="843" w:author="Kha Truong" w:date="2024-06-28T11:07:00Z"/>
          <w:rFonts w:ascii="Courier New" w:eastAsia="Times New Roman" w:hAnsi="Courier New" w:cs="Courier New"/>
          <w:noProof/>
          <w:sz w:val="18"/>
          <w:szCs w:val="20"/>
        </w:rPr>
      </w:pPr>
    </w:p>
    <w:p w14:paraId="45C4B87E" w14:textId="127602DC" w:rsidR="00BE70F5" w:rsidRDefault="00BE70F5" w:rsidP="00520908">
      <w:pPr>
        <w:shd w:val="clear" w:color="auto" w:fill="C0C0C0"/>
        <w:spacing w:after="0" w:line="240" w:lineRule="auto"/>
        <w:jc w:val="both"/>
        <w:rPr>
          <w:ins w:id="844" w:author="Kha Truong" w:date="2024-06-28T11:07:00Z"/>
          <w:rFonts w:ascii="Courier New" w:eastAsia="Times New Roman" w:hAnsi="Courier New" w:cs="Courier New"/>
          <w:noProof/>
          <w:sz w:val="18"/>
          <w:szCs w:val="20"/>
        </w:rPr>
      </w:pPr>
    </w:p>
    <w:p w14:paraId="412E56E1" w14:textId="77777777" w:rsidR="00BE70F5" w:rsidRPr="00BE70F5" w:rsidRDefault="00BE70F5" w:rsidP="00BE70F5">
      <w:pPr>
        <w:shd w:val="clear" w:color="auto" w:fill="C0C0C0"/>
        <w:spacing w:after="0" w:line="240" w:lineRule="auto"/>
        <w:jc w:val="both"/>
        <w:rPr>
          <w:ins w:id="845" w:author="Kha Truong" w:date="2024-06-28T11:07:00Z"/>
          <w:rFonts w:ascii="Courier New" w:eastAsia="Times New Roman" w:hAnsi="Courier New" w:cs="Courier New"/>
          <w:noProof/>
          <w:sz w:val="18"/>
          <w:szCs w:val="20"/>
        </w:rPr>
      </w:pPr>
      <w:ins w:id="846" w:author="Kha Truong" w:date="2024-06-28T11:07:00Z">
        <w:r w:rsidRPr="00BE70F5">
          <w:rPr>
            <w:rFonts w:ascii="Courier New" w:eastAsia="Times New Roman" w:hAnsi="Courier New" w:cs="Courier New"/>
            <w:noProof/>
            <w:sz w:val="18"/>
            <w:szCs w:val="20"/>
          </w:rPr>
          <w:t>alaSILOSUsageInfo OBJECT-IDENTITY</w:t>
        </w:r>
      </w:ins>
    </w:p>
    <w:p w14:paraId="29C7D2E0" w14:textId="77777777" w:rsidR="00BE70F5" w:rsidRPr="00BE70F5" w:rsidRDefault="00BE70F5" w:rsidP="00BE70F5">
      <w:pPr>
        <w:shd w:val="clear" w:color="auto" w:fill="C0C0C0"/>
        <w:spacing w:after="0" w:line="240" w:lineRule="auto"/>
        <w:jc w:val="both"/>
        <w:rPr>
          <w:ins w:id="847" w:author="Kha Truong" w:date="2024-06-28T11:07:00Z"/>
          <w:rFonts w:ascii="Courier New" w:eastAsia="Times New Roman" w:hAnsi="Courier New" w:cs="Courier New"/>
          <w:noProof/>
          <w:sz w:val="18"/>
          <w:szCs w:val="20"/>
        </w:rPr>
      </w:pPr>
      <w:ins w:id="848" w:author="Kha Truong" w:date="2024-06-28T11:07:00Z">
        <w:r w:rsidRPr="00BE70F5">
          <w:rPr>
            <w:rFonts w:ascii="Courier New" w:eastAsia="Times New Roman" w:hAnsi="Courier New" w:cs="Courier New"/>
            <w:noProof/>
            <w:sz w:val="18"/>
            <w:szCs w:val="20"/>
          </w:rPr>
          <w:t xml:space="preserve">    STATUS current</w:t>
        </w:r>
      </w:ins>
    </w:p>
    <w:p w14:paraId="71F1ACBF" w14:textId="77777777" w:rsidR="00BE70F5" w:rsidRPr="00BE70F5" w:rsidRDefault="00BE70F5" w:rsidP="00BE70F5">
      <w:pPr>
        <w:shd w:val="clear" w:color="auto" w:fill="C0C0C0"/>
        <w:spacing w:after="0" w:line="240" w:lineRule="auto"/>
        <w:jc w:val="both"/>
        <w:rPr>
          <w:ins w:id="849" w:author="Kha Truong" w:date="2024-06-28T11:07:00Z"/>
          <w:rFonts w:ascii="Courier New" w:eastAsia="Times New Roman" w:hAnsi="Courier New" w:cs="Courier New"/>
          <w:noProof/>
          <w:sz w:val="18"/>
          <w:szCs w:val="20"/>
        </w:rPr>
      </w:pPr>
      <w:ins w:id="850" w:author="Kha Truong" w:date="2024-06-28T11:07:00Z">
        <w:r w:rsidRPr="00BE70F5">
          <w:rPr>
            <w:rFonts w:ascii="Courier New" w:eastAsia="Times New Roman" w:hAnsi="Courier New" w:cs="Courier New"/>
            <w:noProof/>
            <w:sz w:val="18"/>
            <w:szCs w:val="20"/>
          </w:rPr>
          <w:t xml:space="preserve">    DESCRIPTION</w:t>
        </w:r>
      </w:ins>
    </w:p>
    <w:p w14:paraId="5F7CFF44" w14:textId="77777777" w:rsidR="00BE70F5" w:rsidRPr="00BE70F5" w:rsidRDefault="00BE70F5" w:rsidP="00BE70F5">
      <w:pPr>
        <w:shd w:val="clear" w:color="auto" w:fill="C0C0C0"/>
        <w:spacing w:after="0" w:line="240" w:lineRule="auto"/>
        <w:jc w:val="both"/>
        <w:rPr>
          <w:ins w:id="851" w:author="Kha Truong" w:date="2024-06-28T11:07:00Z"/>
          <w:rFonts w:ascii="Courier New" w:eastAsia="Times New Roman" w:hAnsi="Courier New" w:cs="Courier New"/>
          <w:noProof/>
          <w:sz w:val="18"/>
          <w:szCs w:val="20"/>
        </w:rPr>
      </w:pPr>
      <w:ins w:id="852" w:author="Kha Truong" w:date="2024-06-28T11:07:00Z">
        <w:r w:rsidRPr="00BE70F5">
          <w:rPr>
            <w:rFonts w:ascii="Courier New" w:eastAsia="Times New Roman" w:hAnsi="Courier New" w:cs="Courier New"/>
            <w:noProof/>
            <w:sz w:val="18"/>
            <w:szCs w:val="20"/>
          </w:rPr>
          <w:t xml:space="preserve">        "Branch for SILOS MIB subsystem managed node objects."</w:t>
        </w:r>
      </w:ins>
    </w:p>
    <w:p w14:paraId="5959B27C" w14:textId="77777777" w:rsidR="00BE70F5" w:rsidRPr="00BE70F5" w:rsidRDefault="00BE70F5" w:rsidP="00BE70F5">
      <w:pPr>
        <w:shd w:val="clear" w:color="auto" w:fill="C0C0C0"/>
        <w:spacing w:after="0" w:line="240" w:lineRule="auto"/>
        <w:jc w:val="both"/>
        <w:rPr>
          <w:ins w:id="853" w:author="Kha Truong" w:date="2024-06-28T11:07:00Z"/>
          <w:rFonts w:ascii="Courier New" w:eastAsia="Times New Roman" w:hAnsi="Courier New" w:cs="Courier New"/>
          <w:noProof/>
          <w:sz w:val="18"/>
          <w:szCs w:val="20"/>
        </w:rPr>
      </w:pPr>
      <w:ins w:id="854" w:author="Kha Truong" w:date="2024-06-28T11:07:00Z">
        <w:r w:rsidRPr="00BE70F5">
          <w:rPr>
            <w:rFonts w:ascii="Courier New" w:eastAsia="Times New Roman" w:hAnsi="Courier New" w:cs="Courier New"/>
            <w:noProof/>
            <w:sz w:val="18"/>
            <w:szCs w:val="20"/>
          </w:rPr>
          <w:t xml:space="preserve">    ::= { alaIND1SiteLicenseServerMIBObjects 7 }</w:t>
        </w:r>
      </w:ins>
    </w:p>
    <w:p w14:paraId="612136A1" w14:textId="77777777" w:rsidR="00BE70F5" w:rsidRPr="00BE70F5" w:rsidRDefault="00BE70F5" w:rsidP="00BE70F5">
      <w:pPr>
        <w:shd w:val="clear" w:color="auto" w:fill="C0C0C0"/>
        <w:spacing w:after="0" w:line="240" w:lineRule="auto"/>
        <w:jc w:val="both"/>
        <w:rPr>
          <w:ins w:id="855" w:author="Kha Truong" w:date="2024-06-28T11:07:00Z"/>
          <w:rFonts w:ascii="Courier New" w:eastAsia="Times New Roman" w:hAnsi="Courier New" w:cs="Courier New"/>
          <w:noProof/>
          <w:sz w:val="18"/>
          <w:szCs w:val="20"/>
        </w:rPr>
      </w:pPr>
    </w:p>
    <w:p w14:paraId="5239BACB" w14:textId="77777777" w:rsidR="00BE70F5" w:rsidRPr="00BE70F5" w:rsidRDefault="00BE70F5" w:rsidP="00BE70F5">
      <w:pPr>
        <w:shd w:val="clear" w:color="auto" w:fill="C0C0C0"/>
        <w:spacing w:after="0" w:line="240" w:lineRule="auto"/>
        <w:jc w:val="both"/>
        <w:rPr>
          <w:ins w:id="856" w:author="Kha Truong" w:date="2024-06-28T11:07:00Z"/>
          <w:rFonts w:ascii="Courier New" w:eastAsia="Times New Roman" w:hAnsi="Courier New" w:cs="Courier New"/>
          <w:noProof/>
          <w:sz w:val="18"/>
          <w:szCs w:val="20"/>
        </w:rPr>
      </w:pPr>
      <w:ins w:id="857" w:author="Kha Truong" w:date="2024-06-28T11:07:00Z">
        <w:r w:rsidRPr="00BE70F5">
          <w:rPr>
            <w:rFonts w:ascii="Courier New" w:eastAsia="Times New Roman" w:hAnsi="Courier New" w:cs="Courier New"/>
            <w:noProof/>
            <w:sz w:val="18"/>
            <w:szCs w:val="20"/>
          </w:rPr>
          <w:t>alaSILOSUsageInfoTable  OBJECT-TYPE</w:t>
        </w:r>
      </w:ins>
    </w:p>
    <w:p w14:paraId="0BBFE4B3" w14:textId="77777777" w:rsidR="00BE70F5" w:rsidRPr="00BE70F5" w:rsidRDefault="00BE70F5" w:rsidP="00BE70F5">
      <w:pPr>
        <w:shd w:val="clear" w:color="auto" w:fill="C0C0C0"/>
        <w:spacing w:after="0" w:line="240" w:lineRule="auto"/>
        <w:jc w:val="both"/>
        <w:rPr>
          <w:ins w:id="858" w:author="Kha Truong" w:date="2024-06-28T11:07:00Z"/>
          <w:rFonts w:ascii="Courier New" w:eastAsia="Times New Roman" w:hAnsi="Courier New" w:cs="Courier New"/>
          <w:noProof/>
          <w:sz w:val="18"/>
          <w:szCs w:val="20"/>
        </w:rPr>
      </w:pPr>
      <w:ins w:id="859" w:author="Kha Truong" w:date="2024-06-28T11:07:00Z">
        <w:r w:rsidRPr="00BE70F5">
          <w:rPr>
            <w:rFonts w:ascii="Courier New" w:eastAsia="Times New Roman" w:hAnsi="Courier New" w:cs="Courier New"/>
            <w:noProof/>
            <w:sz w:val="18"/>
            <w:szCs w:val="20"/>
          </w:rPr>
          <w:t xml:space="preserve">    SYNTAX          SEQUENCE OF AlaSILOSUsageInfoEntry</w:t>
        </w:r>
      </w:ins>
    </w:p>
    <w:p w14:paraId="5BB57088" w14:textId="77777777" w:rsidR="00BE70F5" w:rsidRPr="00BE70F5" w:rsidRDefault="00BE70F5" w:rsidP="00BE70F5">
      <w:pPr>
        <w:shd w:val="clear" w:color="auto" w:fill="C0C0C0"/>
        <w:spacing w:after="0" w:line="240" w:lineRule="auto"/>
        <w:jc w:val="both"/>
        <w:rPr>
          <w:ins w:id="860" w:author="Kha Truong" w:date="2024-06-28T11:07:00Z"/>
          <w:rFonts w:ascii="Courier New" w:eastAsia="Times New Roman" w:hAnsi="Courier New" w:cs="Courier New"/>
          <w:noProof/>
          <w:sz w:val="18"/>
          <w:szCs w:val="20"/>
        </w:rPr>
      </w:pPr>
      <w:ins w:id="861" w:author="Kha Truong" w:date="2024-06-28T11:07:00Z">
        <w:r w:rsidRPr="00BE70F5">
          <w:rPr>
            <w:rFonts w:ascii="Courier New" w:eastAsia="Times New Roman" w:hAnsi="Courier New" w:cs="Courier New"/>
            <w:noProof/>
            <w:sz w:val="18"/>
            <w:szCs w:val="20"/>
          </w:rPr>
          <w:t xml:space="preserve">    MAX-ACCESS      not-accessible</w:t>
        </w:r>
      </w:ins>
    </w:p>
    <w:p w14:paraId="5AAAF283" w14:textId="77777777" w:rsidR="00BE70F5" w:rsidRPr="00BE70F5" w:rsidRDefault="00BE70F5" w:rsidP="00BE70F5">
      <w:pPr>
        <w:shd w:val="clear" w:color="auto" w:fill="C0C0C0"/>
        <w:spacing w:after="0" w:line="240" w:lineRule="auto"/>
        <w:jc w:val="both"/>
        <w:rPr>
          <w:ins w:id="862" w:author="Kha Truong" w:date="2024-06-28T11:07:00Z"/>
          <w:rFonts w:ascii="Courier New" w:eastAsia="Times New Roman" w:hAnsi="Courier New" w:cs="Courier New"/>
          <w:noProof/>
          <w:sz w:val="18"/>
          <w:szCs w:val="20"/>
        </w:rPr>
      </w:pPr>
      <w:ins w:id="863" w:author="Kha Truong" w:date="2024-06-28T11:07:00Z">
        <w:r w:rsidRPr="00BE70F5">
          <w:rPr>
            <w:rFonts w:ascii="Courier New" w:eastAsia="Times New Roman" w:hAnsi="Courier New" w:cs="Courier New"/>
            <w:noProof/>
            <w:sz w:val="18"/>
            <w:szCs w:val="20"/>
          </w:rPr>
          <w:t xml:space="preserve">    STATUS          current</w:t>
        </w:r>
      </w:ins>
    </w:p>
    <w:p w14:paraId="6B267503" w14:textId="77777777" w:rsidR="00BE70F5" w:rsidRPr="00BE70F5" w:rsidRDefault="00BE70F5" w:rsidP="00BE70F5">
      <w:pPr>
        <w:shd w:val="clear" w:color="auto" w:fill="C0C0C0"/>
        <w:spacing w:after="0" w:line="240" w:lineRule="auto"/>
        <w:jc w:val="both"/>
        <w:rPr>
          <w:ins w:id="864" w:author="Kha Truong" w:date="2024-06-28T11:07:00Z"/>
          <w:rFonts w:ascii="Courier New" w:eastAsia="Times New Roman" w:hAnsi="Courier New" w:cs="Courier New"/>
          <w:noProof/>
          <w:sz w:val="18"/>
          <w:szCs w:val="20"/>
        </w:rPr>
      </w:pPr>
      <w:ins w:id="865" w:author="Kha Truong" w:date="2024-06-28T11:07:00Z">
        <w:r w:rsidRPr="00BE70F5">
          <w:rPr>
            <w:rFonts w:ascii="Courier New" w:eastAsia="Times New Roman" w:hAnsi="Courier New" w:cs="Courier New"/>
            <w:noProof/>
            <w:sz w:val="18"/>
            <w:szCs w:val="20"/>
          </w:rPr>
          <w:t xml:space="preserve">    DESCRIPTION     "Table of SILOS node connected information."</w:t>
        </w:r>
      </w:ins>
    </w:p>
    <w:p w14:paraId="3D63E3BC" w14:textId="77777777" w:rsidR="00BE70F5" w:rsidRPr="00BE70F5" w:rsidRDefault="00BE70F5" w:rsidP="00BE70F5">
      <w:pPr>
        <w:shd w:val="clear" w:color="auto" w:fill="C0C0C0"/>
        <w:spacing w:after="0" w:line="240" w:lineRule="auto"/>
        <w:jc w:val="both"/>
        <w:rPr>
          <w:ins w:id="866" w:author="Kha Truong" w:date="2024-06-28T11:07:00Z"/>
          <w:rFonts w:ascii="Courier New" w:eastAsia="Times New Roman" w:hAnsi="Courier New" w:cs="Courier New"/>
          <w:noProof/>
          <w:sz w:val="18"/>
          <w:szCs w:val="20"/>
        </w:rPr>
      </w:pPr>
      <w:ins w:id="867" w:author="Kha Truong" w:date="2024-06-28T11:07:00Z">
        <w:r w:rsidRPr="00BE70F5">
          <w:rPr>
            <w:rFonts w:ascii="Courier New" w:eastAsia="Times New Roman" w:hAnsi="Courier New" w:cs="Courier New"/>
            <w:noProof/>
            <w:sz w:val="18"/>
            <w:szCs w:val="20"/>
          </w:rPr>
          <w:t xml:space="preserve">    ::= { alaSILOSUsageInfo 1 }</w:t>
        </w:r>
      </w:ins>
    </w:p>
    <w:p w14:paraId="3C246FA6" w14:textId="77777777" w:rsidR="00BE70F5" w:rsidRPr="00BE70F5" w:rsidRDefault="00BE70F5" w:rsidP="00BE70F5">
      <w:pPr>
        <w:shd w:val="clear" w:color="auto" w:fill="C0C0C0"/>
        <w:spacing w:after="0" w:line="240" w:lineRule="auto"/>
        <w:jc w:val="both"/>
        <w:rPr>
          <w:ins w:id="868" w:author="Kha Truong" w:date="2024-06-28T11:07:00Z"/>
          <w:rFonts w:ascii="Courier New" w:eastAsia="Times New Roman" w:hAnsi="Courier New" w:cs="Courier New"/>
          <w:noProof/>
          <w:sz w:val="18"/>
          <w:szCs w:val="20"/>
        </w:rPr>
      </w:pPr>
    </w:p>
    <w:p w14:paraId="5CDC10AA" w14:textId="77777777" w:rsidR="00BE70F5" w:rsidRPr="00BE70F5" w:rsidRDefault="00BE70F5" w:rsidP="00BE70F5">
      <w:pPr>
        <w:shd w:val="clear" w:color="auto" w:fill="C0C0C0"/>
        <w:spacing w:after="0" w:line="240" w:lineRule="auto"/>
        <w:jc w:val="both"/>
        <w:rPr>
          <w:ins w:id="869" w:author="Kha Truong" w:date="2024-06-28T11:07:00Z"/>
          <w:rFonts w:ascii="Courier New" w:eastAsia="Times New Roman" w:hAnsi="Courier New" w:cs="Courier New"/>
          <w:noProof/>
          <w:sz w:val="18"/>
          <w:szCs w:val="20"/>
        </w:rPr>
      </w:pPr>
      <w:ins w:id="870" w:author="Kha Truong" w:date="2024-06-28T11:07:00Z">
        <w:r w:rsidRPr="00BE70F5">
          <w:rPr>
            <w:rFonts w:ascii="Courier New" w:eastAsia="Times New Roman" w:hAnsi="Courier New" w:cs="Courier New"/>
            <w:noProof/>
            <w:sz w:val="18"/>
            <w:szCs w:val="20"/>
          </w:rPr>
          <w:t>alaSILOSUsageInfoEntry  OBJECT-TYPE</w:t>
        </w:r>
      </w:ins>
    </w:p>
    <w:p w14:paraId="0178300A" w14:textId="77777777" w:rsidR="00BE70F5" w:rsidRPr="00BE70F5" w:rsidRDefault="00BE70F5" w:rsidP="00BE70F5">
      <w:pPr>
        <w:shd w:val="clear" w:color="auto" w:fill="C0C0C0"/>
        <w:spacing w:after="0" w:line="240" w:lineRule="auto"/>
        <w:jc w:val="both"/>
        <w:rPr>
          <w:ins w:id="871" w:author="Kha Truong" w:date="2024-06-28T11:07:00Z"/>
          <w:rFonts w:ascii="Courier New" w:eastAsia="Times New Roman" w:hAnsi="Courier New" w:cs="Courier New"/>
          <w:noProof/>
          <w:sz w:val="18"/>
          <w:szCs w:val="20"/>
        </w:rPr>
      </w:pPr>
      <w:ins w:id="872" w:author="Kha Truong" w:date="2024-06-28T11:07:00Z">
        <w:r w:rsidRPr="00BE70F5">
          <w:rPr>
            <w:rFonts w:ascii="Courier New" w:eastAsia="Times New Roman" w:hAnsi="Courier New" w:cs="Courier New"/>
            <w:noProof/>
            <w:sz w:val="18"/>
            <w:szCs w:val="20"/>
          </w:rPr>
          <w:t xml:space="preserve">    SYNTAX          AlaSILOSUsageInfoEntry</w:t>
        </w:r>
      </w:ins>
    </w:p>
    <w:p w14:paraId="7AD7A0C8" w14:textId="77777777" w:rsidR="00BE70F5" w:rsidRPr="00BE70F5" w:rsidRDefault="00BE70F5" w:rsidP="00BE70F5">
      <w:pPr>
        <w:shd w:val="clear" w:color="auto" w:fill="C0C0C0"/>
        <w:spacing w:after="0" w:line="240" w:lineRule="auto"/>
        <w:jc w:val="both"/>
        <w:rPr>
          <w:ins w:id="873" w:author="Kha Truong" w:date="2024-06-28T11:07:00Z"/>
          <w:rFonts w:ascii="Courier New" w:eastAsia="Times New Roman" w:hAnsi="Courier New" w:cs="Courier New"/>
          <w:noProof/>
          <w:sz w:val="18"/>
          <w:szCs w:val="20"/>
        </w:rPr>
      </w:pPr>
      <w:ins w:id="874" w:author="Kha Truong" w:date="2024-06-28T11:07:00Z">
        <w:r w:rsidRPr="00BE70F5">
          <w:rPr>
            <w:rFonts w:ascii="Courier New" w:eastAsia="Times New Roman" w:hAnsi="Courier New" w:cs="Courier New"/>
            <w:noProof/>
            <w:sz w:val="18"/>
            <w:szCs w:val="20"/>
          </w:rPr>
          <w:t xml:space="preserve">    MAX-ACCESS      not-accessible</w:t>
        </w:r>
      </w:ins>
    </w:p>
    <w:p w14:paraId="3D401EDB" w14:textId="77777777" w:rsidR="00BE70F5" w:rsidRPr="00BE70F5" w:rsidRDefault="00BE70F5" w:rsidP="00BE70F5">
      <w:pPr>
        <w:shd w:val="clear" w:color="auto" w:fill="C0C0C0"/>
        <w:spacing w:after="0" w:line="240" w:lineRule="auto"/>
        <w:jc w:val="both"/>
        <w:rPr>
          <w:ins w:id="875" w:author="Kha Truong" w:date="2024-06-28T11:07:00Z"/>
          <w:rFonts w:ascii="Courier New" w:eastAsia="Times New Roman" w:hAnsi="Courier New" w:cs="Courier New"/>
          <w:noProof/>
          <w:sz w:val="18"/>
          <w:szCs w:val="20"/>
        </w:rPr>
      </w:pPr>
      <w:ins w:id="876" w:author="Kha Truong" w:date="2024-06-28T11:07:00Z">
        <w:r w:rsidRPr="00BE70F5">
          <w:rPr>
            <w:rFonts w:ascii="Courier New" w:eastAsia="Times New Roman" w:hAnsi="Courier New" w:cs="Courier New"/>
            <w:noProof/>
            <w:sz w:val="18"/>
            <w:szCs w:val="20"/>
          </w:rPr>
          <w:t xml:space="preserve">    STATUS          current</w:t>
        </w:r>
      </w:ins>
    </w:p>
    <w:p w14:paraId="5FEC82DC" w14:textId="77777777" w:rsidR="00BE70F5" w:rsidRPr="00BE70F5" w:rsidRDefault="00BE70F5" w:rsidP="00BE70F5">
      <w:pPr>
        <w:shd w:val="clear" w:color="auto" w:fill="C0C0C0"/>
        <w:spacing w:after="0" w:line="240" w:lineRule="auto"/>
        <w:jc w:val="both"/>
        <w:rPr>
          <w:ins w:id="877" w:author="Kha Truong" w:date="2024-06-28T11:07:00Z"/>
          <w:rFonts w:ascii="Courier New" w:eastAsia="Times New Roman" w:hAnsi="Courier New" w:cs="Courier New"/>
          <w:noProof/>
          <w:sz w:val="18"/>
          <w:szCs w:val="20"/>
        </w:rPr>
      </w:pPr>
      <w:ins w:id="878" w:author="Kha Truong" w:date="2024-06-28T11:07:00Z">
        <w:r w:rsidRPr="00BE70F5">
          <w:rPr>
            <w:rFonts w:ascii="Courier New" w:eastAsia="Times New Roman" w:hAnsi="Courier New" w:cs="Courier New"/>
            <w:noProof/>
            <w:sz w:val="18"/>
            <w:szCs w:val="20"/>
          </w:rPr>
          <w:t xml:space="preserve">    DESCRIPTION     "Information of node connected to SILOS."</w:t>
        </w:r>
      </w:ins>
    </w:p>
    <w:p w14:paraId="0F6520D2" w14:textId="77777777" w:rsidR="00BE70F5" w:rsidRPr="00BE70F5" w:rsidRDefault="00BE70F5" w:rsidP="00BE70F5">
      <w:pPr>
        <w:shd w:val="clear" w:color="auto" w:fill="C0C0C0"/>
        <w:spacing w:after="0" w:line="240" w:lineRule="auto"/>
        <w:jc w:val="both"/>
        <w:rPr>
          <w:ins w:id="879" w:author="Kha Truong" w:date="2024-06-28T11:07:00Z"/>
          <w:rFonts w:ascii="Courier New" w:eastAsia="Times New Roman" w:hAnsi="Courier New" w:cs="Courier New"/>
          <w:noProof/>
          <w:sz w:val="18"/>
          <w:szCs w:val="20"/>
        </w:rPr>
      </w:pPr>
      <w:ins w:id="880" w:author="Kha Truong" w:date="2024-06-28T11:07:00Z">
        <w:r w:rsidRPr="00BE70F5">
          <w:rPr>
            <w:rFonts w:ascii="Courier New" w:eastAsia="Times New Roman" w:hAnsi="Courier New" w:cs="Courier New"/>
            <w:noProof/>
            <w:sz w:val="18"/>
            <w:szCs w:val="20"/>
          </w:rPr>
          <w:t xml:space="preserve">    INDEX { alaSILOSUsageInfoSiteId, alaSILOSUsageInfoNodeId, alaSILOSUsageInfoUnitId, alaSILOSUsageInfoLicenseType}</w:t>
        </w:r>
      </w:ins>
    </w:p>
    <w:p w14:paraId="35A8C52C" w14:textId="77777777" w:rsidR="00BE70F5" w:rsidRPr="00BE70F5" w:rsidRDefault="00BE70F5" w:rsidP="00BE70F5">
      <w:pPr>
        <w:shd w:val="clear" w:color="auto" w:fill="C0C0C0"/>
        <w:spacing w:after="0" w:line="240" w:lineRule="auto"/>
        <w:jc w:val="both"/>
        <w:rPr>
          <w:ins w:id="881" w:author="Kha Truong" w:date="2024-06-28T11:07:00Z"/>
          <w:rFonts w:ascii="Courier New" w:eastAsia="Times New Roman" w:hAnsi="Courier New" w:cs="Courier New"/>
          <w:noProof/>
          <w:sz w:val="18"/>
          <w:szCs w:val="20"/>
        </w:rPr>
      </w:pPr>
      <w:ins w:id="882" w:author="Kha Truong" w:date="2024-06-28T11:07:00Z">
        <w:r w:rsidRPr="00BE70F5">
          <w:rPr>
            <w:rFonts w:ascii="Courier New" w:eastAsia="Times New Roman" w:hAnsi="Courier New" w:cs="Courier New"/>
            <w:noProof/>
            <w:sz w:val="18"/>
            <w:szCs w:val="20"/>
          </w:rPr>
          <w:t xml:space="preserve">    ::= { alaSILOSUsageInfoTable 1 }</w:t>
        </w:r>
      </w:ins>
    </w:p>
    <w:p w14:paraId="26A0FB42" w14:textId="77777777" w:rsidR="00BE70F5" w:rsidRPr="00BE70F5" w:rsidRDefault="00BE70F5" w:rsidP="00BE70F5">
      <w:pPr>
        <w:shd w:val="clear" w:color="auto" w:fill="C0C0C0"/>
        <w:spacing w:after="0" w:line="240" w:lineRule="auto"/>
        <w:jc w:val="both"/>
        <w:rPr>
          <w:ins w:id="883" w:author="Kha Truong" w:date="2024-06-28T11:07:00Z"/>
          <w:rFonts w:ascii="Courier New" w:eastAsia="Times New Roman" w:hAnsi="Courier New" w:cs="Courier New"/>
          <w:noProof/>
          <w:sz w:val="18"/>
          <w:szCs w:val="20"/>
        </w:rPr>
      </w:pPr>
    </w:p>
    <w:p w14:paraId="08D3D764" w14:textId="77777777" w:rsidR="00BE70F5" w:rsidRPr="00BE70F5" w:rsidRDefault="00BE70F5" w:rsidP="00BE70F5">
      <w:pPr>
        <w:shd w:val="clear" w:color="auto" w:fill="C0C0C0"/>
        <w:spacing w:after="0" w:line="240" w:lineRule="auto"/>
        <w:jc w:val="both"/>
        <w:rPr>
          <w:ins w:id="884" w:author="Kha Truong" w:date="2024-06-28T11:07:00Z"/>
          <w:rFonts w:ascii="Courier New" w:eastAsia="Times New Roman" w:hAnsi="Courier New" w:cs="Courier New"/>
          <w:noProof/>
          <w:sz w:val="18"/>
          <w:szCs w:val="20"/>
        </w:rPr>
      </w:pPr>
      <w:ins w:id="885" w:author="Kha Truong" w:date="2024-06-28T11:07:00Z">
        <w:r w:rsidRPr="00BE70F5">
          <w:rPr>
            <w:rFonts w:ascii="Courier New" w:eastAsia="Times New Roman" w:hAnsi="Courier New" w:cs="Courier New"/>
            <w:noProof/>
            <w:sz w:val="18"/>
            <w:szCs w:val="20"/>
          </w:rPr>
          <w:t>AlaSILOSUsageInfoEntry ::=</w:t>
        </w:r>
      </w:ins>
    </w:p>
    <w:p w14:paraId="41FAC496" w14:textId="77777777" w:rsidR="00BE70F5" w:rsidRPr="00BE70F5" w:rsidRDefault="00BE70F5" w:rsidP="00BE70F5">
      <w:pPr>
        <w:shd w:val="clear" w:color="auto" w:fill="C0C0C0"/>
        <w:spacing w:after="0" w:line="240" w:lineRule="auto"/>
        <w:jc w:val="both"/>
        <w:rPr>
          <w:ins w:id="886" w:author="Kha Truong" w:date="2024-06-28T11:07:00Z"/>
          <w:rFonts w:ascii="Courier New" w:eastAsia="Times New Roman" w:hAnsi="Courier New" w:cs="Courier New"/>
          <w:noProof/>
          <w:sz w:val="18"/>
          <w:szCs w:val="20"/>
        </w:rPr>
      </w:pPr>
      <w:ins w:id="887" w:author="Kha Truong" w:date="2024-06-28T11:07:00Z">
        <w:r w:rsidRPr="00BE70F5">
          <w:rPr>
            <w:rFonts w:ascii="Courier New" w:eastAsia="Times New Roman" w:hAnsi="Courier New" w:cs="Courier New"/>
            <w:noProof/>
            <w:sz w:val="18"/>
            <w:szCs w:val="20"/>
          </w:rPr>
          <w:t xml:space="preserve">    SEQUENCE</w:t>
        </w:r>
      </w:ins>
    </w:p>
    <w:p w14:paraId="4C547D3E" w14:textId="77777777" w:rsidR="00BE70F5" w:rsidRPr="00BE70F5" w:rsidRDefault="00BE70F5" w:rsidP="00BE70F5">
      <w:pPr>
        <w:shd w:val="clear" w:color="auto" w:fill="C0C0C0"/>
        <w:spacing w:after="0" w:line="240" w:lineRule="auto"/>
        <w:jc w:val="both"/>
        <w:rPr>
          <w:ins w:id="888" w:author="Kha Truong" w:date="2024-06-28T11:07:00Z"/>
          <w:rFonts w:ascii="Courier New" w:eastAsia="Times New Roman" w:hAnsi="Courier New" w:cs="Courier New"/>
          <w:noProof/>
          <w:sz w:val="18"/>
          <w:szCs w:val="20"/>
        </w:rPr>
      </w:pPr>
      <w:ins w:id="889" w:author="Kha Truong" w:date="2024-06-28T11:07:00Z">
        <w:r w:rsidRPr="00BE70F5">
          <w:rPr>
            <w:rFonts w:ascii="Courier New" w:eastAsia="Times New Roman" w:hAnsi="Courier New" w:cs="Courier New"/>
            <w:noProof/>
            <w:sz w:val="18"/>
            <w:szCs w:val="20"/>
          </w:rPr>
          <w:t xml:space="preserve">    {</w:t>
        </w:r>
      </w:ins>
    </w:p>
    <w:p w14:paraId="605589B0" w14:textId="77777777" w:rsidR="00BE70F5" w:rsidRPr="00BE70F5" w:rsidRDefault="00BE70F5" w:rsidP="00BE70F5">
      <w:pPr>
        <w:shd w:val="clear" w:color="auto" w:fill="C0C0C0"/>
        <w:spacing w:after="0" w:line="240" w:lineRule="auto"/>
        <w:jc w:val="both"/>
        <w:rPr>
          <w:ins w:id="890" w:author="Kha Truong" w:date="2024-06-28T11:07:00Z"/>
          <w:rFonts w:ascii="Courier New" w:eastAsia="Times New Roman" w:hAnsi="Courier New" w:cs="Courier New"/>
          <w:noProof/>
          <w:sz w:val="18"/>
          <w:szCs w:val="20"/>
        </w:rPr>
      </w:pPr>
      <w:ins w:id="891" w:author="Kha Truong" w:date="2024-06-28T11:07:00Z">
        <w:r w:rsidRPr="00BE70F5">
          <w:rPr>
            <w:rFonts w:ascii="Courier New" w:eastAsia="Times New Roman" w:hAnsi="Courier New" w:cs="Courier New"/>
            <w:noProof/>
            <w:sz w:val="18"/>
            <w:szCs w:val="20"/>
          </w:rPr>
          <w:t xml:space="preserve">        alaSILOSUsageInfoSiteId             SnmpAdminString,</w:t>
        </w:r>
      </w:ins>
    </w:p>
    <w:p w14:paraId="4C9020CB" w14:textId="77777777" w:rsidR="00BE70F5" w:rsidRPr="00BE70F5" w:rsidRDefault="00BE70F5" w:rsidP="00BE70F5">
      <w:pPr>
        <w:shd w:val="clear" w:color="auto" w:fill="C0C0C0"/>
        <w:spacing w:after="0" w:line="240" w:lineRule="auto"/>
        <w:jc w:val="both"/>
        <w:rPr>
          <w:ins w:id="892" w:author="Kha Truong" w:date="2024-06-28T11:07:00Z"/>
          <w:rFonts w:ascii="Courier New" w:eastAsia="Times New Roman" w:hAnsi="Courier New" w:cs="Courier New"/>
          <w:noProof/>
          <w:sz w:val="18"/>
          <w:szCs w:val="20"/>
        </w:rPr>
      </w:pPr>
      <w:ins w:id="893" w:author="Kha Truong" w:date="2024-06-28T11:07:00Z">
        <w:r w:rsidRPr="00BE70F5">
          <w:rPr>
            <w:rFonts w:ascii="Courier New" w:eastAsia="Times New Roman" w:hAnsi="Courier New" w:cs="Courier New"/>
            <w:noProof/>
            <w:sz w:val="18"/>
            <w:szCs w:val="20"/>
          </w:rPr>
          <w:t xml:space="preserve">        alaSILOSUsageInfoNodeId             OCTET STRING,</w:t>
        </w:r>
      </w:ins>
    </w:p>
    <w:p w14:paraId="5046EF40" w14:textId="77777777" w:rsidR="00BE70F5" w:rsidRPr="00BE70F5" w:rsidRDefault="00BE70F5" w:rsidP="00BE70F5">
      <w:pPr>
        <w:shd w:val="clear" w:color="auto" w:fill="C0C0C0"/>
        <w:spacing w:after="0" w:line="240" w:lineRule="auto"/>
        <w:jc w:val="both"/>
        <w:rPr>
          <w:ins w:id="894" w:author="Kha Truong" w:date="2024-06-28T11:07:00Z"/>
          <w:rFonts w:ascii="Courier New" w:eastAsia="Times New Roman" w:hAnsi="Courier New" w:cs="Courier New"/>
          <w:noProof/>
          <w:sz w:val="18"/>
          <w:szCs w:val="20"/>
        </w:rPr>
      </w:pPr>
      <w:ins w:id="895" w:author="Kha Truong" w:date="2024-06-28T11:07:00Z">
        <w:r w:rsidRPr="00BE70F5">
          <w:rPr>
            <w:rFonts w:ascii="Courier New" w:eastAsia="Times New Roman" w:hAnsi="Courier New" w:cs="Courier New"/>
            <w:noProof/>
            <w:sz w:val="18"/>
            <w:szCs w:val="20"/>
          </w:rPr>
          <w:t xml:space="preserve">        alaSILOSUsageInfoUnitId             OCTET STRING,</w:t>
        </w:r>
      </w:ins>
    </w:p>
    <w:p w14:paraId="4C554C7B" w14:textId="77777777" w:rsidR="00BE70F5" w:rsidRPr="00BE70F5" w:rsidRDefault="00BE70F5" w:rsidP="00BE70F5">
      <w:pPr>
        <w:shd w:val="clear" w:color="auto" w:fill="C0C0C0"/>
        <w:spacing w:after="0" w:line="240" w:lineRule="auto"/>
        <w:jc w:val="both"/>
        <w:rPr>
          <w:ins w:id="896" w:author="Kha Truong" w:date="2024-06-28T11:07:00Z"/>
          <w:rFonts w:ascii="Courier New" w:eastAsia="Times New Roman" w:hAnsi="Courier New" w:cs="Courier New"/>
          <w:noProof/>
          <w:sz w:val="18"/>
          <w:szCs w:val="20"/>
        </w:rPr>
      </w:pPr>
      <w:ins w:id="897" w:author="Kha Truong" w:date="2024-06-28T11:07:00Z">
        <w:r w:rsidRPr="00BE70F5">
          <w:rPr>
            <w:rFonts w:ascii="Courier New" w:eastAsia="Times New Roman" w:hAnsi="Courier New" w:cs="Courier New"/>
            <w:noProof/>
            <w:sz w:val="18"/>
            <w:szCs w:val="20"/>
          </w:rPr>
          <w:t xml:space="preserve">        alaSILOSUsageInfoModelName          SnmpAdminString,</w:t>
        </w:r>
      </w:ins>
    </w:p>
    <w:p w14:paraId="7F63E98A" w14:textId="77777777" w:rsidR="00BE70F5" w:rsidRPr="00BE70F5" w:rsidRDefault="00BE70F5" w:rsidP="00BE70F5">
      <w:pPr>
        <w:shd w:val="clear" w:color="auto" w:fill="C0C0C0"/>
        <w:spacing w:after="0" w:line="240" w:lineRule="auto"/>
        <w:jc w:val="both"/>
        <w:rPr>
          <w:ins w:id="898" w:author="Kha Truong" w:date="2024-06-28T11:07:00Z"/>
          <w:rFonts w:ascii="Courier New" w:eastAsia="Times New Roman" w:hAnsi="Courier New" w:cs="Courier New"/>
          <w:noProof/>
          <w:sz w:val="18"/>
          <w:szCs w:val="20"/>
        </w:rPr>
      </w:pPr>
      <w:ins w:id="899" w:author="Kha Truong" w:date="2024-06-28T11:07:00Z">
        <w:r w:rsidRPr="00BE70F5">
          <w:rPr>
            <w:rFonts w:ascii="Courier New" w:eastAsia="Times New Roman" w:hAnsi="Courier New" w:cs="Courier New"/>
            <w:noProof/>
            <w:sz w:val="18"/>
            <w:szCs w:val="20"/>
          </w:rPr>
          <w:t xml:space="preserve">        alaSILOSUsageInfoIpAddressType      InetAddressType,</w:t>
        </w:r>
      </w:ins>
    </w:p>
    <w:p w14:paraId="370351B0" w14:textId="77777777" w:rsidR="00BE70F5" w:rsidRPr="00BE70F5" w:rsidRDefault="00BE70F5" w:rsidP="00BE70F5">
      <w:pPr>
        <w:shd w:val="clear" w:color="auto" w:fill="C0C0C0"/>
        <w:spacing w:after="0" w:line="240" w:lineRule="auto"/>
        <w:jc w:val="both"/>
        <w:rPr>
          <w:ins w:id="900" w:author="Kha Truong" w:date="2024-06-28T11:07:00Z"/>
          <w:rFonts w:ascii="Courier New" w:eastAsia="Times New Roman" w:hAnsi="Courier New" w:cs="Courier New"/>
          <w:noProof/>
          <w:sz w:val="18"/>
          <w:szCs w:val="20"/>
        </w:rPr>
      </w:pPr>
      <w:ins w:id="901" w:author="Kha Truong" w:date="2024-06-28T11:07:00Z">
        <w:r w:rsidRPr="00BE70F5">
          <w:rPr>
            <w:rFonts w:ascii="Courier New" w:eastAsia="Times New Roman" w:hAnsi="Courier New" w:cs="Courier New"/>
            <w:noProof/>
            <w:sz w:val="18"/>
            <w:szCs w:val="20"/>
          </w:rPr>
          <w:t xml:space="preserve">        alaSILOSUsageInfoIpAddress          InetAddress,</w:t>
        </w:r>
      </w:ins>
    </w:p>
    <w:p w14:paraId="15619ED6" w14:textId="77777777" w:rsidR="00BE70F5" w:rsidRPr="00BE70F5" w:rsidRDefault="00BE70F5" w:rsidP="00BE70F5">
      <w:pPr>
        <w:shd w:val="clear" w:color="auto" w:fill="C0C0C0"/>
        <w:spacing w:after="0" w:line="240" w:lineRule="auto"/>
        <w:jc w:val="both"/>
        <w:rPr>
          <w:ins w:id="902" w:author="Kha Truong" w:date="2024-06-28T11:07:00Z"/>
          <w:rFonts w:ascii="Courier New" w:eastAsia="Times New Roman" w:hAnsi="Courier New" w:cs="Courier New"/>
          <w:noProof/>
          <w:sz w:val="18"/>
          <w:szCs w:val="20"/>
        </w:rPr>
      </w:pPr>
      <w:ins w:id="903" w:author="Kha Truong" w:date="2024-06-28T11:07:00Z">
        <w:r w:rsidRPr="00BE70F5">
          <w:rPr>
            <w:rFonts w:ascii="Courier New" w:eastAsia="Times New Roman" w:hAnsi="Courier New" w:cs="Courier New"/>
            <w:noProof/>
            <w:sz w:val="18"/>
            <w:szCs w:val="20"/>
          </w:rPr>
          <w:t xml:space="preserve">        alaSILOSUsageInfoLicenseType        INTEGER,</w:t>
        </w:r>
      </w:ins>
    </w:p>
    <w:p w14:paraId="5D173FAC" w14:textId="77777777" w:rsidR="00BE70F5" w:rsidRPr="00BE70F5" w:rsidRDefault="00BE70F5" w:rsidP="00BE70F5">
      <w:pPr>
        <w:shd w:val="clear" w:color="auto" w:fill="C0C0C0"/>
        <w:spacing w:after="0" w:line="240" w:lineRule="auto"/>
        <w:jc w:val="both"/>
        <w:rPr>
          <w:ins w:id="904" w:author="Kha Truong" w:date="2024-06-28T11:07:00Z"/>
          <w:rFonts w:ascii="Courier New" w:eastAsia="Times New Roman" w:hAnsi="Courier New" w:cs="Courier New"/>
          <w:noProof/>
          <w:sz w:val="18"/>
          <w:szCs w:val="20"/>
        </w:rPr>
      </w:pPr>
      <w:ins w:id="905" w:author="Kha Truong" w:date="2024-06-28T11:07:00Z">
        <w:r w:rsidRPr="00BE70F5">
          <w:rPr>
            <w:rFonts w:ascii="Courier New" w:eastAsia="Times New Roman" w:hAnsi="Courier New" w:cs="Courier New"/>
            <w:noProof/>
            <w:sz w:val="18"/>
            <w:szCs w:val="20"/>
          </w:rPr>
          <w:t xml:space="preserve">        alaSILOSUsageInfoPackageVersion     SnmpAdminString,</w:t>
        </w:r>
      </w:ins>
    </w:p>
    <w:p w14:paraId="5FF291B5" w14:textId="77777777" w:rsidR="00BE70F5" w:rsidRPr="00BE70F5" w:rsidRDefault="00BE70F5" w:rsidP="00BE70F5">
      <w:pPr>
        <w:shd w:val="clear" w:color="auto" w:fill="C0C0C0"/>
        <w:spacing w:after="0" w:line="240" w:lineRule="auto"/>
        <w:jc w:val="both"/>
        <w:rPr>
          <w:ins w:id="906" w:author="Kha Truong" w:date="2024-06-28T11:07:00Z"/>
          <w:rFonts w:ascii="Courier New" w:eastAsia="Times New Roman" w:hAnsi="Courier New" w:cs="Courier New"/>
          <w:noProof/>
          <w:sz w:val="18"/>
          <w:szCs w:val="20"/>
        </w:rPr>
      </w:pPr>
      <w:ins w:id="907" w:author="Kha Truong" w:date="2024-06-28T11:07:00Z">
        <w:r w:rsidRPr="00BE70F5">
          <w:rPr>
            <w:rFonts w:ascii="Courier New" w:eastAsia="Times New Roman" w:hAnsi="Courier New" w:cs="Courier New"/>
            <w:noProof/>
            <w:sz w:val="18"/>
            <w:szCs w:val="20"/>
          </w:rPr>
          <w:t xml:space="preserve">        alaSILOSUsageInfoLicenseStatus      INTEGER,</w:t>
        </w:r>
      </w:ins>
    </w:p>
    <w:p w14:paraId="77CCBFFE" w14:textId="77777777" w:rsidR="00BE70F5" w:rsidRPr="00BE70F5" w:rsidRDefault="00BE70F5" w:rsidP="00BE70F5">
      <w:pPr>
        <w:shd w:val="clear" w:color="auto" w:fill="C0C0C0"/>
        <w:spacing w:after="0" w:line="240" w:lineRule="auto"/>
        <w:jc w:val="both"/>
        <w:rPr>
          <w:ins w:id="908" w:author="Kha Truong" w:date="2024-06-28T11:07:00Z"/>
          <w:rFonts w:ascii="Courier New" w:eastAsia="Times New Roman" w:hAnsi="Courier New" w:cs="Courier New"/>
          <w:noProof/>
          <w:sz w:val="18"/>
          <w:szCs w:val="20"/>
        </w:rPr>
      </w:pPr>
      <w:ins w:id="909" w:author="Kha Truong" w:date="2024-06-28T11:07:00Z">
        <w:r w:rsidRPr="00BE70F5">
          <w:rPr>
            <w:rFonts w:ascii="Courier New" w:eastAsia="Times New Roman" w:hAnsi="Courier New" w:cs="Courier New"/>
            <w:noProof/>
            <w:sz w:val="18"/>
            <w:szCs w:val="20"/>
          </w:rPr>
          <w:t xml:space="preserve">        alaSILOSUsageInfoRemainDays         SnmpAdminString,</w:t>
        </w:r>
      </w:ins>
    </w:p>
    <w:p w14:paraId="04EE5B0E" w14:textId="77777777" w:rsidR="00BE70F5" w:rsidRPr="00BE70F5" w:rsidRDefault="00BE70F5" w:rsidP="00BE70F5">
      <w:pPr>
        <w:shd w:val="clear" w:color="auto" w:fill="C0C0C0"/>
        <w:spacing w:after="0" w:line="240" w:lineRule="auto"/>
        <w:jc w:val="both"/>
        <w:rPr>
          <w:ins w:id="910" w:author="Kha Truong" w:date="2024-06-28T11:07:00Z"/>
          <w:rFonts w:ascii="Courier New" w:eastAsia="Times New Roman" w:hAnsi="Courier New" w:cs="Courier New"/>
          <w:noProof/>
          <w:sz w:val="18"/>
          <w:szCs w:val="20"/>
        </w:rPr>
      </w:pPr>
      <w:ins w:id="911" w:author="Kha Truong" w:date="2024-06-28T11:07:00Z">
        <w:r w:rsidRPr="00BE70F5">
          <w:rPr>
            <w:rFonts w:ascii="Courier New" w:eastAsia="Times New Roman" w:hAnsi="Courier New" w:cs="Courier New"/>
            <w:noProof/>
            <w:sz w:val="18"/>
            <w:szCs w:val="20"/>
          </w:rPr>
          <w:t xml:space="preserve">        alaSILOSUsageInfoConnectionStatus   INTEGER</w:t>
        </w:r>
      </w:ins>
    </w:p>
    <w:p w14:paraId="4727CB3A" w14:textId="77777777" w:rsidR="00BE70F5" w:rsidRPr="00BE70F5" w:rsidRDefault="00BE70F5" w:rsidP="00BE70F5">
      <w:pPr>
        <w:shd w:val="clear" w:color="auto" w:fill="C0C0C0"/>
        <w:spacing w:after="0" w:line="240" w:lineRule="auto"/>
        <w:jc w:val="both"/>
        <w:rPr>
          <w:ins w:id="912" w:author="Kha Truong" w:date="2024-06-28T11:07:00Z"/>
          <w:rFonts w:ascii="Courier New" w:eastAsia="Times New Roman" w:hAnsi="Courier New" w:cs="Courier New"/>
          <w:noProof/>
          <w:sz w:val="18"/>
          <w:szCs w:val="20"/>
        </w:rPr>
      </w:pPr>
      <w:ins w:id="913" w:author="Kha Truong" w:date="2024-06-28T11:07:00Z">
        <w:r w:rsidRPr="00BE70F5">
          <w:rPr>
            <w:rFonts w:ascii="Courier New" w:eastAsia="Times New Roman" w:hAnsi="Courier New" w:cs="Courier New"/>
            <w:noProof/>
            <w:sz w:val="18"/>
            <w:szCs w:val="20"/>
          </w:rPr>
          <w:t xml:space="preserve">    }</w:t>
        </w:r>
      </w:ins>
    </w:p>
    <w:p w14:paraId="5CAC512D" w14:textId="77777777" w:rsidR="00BE70F5" w:rsidRPr="00BE70F5" w:rsidRDefault="00BE70F5" w:rsidP="00BE70F5">
      <w:pPr>
        <w:shd w:val="clear" w:color="auto" w:fill="C0C0C0"/>
        <w:spacing w:after="0" w:line="240" w:lineRule="auto"/>
        <w:jc w:val="both"/>
        <w:rPr>
          <w:ins w:id="914" w:author="Kha Truong" w:date="2024-06-28T11:07:00Z"/>
          <w:rFonts w:ascii="Courier New" w:eastAsia="Times New Roman" w:hAnsi="Courier New" w:cs="Courier New"/>
          <w:noProof/>
          <w:sz w:val="18"/>
          <w:szCs w:val="20"/>
        </w:rPr>
      </w:pPr>
    </w:p>
    <w:p w14:paraId="59B314C5" w14:textId="77777777" w:rsidR="00BE70F5" w:rsidRPr="00BE70F5" w:rsidRDefault="00BE70F5" w:rsidP="00BE70F5">
      <w:pPr>
        <w:shd w:val="clear" w:color="auto" w:fill="C0C0C0"/>
        <w:spacing w:after="0" w:line="240" w:lineRule="auto"/>
        <w:jc w:val="both"/>
        <w:rPr>
          <w:ins w:id="915" w:author="Kha Truong" w:date="2024-06-28T11:07:00Z"/>
          <w:rFonts w:ascii="Courier New" w:eastAsia="Times New Roman" w:hAnsi="Courier New" w:cs="Courier New"/>
          <w:noProof/>
          <w:sz w:val="18"/>
          <w:szCs w:val="20"/>
        </w:rPr>
      </w:pPr>
      <w:ins w:id="916" w:author="Kha Truong" w:date="2024-06-28T11:07:00Z">
        <w:r w:rsidRPr="00BE70F5">
          <w:rPr>
            <w:rFonts w:ascii="Courier New" w:eastAsia="Times New Roman" w:hAnsi="Courier New" w:cs="Courier New"/>
            <w:noProof/>
            <w:sz w:val="18"/>
            <w:szCs w:val="20"/>
          </w:rPr>
          <w:t>alaSILOSUsageInfoSiteId  OBJECT-TYPE</w:t>
        </w:r>
      </w:ins>
    </w:p>
    <w:p w14:paraId="4630B936" w14:textId="77777777" w:rsidR="00BE70F5" w:rsidRPr="00BE70F5" w:rsidRDefault="00BE70F5" w:rsidP="00BE70F5">
      <w:pPr>
        <w:shd w:val="clear" w:color="auto" w:fill="C0C0C0"/>
        <w:spacing w:after="0" w:line="240" w:lineRule="auto"/>
        <w:jc w:val="both"/>
        <w:rPr>
          <w:ins w:id="917" w:author="Kha Truong" w:date="2024-06-28T11:07:00Z"/>
          <w:rFonts w:ascii="Courier New" w:eastAsia="Times New Roman" w:hAnsi="Courier New" w:cs="Courier New"/>
          <w:noProof/>
          <w:sz w:val="18"/>
          <w:szCs w:val="20"/>
        </w:rPr>
      </w:pPr>
      <w:ins w:id="918" w:author="Kha Truong" w:date="2024-06-28T11:07:00Z">
        <w:r w:rsidRPr="00BE70F5">
          <w:rPr>
            <w:rFonts w:ascii="Courier New" w:eastAsia="Times New Roman" w:hAnsi="Courier New" w:cs="Courier New"/>
            <w:noProof/>
            <w:sz w:val="18"/>
            <w:szCs w:val="20"/>
          </w:rPr>
          <w:t xml:space="preserve">    SYNTAX          SnmpAdminString (SIZE (1..16))</w:t>
        </w:r>
      </w:ins>
    </w:p>
    <w:p w14:paraId="563E18D1" w14:textId="77777777" w:rsidR="00BE70F5" w:rsidRPr="00BE70F5" w:rsidRDefault="00BE70F5" w:rsidP="00BE70F5">
      <w:pPr>
        <w:shd w:val="clear" w:color="auto" w:fill="C0C0C0"/>
        <w:spacing w:after="0" w:line="240" w:lineRule="auto"/>
        <w:jc w:val="both"/>
        <w:rPr>
          <w:ins w:id="919" w:author="Kha Truong" w:date="2024-06-28T11:07:00Z"/>
          <w:rFonts w:ascii="Courier New" w:eastAsia="Times New Roman" w:hAnsi="Courier New" w:cs="Courier New"/>
          <w:noProof/>
          <w:sz w:val="18"/>
          <w:szCs w:val="20"/>
        </w:rPr>
      </w:pPr>
      <w:ins w:id="920" w:author="Kha Truong" w:date="2024-06-28T11:07:00Z">
        <w:r w:rsidRPr="00BE70F5">
          <w:rPr>
            <w:rFonts w:ascii="Courier New" w:eastAsia="Times New Roman" w:hAnsi="Courier New" w:cs="Courier New"/>
            <w:noProof/>
            <w:sz w:val="18"/>
            <w:szCs w:val="20"/>
          </w:rPr>
          <w:t xml:space="preserve">    MAX-ACCESS      not-accessible</w:t>
        </w:r>
      </w:ins>
    </w:p>
    <w:p w14:paraId="274AFFB7" w14:textId="77777777" w:rsidR="00BE70F5" w:rsidRPr="00BE70F5" w:rsidRDefault="00BE70F5" w:rsidP="00BE70F5">
      <w:pPr>
        <w:shd w:val="clear" w:color="auto" w:fill="C0C0C0"/>
        <w:spacing w:after="0" w:line="240" w:lineRule="auto"/>
        <w:jc w:val="both"/>
        <w:rPr>
          <w:ins w:id="921" w:author="Kha Truong" w:date="2024-06-28T11:07:00Z"/>
          <w:rFonts w:ascii="Courier New" w:eastAsia="Times New Roman" w:hAnsi="Courier New" w:cs="Courier New"/>
          <w:noProof/>
          <w:sz w:val="18"/>
          <w:szCs w:val="20"/>
        </w:rPr>
      </w:pPr>
      <w:ins w:id="922" w:author="Kha Truong" w:date="2024-06-28T11:07:00Z">
        <w:r w:rsidRPr="00BE70F5">
          <w:rPr>
            <w:rFonts w:ascii="Courier New" w:eastAsia="Times New Roman" w:hAnsi="Courier New" w:cs="Courier New"/>
            <w:noProof/>
            <w:sz w:val="18"/>
            <w:szCs w:val="20"/>
          </w:rPr>
          <w:t xml:space="preserve">    STATUS          current</w:t>
        </w:r>
      </w:ins>
    </w:p>
    <w:p w14:paraId="0340D7A4" w14:textId="77777777" w:rsidR="00BE70F5" w:rsidRPr="00BE70F5" w:rsidRDefault="00BE70F5" w:rsidP="00BE70F5">
      <w:pPr>
        <w:shd w:val="clear" w:color="auto" w:fill="C0C0C0"/>
        <w:spacing w:after="0" w:line="240" w:lineRule="auto"/>
        <w:jc w:val="both"/>
        <w:rPr>
          <w:ins w:id="923" w:author="Kha Truong" w:date="2024-06-28T11:07:00Z"/>
          <w:rFonts w:ascii="Courier New" w:eastAsia="Times New Roman" w:hAnsi="Courier New" w:cs="Courier New"/>
          <w:noProof/>
          <w:sz w:val="18"/>
          <w:szCs w:val="20"/>
        </w:rPr>
      </w:pPr>
      <w:ins w:id="924" w:author="Kha Truong" w:date="2024-06-28T11:07:00Z">
        <w:r w:rsidRPr="00BE70F5">
          <w:rPr>
            <w:rFonts w:ascii="Courier New" w:eastAsia="Times New Roman" w:hAnsi="Courier New" w:cs="Courier New"/>
            <w:noProof/>
            <w:sz w:val="18"/>
            <w:szCs w:val="20"/>
          </w:rPr>
          <w:t xml:space="preserve">    DESCRIPTION     "String displaying the site identifier."</w:t>
        </w:r>
      </w:ins>
    </w:p>
    <w:p w14:paraId="699D5EFB" w14:textId="77777777" w:rsidR="00BE70F5" w:rsidRPr="00BE70F5" w:rsidRDefault="00BE70F5" w:rsidP="00BE70F5">
      <w:pPr>
        <w:shd w:val="clear" w:color="auto" w:fill="C0C0C0"/>
        <w:spacing w:after="0" w:line="240" w:lineRule="auto"/>
        <w:jc w:val="both"/>
        <w:rPr>
          <w:ins w:id="925" w:author="Kha Truong" w:date="2024-06-28T11:07:00Z"/>
          <w:rFonts w:ascii="Courier New" w:eastAsia="Times New Roman" w:hAnsi="Courier New" w:cs="Courier New"/>
          <w:noProof/>
          <w:sz w:val="18"/>
          <w:szCs w:val="20"/>
        </w:rPr>
      </w:pPr>
      <w:ins w:id="926" w:author="Kha Truong" w:date="2024-06-28T11:07:00Z">
        <w:r w:rsidRPr="00BE70F5">
          <w:rPr>
            <w:rFonts w:ascii="Courier New" w:eastAsia="Times New Roman" w:hAnsi="Courier New" w:cs="Courier New"/>
            <w:noProof/>
            <w:sz w:val="18"/>
            <w:szCs w:val="20"/>
          </w:rPr>
          <w:t xml:space="preserve">    ::= { alaSILOSUsageInfoEntry 1 }</w:t>
        </w:r>
      </w:ins>
    </w:p>
    <w:p w14:paraId="5551AA10" w14:textId="77777777" w:rsidR="00BE70F5" w:rsidRPr="00BE70F5" w:rsidRDefault="00BE70F5" w:rsidP="00BE70F5">
      <w:pPr>
        <w:shd w:val="clear" w:color="auto" w:fill="C0C0C0"/>
        <w:spacing w:after="0" w:line="240" w:lineRule="auto"/>
        <w:jc w:val="both"/>
        <w:rPr>
          <w:ins w:id="927" w:author="Kha Truong" w:date="2024-06-28T11:07:00Z"/>
          <w:rFonts w:ascii="Courier New" w:eastAsia="Times New Roman" w:hAnsi="Courier New" w:cs="Courier New"/>
          <w:noProof/>
          <w:sz w:val="18"/>
          <w:szCs w:val="20"/>
        </w:rPr>
      </w:pPr>
    </w:p>
    <w:p w14:paraId="38F6015A" w14:textId="77777777" w:rsidR="00BE70F5" w:rsidRPr="00BE70F5" w:rsidRDefault="00BE70F5" w:rsidP="00BE70F5">
      <w:pPr>
        <w:shd w:val="clear" w:color="auto" w:fill="C0C0C0"/>
        <w:spacing w:after="0" w:line="240" w:lineRule="auto"/>
        <w:jc w:val="both"/>
        <w:rPr>
          <w:ins w:id="928" w:author="Kha Truong" w:date="2024-06-28T11:07:00Z"/>
          <w:rFonts w:ascii="Courier New" w:eastAsia="Times New Roman" w:hAnsi="Courier New" w:cs="Courier New"/>
          <w:noProof/>
          <w:sz w:val="18"/>
          <w:szCs w:val="20"/>
        </w:rPr>
      </w:pPr>
      <w:ins w:id="929" w:author="Kha Truong" w:date="2024-06-28T11:07:00Z">
        <w:r w:rsidRPr="00BE70F5">
          <w:rPr>
            <w:rFonts w:ascii="Courier New" w:eastAsia="Times New Roman" w:hAnsi="Courier New" w:cs="Courier New"/>
            <w:noProof/>
            <w:sz w:val="18"/>
            <w:szCs w:val="20"/>
          </w:rPr>
          <w:t>alaSILOSUsageInfoNodeId  OBJECT-TYPE</w:t>
        </w:r>
      </w:ins>
    </w:p>
    <w:p w14:paraId="509EB5DB" w14:textId="77777777" w:rsidR="00BE70F5" w:rsidRPr="00BE70F5" w:rsidRDefault="00BE70F5" w:rsidP="00BE70F5">
      <w:pPr>
        <w:shd w:val="clear" w:color="auto" w:fill="C0C0C0"/>
        <w:spacing w:after="0" w:line="240" w:lineRule="auto"/>
        <w:jc w:val="both"/>
        <w:rPr>
          <w:ins w:id="930" w:author="Kha Truong" w:date="2024-06-28T11:07:00Z"/>
          <w:rFonts w:ascii="Courier New" w:eastAsia="Times New Roman" w:hAnsi="Courier New" w:cs="Courier New"/>
          <w:noProof/>
          <w:sz w:val="18"/>
          <w:szCs w:val="20"/>
        </w:rPr>
      </w:pPr>
      <w:ins w:id="931" w:author="Kha Truong" w:date="2024-06-28T11:07:00Z">
        <w:r w:rsidRPr="00BE70F5">
          <w:rPr>
            <w:rFonts w:ascii="Courier New" w:eastAsia="Times New Roman" w:hAnsi="Courier New" w:cs="Courier New"/>
            <w:noProof/>
            <w:sz w:val="18"/>
            <w:szCs w:val="20"/>
          </w:rPr>
          <w:lastRenderedPageBreak/>
          <w:t xml:space="preserve">    SYNTAX          OCTET STRING (SIZE (1..25))</w:t>
        </w:r>
      </w:ins>
    </w:p>
    <w:p w14:paraId="73B37C6E" w14:textId="77777777" w:rsidR="00BE70F5" w:rsidRPr="00BE70F5" w:rsidRDefault="00BE70F5" w:rsidP="00BE70F5">
      <w:pPr>
        <w:shd w:val="clear" w:color="auto" w:fill="C0C0C0"/>
        <w:spacing w:after="0" w:line="240" w:lineRule="auto"/>
        <w:jc w:val="both"/>
        <w:rPr>
          <w:ins w:id="932" w:author="Kha Truong" w:date="2024-06-28T11:07:00Z"/>
          <w:rFonts w:ascii="Courier New" w:eastAsia="Times New Roman" w:hAnsi="Courier New" w:cs="Courier New"/>
          <w:noProof/>
          <w:sz w:val="18"/>
          <w:szCs w:val="20"/>
        </w:rPr>
      </w:pPr>
      <w:ins w:id="933" w:author="Kha Truong" w:date="2024-06-28T11:07:00Z">
        <w:r w:rsidRPr="00BE70F5">
          <w:rPr>
            <w:rFonts w:ascii="Courier New" w:eastAsia="Times New Roman" w:hAnsi="Courier New" w:cs="Courier New"/>
            <w:noProof/>
            <w:sz w:val="18"/>
            <w:szCs w:val="20"/>
          </w:rPr>
          <w:t xml:space="preserve">    MAX-ACCESS      not-accessible</w:t>
        </w:r>
      </w:ins>
    </w:p>
    <w:p w14:paraId="47B97B0D" w14:textId="77777777" w:rsidR="00BE70F5" w:rsidRPr="00BE70F5" w:rsidRDefault="00BE70F5" w:rsidP="00BE70F5">
      <w:pPr>
        <w:shd w:val="clear" w:color="auto" w:fill="C0C0C0"/>
        <w:spacing w:after="0" w:line="240" w:lineRule="auto"/>
        <w:jc w:val="both"/>
        <w:rPr>
          <w:ins w:id="934" w:author="Kha Truong" w:date="2024-06-28T11:07:00Z"/>
          <w:rFonts w:ascii="Courier New" w:eastAsia="Times New Roman" w:hAnsi="Courier New" w:cs="Courier New"/>
          <w:noProof/>
          <w:sz w:val="18"/>
          <w:szCs w:val="20"/>
        </w:rPr>
      </w:pPr>
      <w:ins w:id="935" w:author="Kha Truong" w:date="2024-06-28T11:07:00Z">
        <w:r w:rsidRPr="00BE70F5">
          <w:rPr>
            <w:rFonts w:ascii="Courier New" w:eastAsia="Times New Roman" w:hAnsi="Courier New" w:cs="Courier New"/>
            <w:noProof/>
            <w:sz w:val="18"/>
            <w:szCs w:val="20"/>
          </w:rPr>
          <w:t xml:space="preserve">    STATUS          current</w:t>
        </w:r>
      </w:ins>
    </w:p>
    <w:p w14:paraId="31B27B90" w14:textId="77777777" w:rsidR="00BE70F5" w:rsidRPr="00BE70F5" w:rsidRDefault="00BE70F5" w:rsidP="00BE70F5">
      <w:pPr>
        <w:shd w:val="clear" w:color="auto" w:fill="C0C0C0"/>
        <w:spacing w:after="0" w:line="240" w:lineRule="auto"/>
        <w:jc w:val="both"/>
        <w:rPr>
          <w:ins w:id="936" w:author="Kha Truong" w:date="2024-06-28T11:07:00Z"/>
          <w:rFonts w:ascii="Courier New" w:eastAsia="Times New Roman" w:hAnsi="Courier New" w:cs="Courier New"/>
          <w:noProof/>
          <w:sz w:val="18"/>
          <w:szCs w:val="20"/>
        </w:rPr>
      </w:pPr>
      <w:ins w:id="937" w:author="Kha Truong" w:date="2024-06-28T11:07:00Z">
        <w:r w:rsidRPr="00BE70F5">
          <w:rPr>
            <w:rFonts w:ascii="Courier New" w:eastAsia="Times New Roman" w:hAnsi="Courier New" w:cs="Courier New"/>
            <w:noProof/>
            <w:sz w:val="18"/>
            <w:szCs w:val="20"/>
          </w:rPr>
          <w:t xml:space="preserve">    DESCRIPTION     "String displaying the node identifier."</w:t>
        </w:r>
      </w:ins>
    </w:p>
    <w:p w14:paraId="273B14FC" w14:textId="77777777" w:rsidR="00BE70F5" w:rsidRPr="00BE70F5" w:rsidRDefault="00BE70F5" w:rsidP="00BE70F5">
      <w:pPr>
        <w:shd w:val="clear" w:color="auto" w:fill="C0C0C0"/>
        <w:spacing w:after="0" w:line="240" w:lineRule="auto"/>
        <w:jc w:val="both"/>
        <w:rPr>
          <w:ins w:id="938" w:author="Kha Truong" w:date="2024-06-28T11:07:00Z"/>
          <w:rFonts w:ascii="Courier New" w:eastAsia="Times New Roman" w:hAnsi="Courier New" w:cs="Courier New"/>
          <w:noProof/>
          <w:sz w:val="18"/>
          <w:szCs w:val="20"/>
        </w:rPr>
      </w:pPr>
      <w:ins w:id="939" w:author="Kha Truong" w:date="2024-06-28T11:07:00Z">
        <w:r w:rsidRPr="00BE70F5">
          <w:rPr>
            <w:rFonts w:ascii="Courier New" w:eastAsia="Times New Roman" w:hAnsi="Courier New" w:cs="Courier New"/>
            <w:noProof/>
            <w:sz w:val="18"/>
            <w:szCs w:val="20"/>
          </w:rPr>
          <w:t xml:space="preserve">    ::= { alaSILOSUsageInfoEntry 2 }</w:t>
        </w:r>
      </w:ins>
    </w:p>
    <w:p w14:paraId="20A0E0F0" w14:textId="77777777" w:rsidR="00BE70F5" w:rsidRPr="00BE70F5" w:rsidRDefault="00BE70F5" w:rsidP="00BE70F5">
      <w:pPr>
        <w:shd w:val="clear" w:color="auto" w:fill="C0C0C0"/>
        <w:spacing w:after="0" w:line="240" w:lineRule="auto"/>
        <w:jc w:val="both"/>
        <w:rPr>
          <w:ins w:id="940" w:author="Kha Truong" w:date="2024-06-28T11:07:00Z"/>
          <w:rFonts w:ascii="Courier New" w:eastAsia="Times New Roman" w:hAnsi="Courier New" w:cs="Courier New"/>
          <w:noProof/>
          <w:sz w:val="18"/>
          <w:szCs w:val="20"/>
        </w:rPr>
      </w:pPr>
    </w:p>
    <w:p w14:paraId="56E22569" w14:textId="77777777" w:rsidR="00BE70F5" w:rsidRPr="00BE70F5" w:rsidRDefault="00BE70F5" w:rsidP="00BE70F5">
      <w:pPr>
        <w:shd w:val="clear" w:color="auto" w:fill="C0C0C0"/>
        <w:spacing w:after="0" w:line="240" w:lineRule="auto"/>
        <w:jc w:val="both"/>
        <w:rPr>
          <w:ins w:id="941" w:author="Kha Truong" w:date="2024-06-28T11:07:00Z"/>
          <w:rFonts w:ascii="Courier New" w:eastAsia="Times New Roman" w:hAnsi="Courier New" w:cs="Courier New"/>
          <w:noProof/>
          <w:sz w:val="18"/>
          <w:szCs w:val="20"/>
        </w:rPr>
      </w:pPr>
      <w:ins w:id="942" w:author="Kha Truong" w:date="2024-06-28T11:07:00Z">
        <w:r w:rsidRPr="00BE70F5">
          <w:rPr>
            <w:rFonts w:ascii="Courier New" w:eastAsia="Times New Roman" w:hAnsi="Courier New" w:cs="Courier New"/>
            <w:noProof/>
            <w:sz w:val="18"/>
            <w:szCs w:val="20"/>
          </w:rPr>
          <w:t>alaSILOSUsageInfoUnitId OBJECT-TYPE</w:t>
        </w:r>
      </w:ins>
    </w:p>
    <w:p w14:paraId="3CC21F43" w14:textId="77777777" w:rsidR="00BE70F5" w:rsidRPr="00BE70F5" w:rsidRDefault="00BE70F5" w:rsidP="00BE70F5">
      <w:pPr>
        <w:shd w:val="clear" w:color="auto" w:fill="C0C0C0"/>
        <w:spacing w:after="0" w:line="240" w:lineRule="auto"/>
        <w:jc w:val="both"/>
        <w:rPr>
          <w:ins w:id="943" w:author="Kha Truong" w:date="2024-06-28T11:07:00Z"/>
          <w:rFonts w:ascii="Courier New" w:eastAsia="Times New Roman" w:hAnsi="Courier New" w:cs="Courier New"/>
          <w:noProof/>
          <w:sz w:val="18"/>
          <w:szCs w:val="20"/>
        </w:rPr>
      </w:pPr>
      <w:ins w:id="944" w:author="Kha Truong" w:date="2024-06-28T11:07:00Z">
        <w:r w:rsidRPr="00BE70F5">
          <w:rPr>
            <w:rFonts w:ascii="Courier New" w:eastAsia="Times New Roman" w:hAnsi="Courier New" w:cs="Courier New"/>
            <w:noProof/>
            <w:sz w:val="18"/>
            <w:szCs w:val="20"/>
          </w:rPr>
          <w:t xml:space="preserve">    SYNTAX          OCTET STRING (SIZE (1..25))</w:t>
        </w:r>
      </w:ins>
    </w:p>
    <w:p w14:paraId="7E361950" w14:textId="77777777" w:rsidR="00BE70F5" w:rsidRPr="00BE70F5" w:rsidRDefault="00BE70F5" w:rsidP="00BE70F5">
      <w:pPr>
        <w:shd w:val="clear" w:color="auto" w:fill="C0C0C0"/>
        <w:spacing w:after="0" w:line="240" w:lineRule="auto"/>
        <w:jc w:val="both"/>
        <w:rPr>
          <w:ins w:id="945" w:author="Kha Truong" w:date="2024-06-28T11:07:00Z"/>
          <w:rFonts w:ascii="Courier New" w:eastAsia="Times New Roman" w:hAnsi="Courier New" w:cs="Courier New"/>
          <w:noProof/>
          <w:sz w:val="18"/>
          <w:szCs w:val="20"/>
        </w:rPr>
      </w:pPr>
      <w:ins w:id="946" w:author="Kha Truong" w:date="2024-06-28T11:07:00Z">
        <w:r w:rsidRPr="00BE70F5">
          <w:rPr>
            <w:rFonts w:ascii="Courier New" w:eastAsia="Times New Roman" w:hAnsi="Courier New" w:cs="Courier New"/>
            <w:noProof/>
            <w:sz w:val="18"/>
            <w:szCs w:val="20"/>
          </w:rPr>
          <w:t xml:space="preserve">    MAX-ACCESS      not-accessible</w:t>
        </w:r>
      </w:ins>
    </w:p>
    <w:p w14:paraId="7C76194E" w14:textId="77777777" w:rsidR="00BE70F5" w:rsidRPr="00BE70F5" w:rsidRDefault="00BE70F5" w:rsidP="00BE70F5">
      <w:pPr>
        <w:shd w:val="clear" w:color="auto" w:fill="C0C0C0"/>
        <w:spacing w:after="0" w:line="240" w:lineRule="auto"/>
        <w:jc w:val="both"/>
        <w:rPr>
          <w:ins w:id="947" w:author="Kha Truong" w:date="2024-06-28T11:07:00Z"/>
          <w:rFonts w:ascii="Courier New" w:eastAsia="Times New Roman" w:hAnsi="Courier New" w:cs="Courier New"/>
          <w:noProof/>
          <w:sz w:val="18"/>
          <w:szCs w:val="20"/>
        </w:rPr>
      </w:pPr>
      <w:ins w:id="948" w:author="Kha Truong" w:date="2024-06-28T11:07:00Z">
        <w:r w:rsidRPr="00BE70F5">
          <w:rPr>
            <w:rFonts w:ascii="Courier New" w:eastAsia="Times New Roman" w:hAnsi="Courier New" w:cs="Courier New"/>
            <w:noProof/>
            <w:sz w:val="18"/>
            <w:szCs w:val="20"/>
          </w:rPr>
          <w:t xml:space="preserve">    STATUS          current</w:t>
        </w:r>
      </w:ins>
    </w:p>
    <w:p w14:paraId="59B5C04B" w14:textId="77777777" w:rsidR="00BE70F5" w:rsidRPr="00BE70F5" w:rsidRDefault="00BE70F5" w:rsidP="00BE70F5">
      <w:pPr>
        <w:shd w:val="clear" w:color="auto" w:fill="C0C0C0"/>
        <w:spacing w:after="0" w:line="240" w:lineRule="auto"/>
        <w:jc w:val="both"/>
        <w:rPr>
          <w:ins w:id="949" w:author="Kha Truong" w:date="2024-06-28T11:07:00Z"/>
          <w:rFonts w:ascii="Courier New" w:eastAsia="Times New Roman" w:hAnsi="Courier New" w:cs="Courier New"/>
          <w:noProof/>
          <w:sz w:val="18"/>
          <w:szCs w:val="20"/>
        </w:rPr>
      </w:pPr>
      <w:ins w:id="950" w:author="Kha Truong" w:date="2024-06-28T11:07:00Z">
        <w:r w:rsidRPr="00BE70F5">
          <w:rPr>
            <w:rFonts w:ascii="Courier New" w:eastAsia="Times New Roman" w:hAnsi="Courier New" w:cs="Courier New"/>
            <w:noProof/>
            <w:sz w:val="18"/>
            <w:szCs w:val="20"/>
          </w:rPr>
          <w:t xml:space="preserve">    DESCRIPTION     "String displaying the unit identifier."</w:t>
        </w:r>
      </w:ins>
    </w:p>
    <w:p w14:paraId="2C9ED9EF" w14:textId="77777777" w:rsidR="00BE70F5" w:rsidRPr="00BE70F5" w:rsidRDefault="00BE70F5" w:rsidP="00BE70F5">
      <w:pPr>
        <w:shd w:val="clear" w:color="auto" w:fill="C0C0C0"/>
        <w:spacing w:after="0" w:line="240" w:lineRule="auto"/>
        <w:jc w:val="both"/>
        <w:rPr>
          <w:ins w:id="951" w:author="Kha Truong" w:date="2024-06-28T11:07:00Z"/>
          <w:rFonts w:ascii="Courier New" w:eastAsia="Times New Roman" w:hAnsi="Courier New" w:cs="Courier New"/>
          <w:noProof/>
          <w:sz w:val="18"/>
          <w:szCs w:val="20"/>
        </w:rPr>
      </w:pPr>
      <w:ins w:id="952" w:author="Kha Truong" w:date="2024-06-28T11:07:00Z">
        <w:r w:rsidRPr="00BE70F5">
          <w:rPr>
            <w:rFonts w:ascii="Courier New" w:eastAsia="Times New Roman" w:hAnsi="Courier New" w:cs="Courier New"/>
            <w:noProof/>
            <w:sz w:val="18"/>
            <w:szCs w:val="20"/>
          </w:rPr>
          <w:t xml:space="preserve">    ::= { alaSILOSUsageInfoEntry 3 }</w:t>
        </w:r>
      </w:ins>
    </w:p>
    <w:p w14:paraId="651B73BF" w14:textId="77777777" w:rsidR="00BE70F5" w:rsidRPr="00BE70F5" w:rsidRDefault="00BE70F5" w:rsidP="00BE70F5">
      <w:pPr>
        <w:shd w:val="clear" w:color="auto" w:fill="C0C0C0"/>
        <w:spacing w:after="0" w:line="240" w:lineRule="auto"/>
        <w:jc w:val="both"/>
        <w:rPr>
          <w:ins w:id="953" w:author="Kha Truong" w:date="2024-06-28T11:07:00Z"/>
          <w:rFonts w:ascii="Courier New" w:eastAsia="Times New Roman" w:hAnsi="Courier New" w:cs="Courier New"/>
          <w:noProof/>
          <w:sz w:val="18"/>
          <w:szCs w:val="20"/>
        </w:rPr>
      </w:pPr>
    </w:p>
    <w:p w14:paraId="693462FE" w14:textId="77777777" w:rsidR="00BE70F5" w:rsidRPr="00BE70F5" w:rsidRDefault="00BE70F5" w:rsidP="00BE70F5">
      <w:pPr>
        <w:shd w:val="clear" w:color="auto" w:fill="C0C0C0"/>
        <w:spacing w:after="0" w:line="240" w:lineRule="auto"/>
        <w:jc w:val="both"/>
        <w:rPr>
          <w:ins w:id="954" w:author="Kha Truong" w:date="2024-06-28T11:07:00Z"/>
          <w:rFonts w:ascii="Courier New" w:eastAsia="Times New Roman" w:hAnsi="Courier New" w:cs="Courier New"/>
          <w:noProof/>
          <w:sz w:val="18"/>
          <w:szCs w:val="20"/>
        </w:rPr>
      </w:pPr>
      <w:ins w:id="955" w:author="Kha Truong" w:date="2024-06-28T11:07:00Z">
        <w:r w:rsidRPr="00BE70F5">
          <w:rPr>
            <w:rFonts w:ascii="Courier New" w:eastAsia="Times New Roman" w:hAnsi="Courier New" w:cs="Courier New"/>
            <w:noProof/>
            <w:sz w:val="18"/>
            <w:szCs w:val="20"/>
          </w:rPr>
          <w:t>alaSILOSUsageInfoModelName  OBJECT-TYPE</w:t>
        </w:r>
      </w:ins>
    </w:p>
    <w:p w14:paraId="19C686BD" w14:textId="77777777" w:rsidR="00BE70F5" w:rsidRPr="00BE70F5" w:rsidRDefault="00BE70F5" w:rsidP="00BE70F5">
      <w:pPr>
        <w:shd w:val="clear" w:color="auto" w:fill="C0C0C0"/>
        <w:spacing w:after="0" w:line="240" w:lineRule="auto"/>
        <w:jc w:val="both"/>
        <w:rPr>
          <w:ins w:id="956" w:author="Kha Truong" w:date="2024-06-28T11:07:00Z"/>
          <w:rFonts w:ascii="Courier New" w:eastAsia="Times New Roman" w:hAnsi="Courier New" w:cs="Courier New"/>
          <w:noProof/>
          <w:sz w:val="18"/>
          <w:szCs w:val="20"/>
        </w:rPr>
      </w:pPr>
      <w:ins w:id="957" w:author="Kha Truong" w:date="2024-06-28T11:07:00Z">
        <w:r w:rsidRPr="00BE70F5">
          <w:rPr>
            <w:rFonts w:ascii="Courier New" w:eastAsia="Times New Roman" w:hAnsi="Courier New" w:cs="Courier New"/>
            <w:noProof/>
            <w:sz w:val="18"/>
            <w:szCs w:val="20"/>
          </w:rPr>
          <w:t xml:space="preserve">    SYNTAX          SnmpAdminString (SIZE (1..32))</w:t>
        </w:r>
      </w:ins>
    </w:p>
    <w:p w14:paraId="702BB9AE" w14:textId="77777777" w:rsidR="00BE70F5" w:rsidRPr="00BE70F5" w:rsidRDefault="00BE70F5" w:rsidP="00BE70F5">
      <w:pPr>
        <w:shd w:val="clear" w:color="auto" w:fill="C0C0C0"/>
        <w:spacing w:after="0" w:line="240" w:lineRule="auto"/>
        <w:jc w:val="both"/>
        <w:rPr>
          <w:ins w:id="958" w:author="Kha Truong" w:date="2024-06-28T11:07:00Z"/>
          <w:rFonts w:ascii="Courier New" w:eastAsia="Times New Roman" w:hAnsi="Courier New" w:cs="Courier New"/>
          <w:noProof/>
          <w:sz w:val="18"/>
          <w:szCs w:val="20"/>
        </w:rPr>
      </w:pPr>
      <w:ins w:id="959" w:author="Kha Truong" w:date="2024-06-28T11:07:00Z">
        <w:r w:rsidRPr="00BE70F5">
          <w:rPr>
            <w:rFonts w:ascii="Courier New" w:eastAsia="Times New Roman" w:hAnsi="Courier New" w:cs="Courier New"/>
            <w:noProof/>
            <w:sz w:val="18"/>
            <w:szCs w:val="20"/>
          </w:rPr>
          <w:t xml:space="preserve">    MAX-ACCESS      read-only</w:t>
        </w:r>
      </w:ins>
    </w:p>
    <w:p w14:paraId="587F2AD1" w14:textId="77777777" w:rsidR="00BE70F5" w:rsidRPr="00BE70F5" w:rsidRDefault="00BE70F5" w:rsidP="00BE70F5">
      <w:pPr>
        <w:shd w:val="clear" w:color="auto" w:fill="C0C0C0"/>
        <w:spacing w:after="0" w:line="240" w:lineRule="auto"/>
        <w:jc w:val="both"/>
        <w:rPr>
          <w:ins w:id="960" w:author="Kha Truong" w:date="2024-06-28T11:07:00Z"/>
          <w:rFonts w:ascii="Courier New" w:eastAsia="Times New Roman" w:hAnsi="Courier New" w:cs="Courier New"/>
          <w:noProof/>
          <w:sz w:val="18"/>
          <w:szCs w:val="20"/>
        </w:rPr>
      </w:pPr>
      <w:ins w:id="961" w:author="Kha Truong" w:date="2024-06-28T11:07:00Z">
        <w:r w:rsidRPr="00BE70F5">
          <w:rPr>
            <w:rFonts w:ascii="Courier New" w:eastAsia="Times New Roman" w:hAnsi="Courier New" w:cs="Courier New"/>
            <w:noProof/>
            <w:sz w:val="18"/>
            <w:szCs w:val="20"/>
          </w:rPr>
          <w:t xml:space="preserve">    STATUS          current</w:t>
        </w:r>
      </w:ins>
    </w:p>
    <w:p w14:paraId="219A6F44" w14:textId="77777777" w:rsidR="00BE70F5" w:rsidRPr="00BE70F5" w:rsidRDefault="00BE70F5" w:rsidP="00BE70F5">
      <w:pPr>
        <w:shd w:val="clear" w:color="auto" w:fill="C0C0C0"/>
        <w:spacing w:after="0" w:line="240" w:lineRule="auto"/>
        <w:jc w:val="both"/>
        <w:rPr>
          <w:ins w:id="962" w:author="Kha Truong" w:date="2024-06-28T11:07:00Z"/>
          <w:rFonts w:ascii="Courier New" w:eastAsia="Times New Roman" w:hAnsi="Courier New" w:cs="Courier New"/>
          <w:noProof/>
          <w:sz w:val="18"/>
          <w:szCs w:val="20"/>
        </w:rPr>
      </w:pPr>
      <w:ins w:id="963" w:author="Kha Truong" w:date="2024-06-28T11:07:00Z">
        <w:r w:rsidRPr="00BE70F5">
          <w:rPr>
            <w:rFonts w:ascii="Courier New" w:eastAsia="Times New Roman" w:hAnsi="Courier New" w:cs="Courier New"/>
            <w:noProof/>
            <w:sz w:val="18"/>
            <w:szCs w:val="20"/>
          </w:rPr>
          <w:t xml:space="preserve">    DESCRIPTION     "String displaying the model name of node connected."</w:t>
        </w:r>
      </w:ins>
    </w:p>
    <w:p w14:paraId="3CAB474A" w14:textId="77777777" w:rsidR="00BE70F5" w:rsidRPr="00BE70F5" w:rsidRDefault="00BE70F5" w:rsidP="00BE70F5">
      <w:pPr>
        <w:shd w:val="clear" w:color="auto" w:fill="C0C0C0"/>
        <w:spacing w:after="0" w:line="240" w:lineRule="auto"/>
        <w:jc w:val="both"/>
        <w:rPr>
          <w:ins w:id="964" w:author="Kha Truong" w:date="2024-06-28T11:07:00Z"/>
          <w:rFonts w:ascii="Courier New" w:eastAsia="Times New Roman" w:hAnsi="Courier New" w:cs="Courier New"/>
          <w:noProof/>
          <w:sz w:val="18"/>
          <w:szCs w:val="20"/>
        </w:rPr>
      </w:pPr>
      <w:ins w:id="965" w:author="Kha Truong" w:date="2024-06-28T11:07:00Z">
        <w:r w:rsidRPr="00BE70F5">
          <w:rPr>
            <w:rFonts w:ascii="Courier New" w:eastAsia="Times New Roman" w:hAnsi="Courier New" w:cs="Courier New"/>
            <w:noProof/>
            <w:sz w:val="18"/>
            <w:szCs w:val="20"/>
          </w:rPr>
          <w:t xml:space="preserve">    ::= { alaSILOSUsageInfoEntry 4 }</w:t>
        </w:r>
      </w:ins>
    </w:p>
    <w:p w14:paraId="11DAB595" w14:textId="77777777" w:rsidR="00BE70F5" w:rsidRPr="00BE70F5" w:rsidRDefault="00BE70F5" w:rsidP="00BE70F5">
      <w:pPr>
        <w:shd w:val="clear" w:color="auto" w:fill="C0C0C0"/>
        <w:spacing w:after="0" w:line="240" w:lineRule="auto"/>
        <w:jc w:val="both"/>
        <w:rPr>
          <w:ins w:id="966" w:author="Kha Truong" w:date="2024-06-28T11:07:00Z"/>
          <w:rFonts w:ascii="Courier New" w:eastAsia="Times New Roman" w:hAnsi="Courier New" w:cs="Courier New"/>
          <w:noProof/>
          <w:sz w:val="18"/>
          <w:szCs w:val="20"/>
        </w:rPr>
      </w:pPr>
    </w:p>
    <w:p w14:paraId="0E74C47D" w14:textId="77777777" w:rsidR="00BE70F5" w:rsidRPr="00BE70F5" w:rsidRDefault="00BE70F5" w:rsidP="00BE70F5">
      <w:pPr>
        <w:shd w:val="clear" w:color="auto" w:fill="C0C0C0"/>
        <w:spacing w:after="0" w:line="240" w:lineRule="auto"/>
        <w:jc w:val="both"/>
        <w:rPr>
          <w:ins w:id="967" w:author="Kha Truong" w:date="2024-06-28T11:07:00Z"/>
          <w:rFonts w:ascii="Courier New" w:eastAsia="Times New Roman" w:hAnsi="Courier New" w:cs="Courier New"/>
          <w:noProof/>
          <w:sz w:val="18"/>
          <w:szCs w:val="20"/>
        </w:rPr>
      </w:pPr>
      <w:ins w:id="968" w:author="Kha Truong" w:date="2024-06-28T11:07:00Z">
        <w:r w:rsidRPr="00BE70F5">
          <w:rPr>
            <w:rFonts w:ascii="Courier New" w:eastAsia="Times New Roman" w:hAnsi="Courier New" w:cs="Courier New"/>
            <w:noProof/>
            <w:sz w:val="18"/>
            <w:szCs w:val="20"/>
          </w:rPr>
          <w:t>alaSILOSUsageInfoIpAddressType  OBJECT-TYPE</w:t>
        </w:r>
      </w:ins>
    </w:p>
    <w:p w14:paraId="30A29B18" w14:textId="77777777" w:rsidR="00BE70F5" w:rsidRPr="00BE70F5" w:rsidRDefault="00BE70F5" w:rsidP="00BE70F5">
      <w:pPr>
        <w:shd w:val="clear" w:color="auto" w:fill="C0C0C0"/>
        <w:spacing w:after="0" w:line="240" w:lineRule="auto"/>
        <w:jc w:val="both"/>
        <w:rPr>
          <w:ins w:id="969" w:author="Kha Truong" w:date="2024-06-28T11:07:00Z"/>
          <w:rFonts w:ascii="Courier New" w:eastAsia="Times New Roman" w:hAnsi="Courier New" w:cs="Courier New"/>
          <w:noProof/>
          <w:sz w:val="18"/>
          <w:szCs w:val="20"/>
        </w:rPr>
      </w:pPr>
      <w:ins w:id="970" w:author="Kha Truong" w:date="2024-06-28T11:07:00Z">
        <w:r w:rsidRPr="00BE70F5">
          <w:rPr>
            <w:rFonts w:ascii="Courier New" w:eastAsia="Times New Roman" w:hAnsi="Courier New" w:cs="Courier New"/>
            <w:noProof/>
            <w:sz w:val="18"/>
            <w:szCs w:val="20"/>
          </w:rPr>
          <w:t xml:space="preserve">    SYNTAX          InetAddressType</w:t>
        </w:r>
      </w:ins>
    </w:p>
    <w:p w14:paraId="6924BD96" w14:textId="77777777" w:rsidR="00BE70F5" w:rsidRPr="00BE70F5" w:rsidRDefault="00BE70F5" w:rsidP="00BE70F5">
      <w:pPr>
        <w:shd w:val="clear" w:color="auto" w:fill="C0C0C0"/>
        <w:spacing w:after="0" w:line="240" w:lineRule="auto"/>
        <w:jc w:val="both"/>
        <w:rPr>
          <w:ins w:id="971" w:author="Kha Truong" w:date="2024-06-28T11:07:00Z"/>
          <w:rFonts w:ascii="Courier New" w:eastAsia="Times New Roman" w:hAnsi="Courier New" w:cs="Courier New"/>
          <w:noProof/>
          <w:sz w:val="18"/>
          <w:szCs w:val="20"/>
        </w:rPr>
      </w:pPr>
      <w:ins w:id="972" w:author="Kha Truong" w:date="2024-06-28T11:07:00Z">
        <w:r w:rsidRPr="00BE70F5">
          <w:rPr>
            <w:rFonts w:ascii="Courier New" w:eastAsia="Times New Roman" w:hAnsi="Courier New" w:cs="Courier New"/>
            <w:noProof/>
            <w:sz w:val="18"/>
            <w:szCs w:val="20"/>
          </w:rPr>
          <w:t xml:space="preserve">    MAX-ACCESS      read-only</w:t>
        </w:r>
      </w:ins>
    </w:p>
    <w:p w14:paraId="418A037A" w14:textId="77777777" w:rsidR="00BE70F5" w:rsidRPr="00BE70F5" w:rsidRDefault="00BE70F5" w:rsidP="00BE70F5">
      <w:pPr>
        <w:shd w:val="clear" w:color="auto" w:fill="C0C0C0"/>
        <w:spacing w:after="0" w:line="240" w:lineRule="auto"/>
        <w:jc w:val="both"/>
        <w:rPr>
          <w:ins w:id="973" w:author="Kha Truong" w:date="2024-06-28T11:07:00Z"/>
          <w:rFonts w:ascii="Courier New" w:eastAsia="Times New Roman" w:hAnsi="Courier New" w:cs="Courier New"/>
          <w:noProof/>
          <w:sz w:val="18"/>
          <w:szCs w:val="20"/>
        </w:rPr>
      </w:pPr>
      <w:ins w:id="974" w:author="Kha Truong" w:date="2024-06-28T11:07:00Z">
        <w:r w:rsidRPr="00BE70F5">
          <w:rPr>
            <w:rFonts w:ascii="Courier New" w:eastAsia="Times New Roman" w:hAnsi="Courier New" w:cs="Courier New"/>
            <w:noProof/>
            <w:sz w:val="18"/>
            <w:szCs w:val="20"/>
          </w:rPr>
          <w:t xml:space="preserve">    STATUS          current</w:t>
        </w:r>
      </w:ins>
    </w:p>
    <w:p w14:paraId="66B42CF2" w14:textId="77777777" w:rsidR="00BE70F5" w:rsidRPr="00BE70F5" w:rsidRDefault="00BE70F5" w:rsidP="00BE70F5">
      <w:pPr>
        <w:shd w:val="clear" w:color="auto" w:fill="C0C0C0"/>
        <w:spacing w:after="0" w:line="240" w:lineRule="auto"/>
        <w:jc w:val="both"/>
        <w:rPr>
          <w:ins w:id="975" w:author="Kha Truong" w:date="2024-06-28T11:07:00Z"/>
          <w:rFonts w:ascii="Courier New" w:eastAsia="Times New Roman" w:hAnsi="Courier New" w:cs="Courier New"/>
          <w:noProof/>
          <w:sz w:val="18"/>
          <w:szCs w:val="20"/>
        </w:rPr>
      </w:pPr>
      <w:ins w:id="976" w:author="Kha Truong" w:date="2024-06-28T11:07:00Z">
        <w:r w:rsidRPr="00BE70F5">
          <w:rPr>
            <w:rFonts w:ascii="Courier New" w:eastAsia="Times New Roman" w:hAnsi="Courier New" w:cs="Courier New"/>
            <w:noProof/>
            <w:sz w:val="18"/>
            <w:szCs w:val="20"/>
          </w:rPr>
          <w:t xml:space="preserve">    DESCRIPTION     "Integer displaying the configured address type for the node connected."</w:t>
        </w:r>
      </w:ins>
    </w:p>
    <w:p w14:paraId="292D20A6" w14:textId="77777777" w:rsidR="00BE70F5" w:rsidRPr="00BE70F5" w:rsidRDefault="00BE70F5" w:rsidP="00BE70F5">
      <w:pPr>
        <w:shd w:val="clear" w:color="auto" w:fill="C0C0C0"/>
        <w:spacing w:after="0" w:line="240" w:lineRule="auto"/>
        <w:jc w:val="both"/>
        <w:rPr>
          <w:ins w:id="977" w:author="Kha Truong" w:date="2024-06-28T11:07:00Z"/>
          <w:rFonts w:ascii="Courier New" w:eastAsia="Times New Roman" w:hAnsi="Courier New" w:cs="Courier New"/>
          <w:noProof/>
          <w:sz w:val="18"/>
          <w:szCs w:val="20"/>
        </w:rPr>
      </w:pPr>
      <w:ins w:id="978" w:author="Kha Truong" w:date="2024-06-28T11:07:00Z">
        <w:r w:rsidRPr="00BE70F5">
          <w:rPr>
            <w:rFonts w:ascii="Courier New" w:eastAsia="Times New Roman" w:hAnsi="Courier New" w:cs="Courier New"/>
            <w:noProof/>
            <w:sz w:val="18"/>
            <w:szCs w:val="20"/>
          </w:rPr>
          <w:t xml:space="preserve">    DEFVAL { ipv4 }</w:t>
        </w:r>
      </w:ins>
    </w:p>
    <w:p w14:paraId="434A46E3" w14:textId="77777777" w:rsidR="00BE70F5" w:rsidRPr="00BE70F5" w:rsidRDefault="00BE70F5" w:rsidP="00BE70F5">
      <w:pPr>
        <w:shd w:val="clear" w:color="auto" w:fill="C0C0C0"/>
        <w:spacing w:after="0" w:line="240" w:lineRule="auto"/>
        <w:jc w:val="both"/>
        <w:rPr>
          <w:ins w:id="979" w:author="Kha Truong" w:date="2024-06-28T11:07:00Z"/>
          <w:rFonts w:ascii="Courier New" w:eastAsia="Times New Roman" w:hAnsi="Courier New" w:cs="Courier New"/>
          <w:noProof/>
          <w:sz w:val="18"/>
          <w:szCs w:val="20"/>
        </w:rPr>
      </w:pPr>
      <w:ins w:id="980" w:author="Kha Truong" w:date="2024-06-28T11:07:00Z">
        <w:r w:rsidRPr="00BE70F5">
          <w:rPr>
            <w:rFonts w:ascii="Courier New" w:eastAsia="Times New Roman" w:hAnsi="Courier New" w:cs="Courier New"/>
            <w:noProof/>
            <w:sz w:val="18"/>
            <w:szCs w:val="20"/>
          </w:rPr>
          <w:t xml:space="preserve">    ::= { alaSILOSUsageInfoEntry 5 }</w:t>
        </w:r>
      </w:ins>
    </w:p>
    <w:p w14:paraId="138E505A" w14:textId="77777777" w:rsidR="00BE70F5" w:rsidRPr="00BE70F5" w:rsidRDefault="00BE70F5" w:rsidP="00BE70F5">
      <w:pPr>
        <w:shd w:val="clear" w:color="auto" w:fill="C0C0C0"/>
        <w:spacing w:after="0" w:line="240" w:lineRule="auto"/>
        <w:jc w:val="both"/>
        <w:rPr>
          <w:ins w:id="981" w:author="Kha Truong" w:date="2024-06-28T11:07:00Z"/>
          <w:rFonts w:ascii="Courier New" w:eastAsia="Times New Roman" w:hAnsi="Courier New" w:cs="Courier New"/>
          <w:noProof/>
          <w:sz w:val="18"/>
          <w:szCs w:val="20"/>
        </w:rPr>
      </w:pPr>
    </w:p>
    <w:p w14:paraId="55AD5706" w14:textId="77777777" w:rsidR="00BE70F5" w:rsidRPr="00BE70F5" w:rsidRDefault="00BE70F5" w:rsidP="00BE70F5">
      <w:pPr>
        <w:shd w:val="clear" w:color="auto" w:fill="C0C0C0"/>
        <w:spacing w:after="0" w:line="240" w:lineRule="auto"/>
        <w:jc w:val="both"/>
        <w:rPr>
          <w:ins w:id="982" w:author="Kha Truong" w:date="2024-06-28T11:07:00Z"/>
          <w:rFonts w:ascii="Courier New" w:eastAsia="Times New Roman" w:hAnsi="Courier New" w:cs="Courier New"/>
          <w:noProof/>
          <w:sz w:val="18"/>
          <w:szCs w:val="20"/>
        </w:rPr>
      </w:pPr>
      <w:ins w:id="983" w:author="Kha Truong" w:date="2024-06-28T11:07:00Z">
        <w:r w:rsidRPr="00BE70F5">
          <w:rPr>
            <w:rFonts w:ascii="Courier New" w:eastAsia="Times New Roman" w:hAnsi="Courier New" w:cs="Courier New"/>
            <w:noProof/>
            <w:sz w:val="18"/>
            <w:szCs w:val="20"/>
          </w:rPr>
          <w:t>alaSILOSUsageInfoIpAddress OBJECT-TYPE</w:t>
        </w:r>
      </w:ins>
    </w:p>
    <w:p w14:paraId="75F06235" w14:textId="77777777" w:rsidR="00BE70F5" w:rsidRPr="00BE70F5" w:rsidRDefault="00BE70F5" w:rsidP="00BE70F5">
      <w:pPr>
        <w:shd w:val="clear" w:color="auto" w:fill="C0C0C0"/>
        <w:spacing w:after="0" w:line="240" w:lineRule="auto"/>
        <w:jc w:val="both"/>
        <w:rPr>
          <w:ins w:id="984" w:author="Kha Truong" w:date="2024-06-28T11:07:00Z"/>
          <w:rFonts w:ascii="Courier New" w:eastAsia="Times New Roman" w:hAnsi="Courier New" w:cs="Courier New"/>
          <w:noProof/>
          <w:sz w:val="18"/>
          <w:szCs w:val="20"/>
        </w:rPr>
      </w:pPr>
      <w:ins w:id="985" w:author="Kha Truong" w:date="2024-06-28T11:07:00Z">
        <w:r w:rsidRPr="00BE70F5">
          <w:rPr>
            <w:rFonts w:ascii="Courier New" w:eastAsia="Times New Roman" w:hAnsi="Courier New" w:cs="Courier New"/>
            <w:noProof/>
            <w:sz w:val="18"/>
            <w:szCs w:val="20"/>
          </w:rPr>
          <w:t xml:space="preserve">    SYNTAX          InetAddress</w:t>
        </w:r>
      </w:ins>
    </w:p>
    <w:p w14:paraId="21F49413" w14:textId="77777777" w:rsidR="00BE70F5" w:rsidRPr="00BE70F5" w:rsidRDefault="00BE70F5" w:rsidP="00BE70F5">
      <w:pPr>
        <w:shd w:val="clear" w:color="auto" w:fill="C0C0C0"/>
        <w:spacing w:after="0" w:line="240" w:lineRule="auto"/>
        <w:jc w:val="both"/>
        <w:rPr>
          <w:ins w:id="986" w:author="Kha Truong" w:date="2024-06-28T11:07:00Z"/>
          <w:rFonts w:ascii="Courier New" w:eastAsia="Times New Roman" w:hAnsi="Courier New" w:cs="Courier New"/>
          <w:noProof/>
          <w:sz w:val="18"/>
          <w:szCs w:val="20"/>
        </w:rPr>
      </w:pPr>
      <w:ins w:id="987" w:author="Kha Truong" w:date="2024-06-28T11:07:00Z">
        <w:r w:rsidRPr="00BE70F5">
          <w:rPr>
            <w:rFonts w:ascii="Courier New" w:eastAsia="Times New Roman" w:hAnsi="Courier New" w:cs="Courier New"/>
            <w:noProof/>
            <w:sz w:val="18"/>
            <w:szCs w:val="20"/>
          </w:rPr>
          <w:t xml:space="preserve">    MAX-ACCESS      read-only</w:t>
        </w:r>
      </w:ins>
    </w:p>
    <w:p w14:paraId="3EE16A74" w14:textId="77777777" w:rsidR="00BE70F5" w:rsidRPr="00BE70F5" w:rsidRDefault="00BE70F5" w:rsidP="00BE70F5">
      <w:pPr>
        <w:shd w:val="clear" w:color="auto" w:fill="C0C0C0"/>
        <w:spacing w:after="0" w:line="240" w:lineRule="auto"/>
        <w:jc w:val="both"/>
        <w:rPr>
          <w:ins w:id="988" w:author="Kha Truong" w:date="2024-06-28T11:07:00Z"/>
          <w:rFonts w:ascii="Courier New" w:eastAsia="Times New Roman" w:hAnsi="Courier New" w:cs="Courier New"/>
          <w:noProof/>
          <w:sz w:val="18"/>
          <w:szCs w:val="20"/>
        </w:rPr>
      </w:pPr>
      <w:ins w:id="989" w:author="Kha Truong" w:date="2024-06-28T11:07:00Z">
        <w:r w:rsidRPr="00BE70F5">
          <w:rPr>
            <w:rFonts w:ascii="Courier New" w:eastAsia="Times New Roman" w:hAnsi="Courier New" w:cs="Courier New"/>
            <w:noProof/>
            <w:sz w:val="18"/>
            <w:szCs w:val="20"/>
          </w:rPr>
          <w:t xml:space="preserve">    STATUS          current</w:t>
        </w:r>
      </w:ins>
    </w:p>
    <w:p w14:paraId="68BDBDE7" w14:textId="77777777" w:rsidR="00BE70F5" w:rsidRPr="00BE70F5" w:rsidRDefault="00BE70F5" w:rsidP="00BE70F5">
      <w:pPr>
        <w:shd w:val="clear" w:color="auto" w:fill="C0C0C0"/>
        <w:spacing w:after="0" w:line="240" w:lineRule="auto"/>
        <w:jc w:val="both"/>
        <w:rPr>
          <w:ins w:id="990" w:author="Kha Truong" w:date="2024-06-28T11:07:00Z"/>
          <w:rFonts w:ascii="Courier New" w:eastAsia="Times New Roman" w:hAnsi="Courier New" w:cs="Courier New"/>
          <w:noProof/>
          <w:sz w:val="18"/>
          <w:szCs w:val="20"/>
        </w:rPr>
      </w:pPr>
      <w:ins w:id="991" w:author="Kha Truong" w:date="2024-06-28T11:07:00Z">
        <w:r w:rsidRPr="00BE70F5">
          <w:rPr>
            <w:rFonts w:ascii="Courier New" w:eastAsia="Times New Roman" w:hAnsi="Courier New" w:cs="Courier New"/>
            <w:noProof/>
            <w:sz w:val="18"/>
            <w:szCs w:val="20"/>
          </w:rPr>
          <w:t xml:space="preserve">    DESCRIPTION     "String displaying the configured address for the node connected."</w:t>
        </w:r>
      </w:ins>
    </w:p>
    <w:p w14:paraId="522B37FC" w14:textId="77777777" w:rsidR="00BE70F5" w:rsidRPr="00BE70F5" w:rsidRDefault="00BE70F5" w:rsidP="00BE70F5">
      <w:pPr>
        <w:shd w:val="clear" w:color="auto" w:fill="C0C0C0"/>
        <w:spacing w:after="0" w:line="240" w:lineRule="auto"/>
        <w:jc w:val="both"/>
        <w:rPr>
          <w:ins w:id="992" w:author="Kha Truong" w:date="2024-06-28T11:07:00Z"/>
          <w:rFonts w:ascii="Courier New" w:eastAsia="Times New Roman" w:hAnsi="Courier New" w:cs="Courier New"/>
          <w:noProof/>
          <w:sz w:val="18"/>
          <w:szCs w:val="20"/>
        </w:rPr>
      </w:pPr>
      <w:ins w:id="993" w:author="Kha Truong" w:date="2024-06-28T11:07:00Z">
        <w:r w:rsidRPr="00BE70F5">
          <w:rPr>
            <w:rFonts w:ascii="Courier New" w:eastAsia="Times New Roman" w:hAnsi="Courier New" w:cs="Courier New"/>
            <w:noProof/>
            <w:sz w:val="18"/>
            <w:szCs w:val="20"/>
          </w:rPr>
          <w:t xml:space="preserve">    ::= { alaSILOSUsageInfoEntry 6 }</w:t>
        </w:r>
      </w:ins>
    </w:p>
    <w:p w14:paraId="5F0F9C0E" w14:textId="77777777" w:rsidR="00BE70F5" w:rsidRPr="00BE70F5" w:rsidRDefault="00BE70F5" w:rsidP="00BE70F5">
      <w:pPr>
        <w:shd w:val="clear" w:color="auto" w:fill="C0C0C0"/>
        <w:spacing w:after="0" w:line="240" w:lineRule="auto"/>
        <w:jc w:val="both"/>
        <w:rPr>
          <w:ins w:id="994" w:author="Kha Truong" w:date="2024-06-28T11:07:00Z"/>
          <w:rFonts w:ascii="Courier New" w:eastAsia="Times New Roman" w:hAnsi="Courier New" w:cs="Courier New"/>
          <w:noProof/>
          <w:sz w:val="18"/>
          <w:szCs w:val="20"/>
        </w:rPr>
      </w:pPr>
    </w:p>
    <w:p w14:paraId="74E2B94C" w14:textId="77777777" w:rsidR="00BE70F5" w:rsidRPr="00BE70F5" w:rsidRDefault="00BE70F5" w:rsidP="00BE70F5">
      <w:pPr>
        <w:shd w:val="clear" w:color="auto" w:fill="C0C0C0"/>
        <w:spacing w:after="0" w:line="240" w:lineRule="auto"/>
        <w:jc w:val="both"/>
        <w:rPr>
          <w:ins w:id="995" w:author="Kha Truong" w:date="2024-06-28T11:07:00Z"/>
          <w:rFonts w:ascii="Courier New" w:eastAsia="Times New Roman" w:hAnsi="Courier New" w:cs="Courier New"/>
          <w:noProof/>
          <w:sz w:val="18"/>
          <w:szCs w:val="20"/>
        </w:rPr>
      </w:pPr>
      <w:ins w:id="996" w:author="Kha Truong" w:date="2024-06-28T11:07:00Z">
        <w:r w:rsidRPr="00BE70F5">
          <w:rPr>
            <w:rFonts w:ascii="Courier New" w:eastAsia="Times New Roman" w:hAnsi="Courier New" w:cs="Courier New"/>
            <w:noProof/>
            <w:sz w:val="18"/>
            <w:szCs w:val="20"/>
          </w:rPr>
          <w:t>alaSILOSUsageInfoLicenseType  OBJECT-TYPE</w:t>
        </w:r>
      </w:ins>
    </w:p>
    <w:p w14:paraId="38EB8E3F" w14:textId="77777777" w:rsidR="00BE70F5" w:rsidRPr="00BE70F5" w:rsidRDefault="00BE70F5" w:rsidP="00BE70F5">
      <w:pPr>
        <w:shd w:val="clear" w:color="auto" w:fill="C0C0C0"/>
        <w:spacing w:after="0" w:line="240" w:lineRule="auto"/>
        <w:jc w:val="both"/>
        <w:rPr>
          <w:ins w:id="997" w:author="Kha Truong" w:date="2024-06-28T11:07:00Z"/>
          <w:rFonts w:ascii="Courier New" w:eastAsia="Times New Roman" w:hAnsi="Courier New" w:cs="Courier New"/>
          <w:noProof/>
          <w:sz w:val="18"/>
          <w:szCs w:val="20"/>
        </w:rPr>
      </w:pPr>
      <w:ins w:id="998" w:author="Kha Truong" w:date="2024-06-28T11:07:00Z">
        <w:r w:rsidRPr="00BE70F5">
          <w:rPr>
            <w:rFonts w:ascii="Courier New" w:eastAsia="Times New Roman" w:hAnsi="Courier New" w:cs="Courier New"/>
            <w:noProof/>
            <w:sz w:val="18"/>
            <w:szCs w:val="20"/>
          </w:rPr>
          <w:t xml:space="preserve">    SYNTAX          INTEGER {</w:t>
        </w:r>
      </w:ins>
    </w:p>
    <w:p w14:paraId="3FBCE79F" w14:textId="77777777" w:rsidR="00BE70F5" w:rsidRPr="00BE70F5" w:rsidRDefault="00BE70F5" w:rsidP="00BE70F5">
      <w:pPr>
        <w:shd w:val="clear" w:color="auto" w:fill="C0C0C0"/>
        <w:spacing w:after="0" w:line="240" w:lineRule="auto"/>
        <w:jc w:val="both"/>
        <w:rPr>
          <w:ins w:id="999" w:author="Kha Truong" w:date="2024-06-28T11:07:00Z"/>
          <w:rFonts w:ascii="Courier New" w:eastAsia="Times New Roman" w:hAnsi="Courier New" w:cs="Courier New"/>
          <w:noProof/>
          <w:sz w:val="18"/>
          <w:szCs w:val="20"/>
        </w:rPr>
      </w:pPr>
      <w:ins w:id="1000" w:author="Kha Truong" w:date="2024-06-28T11:07:00Z">
        <w:r w:rsidRPr="00BE70F5">
          <w:rPr>
            <w:rFonts w:ascii="Courier New" w:eastAsia="Times New Roman" w:hAnsi="Courier New" w:cs="Courier New"/>
            <w:noProof/>
            <w:sz w:val="18"/>
            <w:szCs w:val="20"/>
          </w:rPr>
          <w:t xml:space="preserve">                        mplsSite (1),</w:t>
        </w:r>
      </w:ins>
    </w:p>
    <w:p w14:paraId="4D0E8558" w14:textId="77777777" w:rsidR="00BE70F5" w:rsidRPr="00BE70F5" w:rsidRDefault="00BE70F5" w:rsidP="00BE70F5">
      <w:pPr>
        <w:shd w:val="clear" w:color="auto" w:fill="C0C0C0"/>
        <w:spacing w:after="0" w:line="240" w:lineRule="auto"/>
        <w:jc w:val="both"/>
        <w:rPr>
          <w:ins w:id="1001" w:author="Kha Truong" w:date="2024-06-28T11:07:00Z"/>
          <w:rFonts w:ascii="Courier New" w:eastAsia="Times New Roman" w:hAnsi="Courier New" w:cs="Courier New"/>
          <w:noProof/>
          <w:sz w:val="18"/>
          <w:szCs w:val="20"/>
        </w:rPr>
      </w:pPr>
      <w:ins w:id="1002" w:author="Kha Truong" w:date="2024-06-28T11:07:00Z">
        <w:r w:rsidRPr="00BE70F5">
          <w:rPr>
            <w:rFonts w:ascii="Courier New" w:eastAsia="Times New Roman" w:hAnsi="Courier New" w:cs="Courier New"/>
            <w:noProof/>
            <w:sz w:val="18"/>
            <w:szCs w:val="20"/>
          </w:rPr>
          <w:t xml:space="preserve">                        mplsNode (2),</w:t>
        </w:r>
      </w:ins>
    </w:p>
    <w:p w14:paraId="411E5EDB" w14:textId="77777777" w:rsidR="00BE70F5" w:rsidRPr="00BE70F5" w:rsidRDefault="00BE70F5" w:rsidP="00BE70F5">
      <w:pPr>
        <w:shd w:val="clear" w:color="auto" w:fill="C0C0C0"/>
        <w:spacing w:after="0" w:line="240" w:lineRule="auto"/>
        <w:jc w:val="both"/>
        <w:rPr>
          <w:ins w:id="1003" w:author="Kha Truong" w:date="2024-06-28T11:07:00Z"/>
          <w:rFonts w:ascii="Courier New" w:eastAsia="Times New Roman" w:hAnsi="Courier New" w:cs="Courier New"/>
          <w:noProof/>
          <w:sz w:val="18"/>
          <w:szCs w:val="20"/>
        </w:rPr>
      </w:pPr>
      <w:ins w:id="1004" w:author="Kha Truong" w:date="2024-06-28T11:07:00Z">
        <w:r w:rsidRPr="00BE70F5">
          <w:rPr>
            <w:rFonts w:ascii="Courier New" w:eastAsia="Times New Roman" w:hAnsi="Courier New" w:cs="Courier New"/>
            <w:noProof/>
            <w:sz w:val="18"/>
            <w:szCs w:val="20"/>
          </w:rPr>
          <w:t xml:space="preserve">                        u50gIndv (3)</w:t>
        </w:r>
      </w:ins>
    </w:p>
    <w:p w14:paraId="4529C1E3" w14:textId="77777777" w:rsidR="00BE70F5" w:rsidRPr="00BE70F5" w:rsidRDefault="00BE70F5" w:rsidP="00BE70F5">
      <w:pPr>
        <w:shd w:val="clear" w:color="auto" w:fill="C0C0C0"/>
        <w:spacing w:after="0" w:line="240" w:lineRule="auto"/>
        <w:jc w:val="both"/>
        <w:rPr>
          <w:ins w:id="1005" w:author="Kha Truong" w:date="2024-06-28T11:07:00Z"/>
          <w:rFonts w:ascii="Courier New" w:eastAsia="Times New Roman" w:hAnsi="Courier New" w:cs="Courier New"/>
          <w:noProof/>
          <w:sz w:val="18"/>
          <w:szCs w:val="20"/>
        </w:rPr>
      </w:pPr>
      <w:ins w:id="1006" w:author="Kha Truong" w:date="2024-06-28T11:07:00Z">
        <w:r w:rsidRPr="00BE70F5">
          <w:rPr>
            <w:rFonts w:ascii="Courier New" w:eastAsia="Times New Roman" w:hAnsi="Courier New" w:cs="Courier New"/>
            <w:noProof/>
            <w:sz w:val="18"/>
            <w:szCs w:val="20"/>
          </w:rPr>
          <w:t xml:space="preserve">                    }</w:t>
        </w:r>
      </w:ins>
    </w:p>
    <w:p w14:paraId="6E00027F" w14:textId="77777777" w:rsidR="00BE70F5" w:rsidRPr="00BE70F5" w:rsidRDefault="00BE70F5" w:rsidP="00BE70F5">
      <w:pPr>
        <w:shd w:val="clear" w:color="auto" w:fill="C0C0C0"/>
        <w:spacing w:after="0" w:line="240" w:lineRule="auto"/>
        <w:jc w:val="both"/>
        <w:rPr>
          <w:ins w:id="1007" w:author="Kha Truong" w:date="2024-06-28T11:07:00Z"/>
          <w:rFonts w:ascii="Courier New" w:eastAsia="Times New Roman" w:hAnsi="Courier New" w:cs="Courier New"/>
          <w:noProof/>
          <w:sz w:val="18"/>
          <w:szCs w:val="20"/>
        </w:rPr>
      </w:pPr>
      <w:ins w:id="1008" w:author="Kha Truong" w:date="2024-06-28T11:07:00Z">
        <w:r w:rsidRPr="00BE70F5">
          <w:rPr>
            <w:rFonts w:ascii="Courier New" w:eastAsia="Times New Roman" w:hAnsi="Courier New" w:cs="Courier New"/>
            <w:noProof/>
            <w:sz w:val="18"/>
            <w:szCs w:val="20"/>
          </w:rPr>
          <w:t xml:space="preserve">    MAX-ACCESS      not-accessible</w:t>
        </w:r>
      </w:ins>
    </w:p>
    <w:p w14:paraId="116CA498" w14:textId="77777777" w:rsidR="00BE70F5" w:rsidRPr="00BE70F5" w:rsidRDefault="00BE70F5" w:rsidP="00BE70F5">
      <w:pPr>
        <w:shd w:val="clear" w:color="auto" w:fill="C0C0C0"/>
        <w:spacing w:after="0" w:line="240" w:lineRule="auto"/>
        <w:jc w:val="both"/>
        <w:rPr>
          <w:ins w:id="1009" w:author="Kha Truong" w:date="2024-06-28T11:07:00Z"/>
          <w:rFonts w:ascii="Courier New" w:eastAsia="Times New Roman" w:hAnsi="Courier New" w:cs="Courier New"/>
          <w:noProof/>
          <w:sz w:val="18"/>
          <w:szCs w:val="20"/>
        </w:rPr>
      </w:pPr>
      <w:ins w:id="1010" w:author="Kha Truong" w:date="2024-06-28T11:07:00Z">
        <w:r w:rsidRPr="00BE70F5">
          <w:rPr>
            <w:rFonts w:ascii="Courier New" w:eastAsia="Times New Roman" w:hAnsi="Courier New" w:cs="Courier New"/>
            <w:noProof/>
            <w:sz w:val="18"/>
            <w:szCs w:val="20"/>
          </w:rPr>
          <w:t xml:space="preserve">    STATUS          current</w:t>
        </w:r>
      </w:ins>
    </w:p>
    <w:p w14:paraId="0FF328C6" w14:textId="77777777" w:rsidR="00BE70F5" w:rsidRPr="00BE70F5" w:rsidRDefault="00BE70F5" w:rsidP="00BE70F5">
      <w:pPr>
        <w:shd w:val="clear" w:color="auto" w:fill="C0C0C0"/>
        <w:spacing w:after="0" w:line="240" w:lineRule="auto"/>
        <w:jc w:val="both"/>
        <w:rPr>
          <w:ins w:id="1011" w:author="Kha Truong" w:date="2024-06-28T11:07:00Z"/>
          <w:rFonts w:ascii="Courier New" w:eastAsia="Times New Roman" w:hAnsi="Courier New" w:cs="Courier New"/>
          <w:noProof/>
          <w:sz w:val="18"/>
          <w:szCs w:val="20"/>
        </w:rPr>
      </w:pPr>
      <w:ins w:id="1012" w:author="Kha Truong" w:date="2024-06-28T11:07:00Z">
        <w:r w:rsidRPr="00BE70F5">
          <w:rPr>
            <w:rFonts w:ascii="Courier New" w:eastAsia="Times New Roman" w:hAnsi="Courier New" w:cs="Courier New"/>
            <w:noProof/>
            <w:sz w:val="18"/>
            <w:szCs w:val="20"/>
          </w:rPr>
          <w:t xml:space="preserve">    DESCRIPTION     "License type information of the license installed on SWLIC."</w:t>
        </w:r>
      </w:ins>
    </w:p>
    <w:p w14:paraId="7E6FE754" w14:textId="77777777" w:rsidR="00BE70F5" w:rsidRPr="00BE70F5" w:rsidRDefault="00BE70F5" w:rsidP="00BE70F5">
      <w:pPr>
        <w:shd w:val="clear" w:color="auto" w:fill="C0C0C0"/>
        <w:spacing w:after="0" w:line="240" w:lineRule="auto"/>
        <w:jc w:val="both"/>
        <w:rPr>
          <w:ins w:id="1013" w:author="Kha Truong" w:date="2024-06-28T11:07:00Z"/>
          <w:rFonts w:ascii="Courier New" w:eastAsia="Times New Roman" w:hAnsi="Courier New" w:cs="Courier New"/>
          <w:noProof/>
          <w:sz w:val="18"/>
          <w:szCs w:val="20"/>
        </w:rPr>
      </w:pPr>
      <w:ins w:id="1014" w:author="Kha Truong" w:date="2024-06-28T11:07:00Z">
        <w:r w:rsidRPr="00BE70F5">
          <w:rPr>
            <w:rFonts w:ascii="Courier New" w:eastAsia="Times New Roman" w:hAnsi="Courier New" w:cs="Courier New"/>
            <w:noProof/>
            <w:sz w:val="18"/>
            <w:szCs w:val="20"/>
          </w:rPr>
          <w:t xml:space="preserve">    DEFVAL  { mplsSite }</w:t>
        </w:r>
      </w:ins>
    </w:p>
    <w:p w14:paraId="260A7296" w14:textId="77777777" w:rsidR="00BE70F5" w:rsidRPr="00BE70F5" w:rsidRDefault="00BE70F5" w:rsidP="00BE70F5">
      <w:pPr>
        <w:shd w:val="clear" w:color="auto" w:fill="C0C0C0"/>
        <w:spacing w:after="0" w:line="240" w:lineRule="auto"/>
        <w:jc w:val="both"/>
        <w:rPr>
          <w:ins w:id="1015" w:author="Kha Truong" w:date="2024-06-28T11:07:00Z"/>
          <w:rFonts w:ascii="Courier New" w:eastAsia="Times New Roman" w:hAnsi="Courier New" w:cs="Courier New"/>
          <w:noProof/>
          <w:sz w:val="18"/>
          <w:szCs w:val="20"/>
        </w:rPr>
      </w:pPr>
      <w:ins w:id="1016" w:author="Kha Truong" w:date="2024-06-28T11:07:00Z">
        <w:r w:rsidRPr="00BE70F5">
          <w:rPr>
            <w:rFonts w:ascii="Courier New" w:eastAsia="Times New Roman" w:hAnsi="Courier New" w:cs="Courier New"/>
            <w:noProof/>
            <w:sz w:val="18"/>
            <w:szCs w:val="20"/>
          </w:rPr>
          <w:t xml:space="preserve">    ::= { alaSILOSUsageInfoEntry 7 }</w:t>
        </w:r>
      </w:ins>
    </w:p>
    <w:p w14:paraId="79DA9BB6" w14:textId="77777777" w:rsidR="00BE70F5" w:rsidRPr="00BE70F5" w:rsidRDefault="00BE70F5" w:rsidP="00BE70F5">
      <w:pPr>
        <w:shd w:val="clear" w:color="auto" w:fill="C0C0C0"/>
        <w:spacing w:after="0" w:line="240" w:lineRule="auto"/>
        <w:jc w:val="both"/>
        <w:rPr>
          <w:ins w:id="1017" w:author="Kha Truong" w:date="2024-06-28T11:07:00Z"/>
          <w:rFonts w:ascii="Courier New" w:eastAsia="Times New Roman" w:hAnsi="Courier New" w:cs="Courier New"/>
          <w:noProof/>
          <w:sz w:val="18"/>
          <w:szCs w:val="20"/>
        </w:rPr>
      </w:pPr>
    </w:p>
    <w:p w14:paraId="5294904C" w14:textId="77777777" w:rsidR="00BE70F5" w:rsidRPr="00BE70F5" w:rsidRDefault="00BE70F5" w:rsidP="00BE70F5">
      <w:pPr>
        <w:shd w:val="clear" w:color="auto" w:fill="C0C0C0"/>
        <w:spacing w:after="0" w:line="240" w:lineRule="auto"/>
        <w:jc w:val="both"/>
        <w:rPr>
          <w:ins w:id="1018" w:author="Kha Truong" w:date="2024-06-28T11:07:00Z"/>
          <w:rFonts w:ascii="Courier New" w:eastAsia="Times New Roman" w:hAnsi="Courier New" w:cs="Courier New"/>
          <w:noProof/>
          <w:sz w:val="18"/>
          <w:szCs w:val="20"/>
        </w:rPr>
      </w:pPr>
      <w:ins w:id="1019" w:author="Kha Truong" w:date="2024-06-28T11:07:00Z">
        <w:r w:rsidRPr="00BE70F5">
          <w:rPr>
            <w:rFonts w:ascii="Courier New" w:eastAsia="Times New Roman" w:hAnsi="Courier New" w:cs="Courier New"/>
            <w:noProof/>
            <w:sz w:val="18"/>
            <w:szCs w:val="20"/>
          </w:rPr>
          <w:t>alaSILOSUsageInfoPackageVersion  OBJECT-TYPE</w:t>
        </w:r>
      </w:ins>
    </w:p>
    <w:p w14:paraId="2870A521" w14:textId="77777777" w:rsidR="00BE70F5" w:rsidRPr="00BE70F5" w:rsidRDefault="00BE70F5" w:rsidP="00BE70F5">
      <w:pPr>
        <w:shd w:val="clear" w:color="auto" w:fill="C0C0C0"/>
        <w:spacing w:after="0" w:line="240" w:lineRule="auto"/>
        <w:jc w:val="both"/>
        <w:rPr>
          <w:ins w:id="1020" w:author="Kha Truong" w:date="2024-06-28T11:07:00Z"/>
          <w:rFonts w:ascii="Courier New" w:eastAsia="Times New Roman" w:hAnsi="Courier New" w:cs="Courier New"/>
          <w:noProof/>
          <w:sz w:val="18"/>
          <w:szCs w:val="20"/>
        </w:rPr>
      </w:pPr>
      <w:ins w:id="1021" w:author="Kha Truong" w:date="2024-06-28T11:07:00Z">
        <w:r w:rsidRPr="00BE70F5">
          <w:rPr>
            <w:rFonts w:ascii="Courier New" w:eastAsia="Times New Roman" w:hAnsi="Courier New" w:cs="Courier New"/>
            <w:noProof/>
            <w:sz w:val="18"/>
            <w:szCs w:val="20"/>
          </w:rPr>
          <w:t xml:space="preserve">    SYNTAX          SnmpAdminString (SIZE (1..32))</w:t>
        </w:r>
      </w:ins>
    </w:p>
    <w:p w14:paraId="047B9D96" w14:textId="77777777" w:rsidR="00BE70F5" w:rsidRPr="00BE70F5" w:rsidRDefault="00BE70F5" w:rsidP="00BE70F5">
      <w:pPr>
        <w:shd w:val="clear" w:color="auto" w:fill="C0C0C0"/>
        <w:spacing w:after="0" w:line="240" w:lineRule="auto"/>
        <w:jc w:val="both"/>
        <w:rPr>
          <w:ins w:id="1022" w:author="Kha Truong" w:date="2024-06-28T11:07:00Z"/>
          <w:rFonts w:ascii="Courier New" w:eastAsia="Times New Roman" w:hAnsi="Courier New" w:cs="Courier New"/>
          <w:noProof/>
          <w:sz w:val="18"/>
          <w:szCs w:val="20"/>
        </w:rPr>
      </w:pPr>
      <w:ins w:id="1023" w:author="Kha Truong" w:date="2024-06-28T11:07:00Z">
        <w:r w:rsidRPr="00BE70F5">
          <w:rPr>
            <w:rFonts w:ascii="Courier New" w:eastAsia="Times New Roman" w:hAnsi="Courier New" w:cs="Courier New"/>
            <w:noProof/>
            <w:sz w:val="18"/>
            <w:szCs w:val="20"/>
          </w:rPr>
          <w:t xml:space="preserve">    MAX-ACCESS      read-only</w:t>
        </w:r>
      </w:ins>
    </w:p>
    <w:p w14:paraId="1559389F" w14:textId="77777777" w:rsidR="00BE70F5" w:rsidRPr="00BE70F5" w:rsidRDefault="00BE70F5" w:rsidP="00BE70F5">
      <w:pPr>
        <w:shd w:val="clear" w:color="auto" w:fill="C0C0C0"/>
        <w:spacing w:after="0" w:line="240" w:lineRule="auto"/>
        <w:jc w:val="both"/>
        <w:rPr>
          <w:ins w:id="1024" w:author="Kha Truong" w:date="2024-06-28T11:07:00Z"/>
          <w:rFonts w:ascii="Courier New" w:eastAsia="Times New Roman" w:hAnsi="Courier New" w:cs="Courier New"/>
          <w:noProof/>
          <w:sz w:val="18"/>
          <w:szCs w:val="20"/>
        </w:rPr>
      </w:pPr>
      <w:ins w:id="1025" w:author="Kha Truong" w:date="2024-06-28T11:07:00Z">
        <w:r w:rsidRPr="00BE70F5">
          <w:rPr>
            <w:rFonts w:ascii="Courier New" w:eastAsia="Times New Roman" w:hAnsi="Courier New" w:cs="Courier New"/>
            <w:noProof/>
            <w:sz w:val="18"/>
            <w:szCs w:val="20"/>
          </w:rPr>
          <w:t xml:space="preserve">    STATUS          current</w:t>
        </w:r>
      </w:ins>
    </w:p>
    <w:p w14:paraId="1ADDD6EC" w14:textId="77777777" w:rsidR="00BE70F5" w:rsidRPr="00BE70F5" w:rsidRDefault="00BE70F5" w:rsidP="00BE70F5">
      <w:pPr>
        <w:shd w:val="clear" w:color="auto" w:fill="C0C0C0"/>
        <w:spacing w:after="0" w:line="240" w:lineRule="auto"/>
        <w:jc w:val="both"/>
        <w:rPr>
          <w:ins w:id="1026" w:author="Kha Truong" w:date="2024-06-28T11:07:00Z"/>
          <w:rFonts w:ascii="Courier New" w:eastAsia="Times New Roman" w:hAnsi="Courier New" w:cs="Courier New"/>
          <w:noProof/>
          <w:sz w:val="18"/>
          <w:szCs w:val="20"/>
        </w:rPr>
      </w:pPr>
      <w:ins w:id="1027" w:author="Kha Truong" w:date="2024-06-28T11:07:00Z">
        <w:r w:rsidRPr="00BE70F5">
          <w:rPr>
            <w:rFonts w:ascii="Courier New" w:eastAsia="Times New Roman" w:hAnsi="Courier New" w:cs="Courier New"/>
            <w:noProof/>
            <w:sz w:val="18"/>
            <w:szCs w:val="20"/>
          </w:rPr>
          <w:t xml:space="preserve">    DESCRIPTION     "String displaying the SWLIC debian package version of the node connected."</w:t>
        </w:r>
      </w:ins>
    </w:p>
    <w:p w14:paraId="4B8AE730" w14:textId="77777777" w:rsidR="00BE70F5" w:rsidRPr="00BE70F5" w:rsidRDefault="00BE70F5" w:rsidP="00BE70F5">
      <w:pPr>
        <w:shd w:val="clear" w:color="auto" w:fill="C0C0C0"/>
        <w:spacing w:after="0" w:line="240" w:lineRule="auto"/>
        <w:jc w:val="both"/>
        <w:rPr>
          <w:ins w:id="1028" w:author="Kha Truong" w:date="2024-06-28T11:07:00Z"/>
          <w:rFonts w:ascii="Courier New" w:eastAsia="Times New Roman" w:hAnsi="Courier New" w:cs="Courier New"/>
          <w:noProof/>
          <w:sz w:val="18"/>
          <w:szCs w:val="20"/>
        </w:rPr>
      </w:pPr>
      <w:ins w:id="1029" w:author="Kha Truong" w:date="2024-06-28T11:07:00Z">
        <w:r w:rsidRPr="00BE70F5">
          <w:rPr>
            <w:rFonts w:ascii="Courier New" w:eastAsia="Times New Roman" w:hAnsi="Courier New" w:cs="Courier New"/>
            <w:noProof/>
            <w:sz w:val="18"/>
            <w:szCs w:val="20"/>
          </w:rPr>
          <w:t xml:space="preserve">    ::= { alaSILOSUsageInfoEntry 8 }</w:t>
        </w:r>
      </w:ins>
    </w:p>
    <w:p w14:paraId="2AD3F2E8" w14:textId="77777777" w:rsidR="00BE70F5" w:rsidRPr="00BE70F5" w:rsidRDefault="00BE70F5" w:rsidP="00BE70F5">
      <w:pPr>
        <w:shd w:val="clear" w:color="auto" w:fill="C0C0C0"/>
        <w:spacing w:after="0" w:line="240" w:lineRule="auto"/>
        <w:jc w:val="both"/>
        <w:rPr>
          <w:ins w:id="1030" w:author="Kha Truong" w:date="2024-06-28T11:07:00Z"/>
          <w:rFonts w:ascii="Courier New" w:eastAsia="Times New Roman" w:hAnsi="Courier New" w:cs="Courier New"/>
          <w:noProof/>
          <w:sz w:val="18"/>
          <w:szCs w:val="20"/>
        </w:rPr>
      </w:pPr>
    </w:p>
    <w:p w14:paraId="201A7949" w14:textId="77777777" w:rsidR="00BE70F5" w:rsidRPr="00BE70F5" w:rsidRDefault="00BE70F5" w:rsidP="00BE70F5">
      <w:pPr>
        <w:shd w:val="clear" w:color="auto" w:fill="C0C0C0"/>
        <w:spacing w:after="0" w:line="240" w:lineRule="auto"/>
        <w:jc w:val="both"/>
        <w:rPr>
          <w:ins w:id="1031" w:author="Kha Truong" w:date="2024-06-28T11:07:00Z"/>
          <w:rFonts w:ascii="Courier New" w:eastAsia="Times New Roman" w:hAnsi="Courier New" w:cs="Courier New"/>
          <w:noProof/>
          <w:sz w:val="18"/>
          <w:szCs w:val="20"/>
        </w:rPr>
      </w:pPr>
      <w:ins w:id="1032" w:author="Kha Truong" w:date="2024-06-28T11:07:00Z">
        <w:r w:rsidRPr="00BE70F5">
          <w:rPr>
            <w:rFonts w:ascii="Courier New" w:eastAsia="Times New Roman" w:hAnsi="Courier New" w:cs="Courier New"/>
            <w:noProof/>
            <w:sz w:val="18"/>
            <w:szCs w:val="20"/>
          </w:rPr>
          <w:t>alaSILOSUsageInfoLicenseStatus OBJECT-TYPE</w:t>
        </w:r>
      </w:ins>
    </w:p>
    <w:p w14:paraId="32ABB88B" w14:textId="77777777" w:rsidR="00BE70F5" w:rsidRPr="00BE70F5" w:rsidRDefault="00BE70F5" w:rsidP="00BE70F5">
      <w:pPr>
        <w:shd w:val="clear" w:color="auto" w:fill="C0C0C0"/>
        <w:spacing w:after="0" w:line="240" w:lineRule="auto"/>
        <w:jc w:val="both"/>
        <w:rPr>
          <w:ins w:id="1033" w:author="Kha Truong" w:date="2024-06-28T11:07:00Z"/>
          <w:rFonts w:ascii="Courier New" w:eastAsia="Times New Roman" w:hAnsi="Courier New" w:cs="Courier New"/>
          <w:noProof/>
          <w:sz w:val="18"/>
          <w:szCs w:val="20"/>
        </w:rPr>
      </w:pPr>
      <w:ins w:id="1034" w:author="Kha Truong" w:date="2024-06-28T11:07:00Z">
        <w:r w:rsidRPr="00BE70F5">
          <w:rPr>
            <w:rFonts w:ascii="Courier New" w:eastAsia="Times New Roman" w:hAnsi="Courier New" w:cs="Courier New"/>
            <w:noProof/>
            <w:sz w:val="18"/>
            <w:szCs w:val="20"/>
          </w:rPr>
          <w:lastRenderedPageBreak/>
          <w:t xml:space="preserve">    SYNTAX          INTEGER {</w:t>
        </w:r>
      </w:ins>
    </w:p>
    <w:p w14:paraId="00D369DE" w14:textId="77777777" w:rsidR="00BE70F5" w:rsidRPr="00BE70F5" w:rsidRDefault="00BE70F5" w:rsidP="00BE70F5">
      <w:pPr>
        <w:shd w:val="clear" w:color="auto" w:fill="C0C0C0"/>
        <w:spacing w:after="0" w:line="240" w:lineRule="auto"/>
        <w:jc w:val="both"/>
        <w:rPr>
          <w:ins w:id="1035" w:author="Kha Truong" w:date="2024-06-28T11:07:00Z"/>
          <w:rFonts w:ascii="Courier New" w:eastAsia="Times New Roman" w:hAnsi="Courier New" w:cs="Courier New"/>
          <w:noProof/>
          <w:sz w:val="18"/>
          <w:szCs w:val="20"/>
        </w:rPr>
      </w:pPr>
      <w:ins w:id="1036" w:author="Kha Truong" w:date="2024-06-28T11:07:00Z">
        <w:r w:rsidRPr="00BE70F5">
          <w:rPr>
            <w:rFonts w:ascii="Courier New" w:eastAsia="Times New Roman" w:hAnsi="Courier New" w:cs="Courier New"/>
            <w:noProof/>
            <w:sz w:val="18"/>
            <w:szCs w:val="20"/>
          </w:rPr>
          <w:t xml:space="preserve">                        noLicense (1),</w:t>
        </w:r>
      </w:ins>
    </w:p>
    <w:p w14:paraId="4991140F" w14:textId="77777777" w:rsidR="00BE70F5" w:rsidRPr="00BE70F5" w:rsidRDefault="00BE70F5" w:rsidP="00BE70F5">
      <w:pPr>
        <w:shd w:val="clear" w:color="auto" w:fill="C0C0C0"/>
        <w:spacing w:after="0" w:line="240" w:lineRule="auto"/>
        <w:jc w:val="both"/>
        <w:rPr>
          <w:ins w:id="1037" w:author="Kha Truong" w:date="2024-06-28T11:07:00Z"/>
          <w:rFonts w:ascii="Courier New" w:eastAsia="Times New Roman" w:hAnsi="Courier New" w:cs="Courier New"/>
          <w:noProof/>
          <w:sz w:val="18"/>
          <w:szCs w:val="20"/>
        </w:rPr>
      </w:pPr>
      <w:ins w:id="1038" w:author="Kha Truong" w:date="2024-06-28T11:07:00Z">
        <w:r w:rsidRPr="00BE70F5">
          <w:rPr>
            <w:rFonts w:ascii="Courier New" w:eastAsia="Times New Roman" w:hAnsi="Courier New" w:cs="Courier New"/>
            <w:noProof/>
            <w:sz w:val="18"/>
            <w:szCs w:val="20"/>
          </w:rPr>
          <w:t xml:space="preserve">                        demo (2),</w:t>
        </w:r>
      </w:ins>
    </w:p>
    <w:p w14:paraId="5DBB55F2" w14:textId="77777777" w:rsidR="00BE70F5" w:rsidRPr="00BE70F5" w:rsidRDefault="00BE70F5" w:rsidP="00BE70F5">
      <w:pPr>
        <w:shd w:val="clear" w:color="auto" w:fill="C0C0C0"/>
        <w:spacing w:after="0" w:line="240" w:lineRule="auto"/>
        <w:jc w:val="both"/>
        <w:rPr>
          <w:ins w:id="1039" w:author="Kha Truong" w:date="2024-06-28T11:07:00Z"/>
          <w:rFonts w:ascii="Courier New" w:eastAsia="Times New Roman" w:hAnsi="Courier New" w:cs="Courier New"/>
          <w:noProof/>
          <w:sz w:val="18"/>
          <w:szCs w:val="20"/>
        </w:rPr>
      </w:pPr>
      <w:ins w:id="1040" w:author="Kha Truong" w:date="2024-06-28T11:07:00Z">
        <w:r w:rsidRPr="00BE70F5">
          <w:rPr>
            <w:rFonts w:ascii="Courier New" w:eastAsia="Times New Roman" w:hAnsi="Courier New" w:cs="Courier New"/>
            <w:noProof/>
            <w:sz w:val="18"/>
            <w:szCs w:val="20"/>
          </w:rPr>
          <w:t xml:space="preserve">                        permanent (3)</w:t>
        </w:r>
      </w:ins>
    </w:p>
    <w:p w14:paraId="76DD09B1" w14:textId="77777777" w:rsidR="00BE70F5" w:rsidRPr="00BE70F5" w:rsidRDefault="00BE70F5" w:rsidP="00BE70F5">
      <w:pPr>
        <w:shd w:val="clear" w:color="auto" w:fill="C0C0C0"/>
        <w:spacing w:after="0" w:line="240" w:lineRule="auto"/>
        <w:jc w:val="both"/>
        <w:rPr>
          <w:ins w:id="1041" w:author="Kha Truong" w:date="2024-06-28T11:07:00Z"/>
          <w:rFonts w:ascii="Courier New" w:eastAsia="Times New Roman" w:hAnsi="Courier New" w:cs="Courier New"/>
          <w:noProof/>
          <w:sz w:val="18"/>
          <w:szCs w:val="20"/>
        </w:rPr>
      </w:pPr>
      <w:ins w:id="1042" w:author="Kha Truong" w:date="2024-06-28T11:07:00Z">
        <w:r w:rsidRPr="00BE70F5">
          <w:rPr>
            <w:rFonts w:ascii="Courier New" w:eastAsia="Times New Roman" w:hAnsi="Courier New" w:cs="Courier New"/>
            <w:noProof/>
            <w:sz w:val="18"/>
            <w:szCs w:val="20"/>
          </w:rPr>
          <w:t xml:space="preserve">                    }</w:t>
        </w:r>
      </w:ins>
    </w:p>
    <w:p w14:paraId="18C9B0E8" w14:textId="77777777" w:rsidR="00BE70F5" w:rsidRPr="00BE70F5" w:rsidRDefault="00BE70F5" w:rsidP="00BE70F5">
      <w:pPr>
        <w:shd w:val="clear" w:color="auto" w:fill="C0C0C0"/>
        <w:spacing w:after="0" w:line="240" w:lineRule="auto"/>
        <w:jc w:val="both"/>
        <w:rPr>
          <w:ins w:id="1043" w:author="Kha Truong" w:date="2024-06-28T11:07:00Z"/>
          <w:rFonts w:ascii="Courier New" w:eastAsia="Times New Roman" w:hAnsi="Courier New" w:cs="Courier New"/>
          <w:noProof/>
          <w:sz w:val="18"/>
          <w:szCs w:val="20"/>
        </w:rPr>
      </w:pPr>
      <w:ins w:id="1044" w:author="Kha Truong" w:date="2024-06-28T11:07:00Z">
        <w:r w:rsidRPr="00BE70F5">
          <w:rPr>
            <w:rFonts w:ascii="Courier New" w:eastAsia="Times New Roman" w:hAnsi="Courier New" w:cs="Courier New"/>
            <w:noProof/>
            <w:sz w:val="18"/>
            <w:szCs w:val="20"/>
          </w:rPr>
          <w:t xml:space="preserve">    MAX-ACCESS      read-only</w:t>
        </w:r>
      </w:ins>
    </w:p>
    <w:p w14:paraId="0C947373" w14:textId="77777777" w:rsidR="00BE70F5" w:rsidRPr="00BE70F5" w:rsidRDefault="00BE70F5" w:rsidP="00BE70F5">
      <w:pPr>
        <w:shd w:val="clear" w:color="auto" w:fill="C0C0C0"/>
        <w:spacing w:after="0" w:line="240" w:lineRule="auto"/>
        <w:jc w:val="both"/>
        <w:rPr>
          <w:ins w:id="1045" w:author="Kha Truong" w:date="2024-06-28T11:07:00Z"/>
          <w:rFonts w:ascii="Courier New" w:eastAsia="Times New Roman" w:hAnsi="Courier New" w:cs="Courier New"/>
          <w:noProof/>
          <w:sz w:val="18"/>
          <w:szCs w:val="20"/>
        </w:rPr>
      </w:pPr>
      <w:ins w:id="1046" w:author="Kha Truong" w:date="2024-06-28T11:07:00Z">
        <w:r w:rsidRPr="00BE70F5">
          <w:rPr>
            <w:rFonts w:ascii="Courier New" w:eastAsia="Times New Roman" w:hAnsi="Courier New" w:cs="Courier New"/>
            <w:noProof/>
            <w:sz w:val="18"/>
            <w:szCs w:val="20"/>
          </w:rPr>
          <w:t xml:space="preserve">    STATUS          current</w:t>
        </w:r>
      </w:ins>
    </w:p>
    <w:p w14:paraId="361DBAF9" w14:textId="77777777" w:rsidR="00BE70F5" w:rsidRPr="00BE70F5" w:rsidRDefault="00BE70F5" w:rsidP="00BE70F5">
      <w:pPr>
        <w:shd w:val="clear" w:color="auto" w:fill="C0C0C0"/>
        <w:spacing w:after="0" w:line="240" w:lineRule="auto"/>
        <w:jc w:val="both"/>
        <w:rPr>
          <w:ins w:id="1047" w:author="Kha Truong" w:date="2024-06-28T11:07:00Z"/>
          <w:rFonts w:ascii="Courier New" w:eastAsia="Times New Roman" w:hAnsi="Courier New" w:cs="Courier New"/>
          <w:noProof/>
          <w:sz w:val="18"/>
          <w:szCs w:val="20"/>
        </w:rPr>
      </w:pPr>
      <w:ins w:id="1048" w:author="Kha Truong" w:date="2024-06-28T11:07:00Z">
        <w:r w:rsidRPr="00BE70F5">
          <w:rPr>
            <w:rFonts w:ascii="Courier New" w:eastAsia="Times New Roman" w:hAnsi="Courier New" w:cs="Courier New"/>
            <w:noProof/>
            <w:sz w:val="18"/>
            <w:szCs w:val="20"/>
          </w:rPr>
          <w:t xml:space="preserve">    DESCRIPTION     "License status information of the feature on node connected."</w:t>
        </w:r>
      </w:ins>
    </w:p>
    <w:p w14:paraId="2D9AC524" w14:textId="77777777" w:rsidR="00BE70F5" w:rsidRPr="00BE70F5" w:rsidRDefault="00BE70F5" w:rsidP="00BE70F5">
      <w:pPr>
        <w:shd w:val="clear" w:color="auto" w:fill="C0C0C0"/>
        <w:spacing w:after="0" w:line="240" w:lineRule="auto"/>
        <w:jc w:val="both"/>
        <w:rPr>
          <w:ins w:id="1049" w:author="Kha Truong" w:date="2024-06-28T11:07:00Z"/>
          <w:rFonts w:ascii="Courier New" w:eastAsia="Times New Roman" w:hAnsi="Courier New" w:cs="Courier New"/>
          <w:noProof/>
          <w:sz w:val="18"/>
          <w:szCs w:val="20"/>
        </w:rPr>
      </w:pPr>
      <w:ins w:id="1050" w:author="Kha Truong" w:date="2024-06-28T11:07:00Z">
        <w:r w:rsidRPr="00BE70F5">
          <w:rPr>
            <w:rFonts w:ascii="Courier New" w:eastAsia="Times New Roman" w:hAnsi="Courier New" w:cs="Courier New"/>
            <w:noProof/>
            <w:sz w:val="18"/>
            <w:szCs w:val="20"/>
          </w:rPr>
          <w:t xml:space="preserve">    DEFVAL  { noLicense }</w:t>
        </w:r>
      </w:ins>
    </w:p>
    <w:p w14:paraId="2589B206" w14:textId="77777777" w:rsidR="00BE70F5" w:rsidRPr="00BE70F5" w:rsidRDefault="00BE70F5" w:rsidP="00BE70F5">
      <w:pPr>
        <w:shd w:val="clear" w:color="auto" w:fill="C0C0C0"/>
        <w:spacing w:after="0" w:line="240" w:lineRule="auto"/>
        <w:jc w:val="both"/>
        <w:rPr>
          <w:ins w:id="1051" w:author="Kha Truong" w:date="2024-06-28T11:07:00Z"/>
          <w:rFonts w:ascii="Courier New" w:eastAsia="Times New Roman" w:hAnsi="Courier New" w:cs="Courier New"/>
          <w:noProof/>
          <w:sz w:val="18"/>
          <w:szCs w:val="20"/>
        </w:rPr>
      </w:pPr>
      <w:ins w:id="1052" w:author="Kha Truong" w:date="2024-06-28T11:07:00Z">
        <w:r w:rsidRPr="00BE70F5">
          <w:rPr>
            <w:rFonts w:ascii="Courier New" w:eastAsia="Times New Roman" w:hAnsi="Courier New" w:cs="Courier New"/>
            <w:noProof/>
            <w:sz w:val="18"/>
            <w:szCs w:val="20"/>
          </w:rPr>
          <w:t xml:space="preserve">    ::= { alaSILOSUsageInfoEntry 9 }</w:t>
        </w:r>
      </w:ins>
    </w:p>
    <w:p w14:paraId="2E7F4FA5" w14:textId="77777777" w:rsidR="00BE70F5" w:rsidRPr="00BE70F5" w:rsidRDefault="00BE70F5" w:rsidP="00BE70F5">
      <w:pPr>
        <w:shd w:val="clear" w:color="auto" w:fill="C0C0C0"/>
        <w:spacing w:after="0" w:line="240" w:lineRule="auto"/>
        <w:jc w:val="both"/>
        <w:rPr>
          <w:ins w:id="1053" w:author="Kha Truong" w:date="2024-06-28T11:07:00Z"/>
          <w:rFonts w:ascii="Courier New" w:eastAsia="Times New Roman" w:hAnsi="Courier New" w:cs="Courier New"/>
          <w:noProof/>
          <w:sz w:val="18"/>
          <w:szCs w:val="20"/>
        </w:rPr>
      </w:pPr>
    </w:p>
    <w:p w14:paraId="651F4102" w14:textId="77777777" w:rsidR="00BE70F5" w:rsidRPr="00BE70F5" w:rsidRDefault="00BE70F5" w:rsidP="00BE70F5">
      <w:pPr>
        <w:shd w:val="clear" w:color="auto" w:fill="C0C0C0"/>
        <w:spacing w:after="0" w:line="240" w:lineRule="auto"/>
        <w:jc w:val="both"/>
        <w:rPr>
          <w:ins w:id="1054" w:author="Kha Truong" w:date="2024-06-28T11:07:00Z"/>
          <w:rFonts w:ascii="Courier New" w:eastAsia="Times New Roman" w:hAnsi="Courier New" w:cs="Courier New"/>
          <w:noProof/>
          <w:sz w:val="18"/>
          <w:szCs w:val="20"/>
        </w:rPr>
      </w:pPr>
      <w:ins w:id="1055" w:author="Kha Truong" w:date="2024-06-28T11:07:00Z">
        <w:r w:rsidRPr="00BE70F5">
          <w:rPr>
            <w:rFonts w:ascii="Courier New" w:eastAsia="Times New Roman" w:hAnsi="Courier New" w:cs="Courier New"/>
            <w:noProof/>
            <w:sz w:val="18"/>
            <w:szCs w:val="20"/>
          </w:rPr>
          <w:t>alaSILOSUsageInfoRemainDays  OBJECT-TYPE</w:t>
        </w:r>
      </w:ins>
    </w:p>
    <w:p w14:paraId="7B0DE248" w14:textId="77777777" w:rsidR="00BE70F5" w:rsidRPr="00BE70F5" w:rsidRDefault="00BE70F5" w:rsidP="00BE70F5">
      <w:pPr>
        <w:shd w:val="clear" w:color="auto" w:fill="C0C0C0"/>
        <w:spacing w:after="0" w:line="240" w:lineRule="auto"/>
        <w:jc w:val="both"/>
        <w:rPr>
          <w:ins w:id="1056" w:author="Kha Truong" w:date="2024-06-28T11:07:00Z"/>
          <w:rFonts w:ascii="Courier New" w:eastAsia="Times New Roman" w:hAnsi="Courier New" w:cs="Courier New"/>
          <w:noProof/>
          <w:sz w:val="18"/>
          <w:szCs w:val="20"/>
        </w:rPr>
      </w:pPr>
      <w:ins w:id="1057" w:author="Kha Truong" w:date="2024-06-28T11:07:00Z">
        <w:r w:rsidRPr="00BE70F5">
          <w:rPr>
            <w:rFonts w:ascii="Courier New" w:eastAsia="Times New Roman" w:hAnsi="Courier New" w:cs="Courier New"/>
            <w:noProof/>
            <w:sz w:val="18"/>
            <w:szCs w:val="20"/>
          </w:rPr>
          <w:t xml:space="preserve">    SYNTAX          SnmpAdminString (SIZE (0..31))</w:t>
        </w:r>
      </w:ins>
    </w:p>
    <w:p w14:paraId="5EAEEE53" w14:textId="77777777" w:rsidR="00BE70F5" w:rsidRPr="00BE70F5" w:rsidRDefault="00BE70F5" w:rsidP="00BE70F5">
      <w:pPr>
        <w:shd w:val="clear" w:color="auto" w:fill="C0C0C0"/>
        <w:spacing w:after="0" w:line="240" w:lineRule="auto"/>
        <w:jc w:val="both"/>
        <w:rPr>
          <w:ins w:id="1058" w:author="Kha Truong" w:date="2024-06-28T11:07:00Z"/>
          <w:rFonts w:ascii="Courier New" w:eastAsia="Times New Roman" w:hAnsi="Courier New" w:cs="Courier New"/>
          <w:noProof/>
          <w:sz w:val="18"/>
          <w:szCs w:val="20"/>
        </w:rPr>
      </w:pPr>
      <w:ins w:id="1059" w:author="Kha Truong" w:date="2024-06-28T11:07:00Z">
        <w:r w:rsidRPr="00BE70F5">
          <w:rPr>
            <w:rFonts w:ascii="Courier New" w:eastAsia="Times New Roman" w:hAnsi="Courier New" w:cs="Courier New"/>
            <w:noProof/>
            <w:sz w:val="18"/>
            <w:szCs w:val="20"/>
          </w:rPr>
          <w:t xml:space="preserve">    MAX-ACCESS      read-only</w:t>
        </w:r>
      </w:ins>
    </w:p>
    <w:p w14:paraId="77F9BDE4" w14:textId="77777777" w:rsidR="00BE70F5" w:rsidRPr="00BE70F5" w:rsidRDefault="00BE70F5" w:rsidP="00BE70F5">
      <w:pPr>
        <w:shd w:val="clear" w:color="auto" w:fill="C0C0C0"/>
        <w:spacing w:after="0" w:line="240" w:lineRule="auto"/>
        <w:jc w:val="both"/>
        <w:rPr>
          <w:ins w:id="1060" w:author="Kha Truong" w:date="2024-06-28T11:07:00Z"/>
          <w:rFonts w:ascii="Courier New" w:eastAsia="Times New Roman" w:hAnsi="Courier New" w:cs="Courier New"/>
          <w:noProof/>
          <w:sz w:val="18"/>
          <w:szCs w:val="20"/>
        </w:rPr>
      </w:pPr>
      <w:ins w:id="1061" w:author="Kha Truong" w:date="2024-06-28T11:07:00Z">
        <w:r w:rsidRPr="00BE70F5">
          <w:rPr>
            <w:rFonts w:ascii="Courier New" w:eastAsia="Times New Roman" w:hAnsi="Courier New" w:cs="Courier New"/>
            <w:noProof/>
            <w:sz w:val="18"/>
            <w:szCs w:val="20"/>
          </w:rPr>
          <w:t xml:space="preserve">    STATUS          current</w:t>
        </w:r>
      </w:ins>
    </w:p>
    <w:p w14:paraId="42F6C891" w14:textId="77777777" w:rsidR="00BE70F5" w:rsidRPr="00BE70F5" w:rsidRDefault="00BE70F5" w:rsidP="00BE70F5">
      <w:pPr>
        <w:shd w:val="clear" w:color="auto" w:fill="C0C0C0"/>
        <w:spacing w:after="0" w:line="240" w:lineRule="auto"/>
        <w:jc w:val="both"/>
        <w:rPr>
          <w:ins w:id="1062" w:author="Kha Truong" w:date="2024-06-28T11:07:00Z"/>
          <w:rFonts w:ascii="Courier New" w:eastAsia="Times New Roman" w:hAnsi="Courier New" w:cs="Courier New"/>
          <w:noProof/>
          <w:sz w:val="18"/>
          <w:szCs w:val="20"/>
        </w:rPr>
      </w:pPr>
      <w:ins w:id="1063" w:author="Kha Truong" w:date="2024-06-28T11:07:00Z">
        <w:r w:rsidRPr="00BE70F5">
          <w:rPr>
            <w:rFonts w:ascii="Courier New" w:eastAsia="Times New Roman" w:hAnsi="Courier New" w:cs="Courier New"/>
            <w:noProof/>
            <w:sz w:val="18"/>
            <w:szCs w:val="20"/>
          </w:rPr>
          <w:t xml:space="preserve">    DESCRIPTION     "String displaying the number of days the license is valid."</w:t>
        </w:r>
      </w:ins>
    </w:p>
    <w:p w14:paraId="10793C85" w14:textId="77777777" w:rsidR="00BE70F5" w:rsidRPr="00BE70F5" w:rsidRDefault="00BE70F5" w:rsidP="00BE70F5">
      <w:pPr>
        <w:shd w:val="clear" w:color="auto" w:fill="C0C0C0"/>
        <w:spacing w:after="0" w:line="240" w:lineRule="auto"/>
        <w:jc w:val="both"/>
        <w:rPr>
          <w:ins w:id="1064" w:author="Kha Truong" w:date="2024-06-28T11:07:00Z"/>
          <w:rFonts w:ascii="Courier New" w:eastAsia="Times New Roman" w:hAnsi="Courier New" w:cs="Courier New"/>
          <w:noProof/>
          <w:sz w:val="18"/>
          <w:szCs w:val="20"/>
        </w:rPr>
      </w:pPr>
      <w:ins w:id="1065" w:author="Kha Truong" w:date="2024-06-28T11:07:00Z">
        <w:r w:rsidRPr="00BE70F5">
          <w:rPr>
            <w:rFonts w:ascii="Courier New" w:eastAsia="Times New Roman" w:hAnsi="Courier New" w:cs="Courier New"/>
            <w:noProof/>
            <w:sz w:val="18"/>
            <w:szCs w:val="20"/>
          </w:rPr>
          <w:t xml:space="preserve">    DEFVAL  { "" }</w:t>
        </w:r>
      </w:ins>
    </w:p>
    <w:p w14:paraId="161365A1" w14:textId="77777777" w:rsidR="00BE70F5" w:rsidRPr="00BE70F5" w:rsidRDefault="00BE70F5" w:rsidP="00BE70F5">
      <w:pPr>
        <w:shd w:val="clear" w:color="auto" w:fill="C0C0C0"/>
        <w:spacing w:after="0" w:line="240" w:lineRule="auto"/>
        <w:jc w:val="both"/>
        <w:rPr>
          <w:ins w:id="1066" w:author="Kha Truong" w:date="2024-06-28T11:07:00Z"/>
          <w:rFonts w:ascii="Courier New" w:eastAsia="Times New Roman" w:hAnsi="Courier New" w:cs="Courier New"/>
          <w:noProof/>
          <w:sz w:val="18"/>
          <w:szCs w:val="20"/>
        </w:rPr>
      </w:pPr>
      <w:ins w:id="1067" w:author="Kha Truong" w:date="2024-06-28T11:07:00Z">
        <w:r w:rsidRPr="00BE70F5">
          <w:rPr>
            <w:rFonts w:ascii="Courier New" w:eastAsia="Times New Roman" w:hAnsi="Courier New" w:cs="Courier New"/>
            <w:noProof/>
            <w:sz w:val="18"/>
            <w:szCs w:val="20"/>
          </w:rPr>
          <w:t xml:space="preserve">    ::= { alaSILOSUsageInfoEntry 10 }</w:t>
        </w:r>
      </w:ins>
    </w:p>
    <w:p w14:paraId="012E8485" w14:textId="77777777" w:rsidR="00BE70F5" w:rsidRPr="00BE70F5" w:rsidRDefault="00BE70F5" w:rsidP="00BE70F5">
      <w:pPr>
        <w:shd w:val="clear" w:color="auto" w:fill="C0C0C0"/>
        <w:spacing w:after="0" w:line="240" w:lineRule="auto"/>
        <w:jc w:val="both"/>
        <w:rPr>
          <w:ins w:id="1068" w:author="Kha Truong" w:date="2024-06-28T11:07:00Z"/>
          <w:rFonts w:ascii="Courier New" w:eastAsia="Times New Roman" w:hAnsi="Courier New" w:cs="Courier New"/>
          <w:noProof/>
          <w:sz w:val="18"/>
          <w:szCs w:val="20"/>
        </w:rPr>
      </w:pPr>
    </w:p>
    <w:p w14:paraId="709E8A2D" w14:textId="77777777" w:rsidR="00BE70F5" w:rsidRPr="00BE70F5" w:rsidRDefault="00BE70F5" w:rsidP="00BE70F5">
      <w:pPr>
        <w:shd w:val="clear" w:color="auto" w:fill="C0C0C0"/>
        <w:spacing w:after="0" w:line="240" w:lineRule="auto"/>
        <w:jc w:val="both"/>
        <w:rPr>
          <w:ins w:id="1069" w:author="Kha Truong" w:date="2024-06-28T11:07:00Z"/>
          <w:rFonts w:ascii="Courier New" w:eastAsia="Times New Roman" w:hAnsi="Courier New" w:cs="Courier New"/>
          <w:noProof/>
          <w:sz w:val="18"/>
          <w:szCs w:val="20"/>
        </w:rPr>
      </w:pPr>
      <w:ins w:id="1070" w:author="Kha Truong" w:date="2024-06-28T11:07:00Z">
        <w:r w:rsidRPr="00BE70F5">
          <w:rPr>
            <w:rFonts w:ascii="Courier New" w:eastAsia="Times New Roman" w:hAnsi="Courier New" w:cs="Courier New"/>
            <w:noProof/>
            <w:sz w:val="18"/>
            <w:szCs w:val="20"/>
          </w:rPr>
          <w:t>alaSILOSUsageInfoConnectionStatus  OBJECT-TYPE</w:t>
        </w:r>
      </w:ins>
    </w:p>
    <w:p w14:paraId="0D27D278" w14:textId="77777777" w:rsidR="00BE70F5" w:rsidRPr="00BE70F5" w:rsidRDefault="00BE70F5" w:rsidP="00BE70F5">
      <w:pPr>
        <w:shd w:val="clear" w:color="auto" w:fill="C0C0C0"/>
        <w:spacing w:after="0" w:line="240" w:lineRule="auto"/>
        <w:jc w:val="both"/>
        <w:rPr>
          <w:ins w:id="1071" w:author="Kha Truong" w:date="2024-06-28T11:07:00Z"/>
          <w:rFonts w:ascii="Courier New" w:eastAsia="Times New Roman" w:hAnsi="Courier New" w:cs="Courier New"/>
          <w:noProof/>
          <w:sz w:val="18"/>
          <w:szCs w:val="20"/>
        </w:rPr>
      </w:pPr>
      <w:ins w:id="1072" w:author="Kha Truong" w:date="2024-06-28T11:07:00Z">
        <w:r w:rsidRPr="00BE70F5">
          <w:rPr>
            <w:rFonts w:ascii="Courier New" w:eastAsia="Times New Roman" w:hAnsi="Courier New" w:cs="Courier New"/>
            <w:noProof/>
            <w:sz w:val="18"/>
            <w:szCs w:val="20"/>
          </w:rPr>
          <w:t xml:space="preserve">    SYNTAX          INTEGER {</w:t>
        </w:r>
      </w:ins>
    </w:p>
    <w:p w14:paraId="4BC1F6D2" w14:textId="77777777" w:rsidR="00BE70F5" w:rsidRPr="00BE70F5" w:rsidRDefault="00BE70F5" w:rsidP="00BE70F5">
      <w:pPr>
        <w:shd w:val="clear" w:color="auto" w:fill="C0C0C0"/>
        <w:spacing w:after="0" w:line="240" w:lineRule="auto"/>
        <w:jc w:val="both"/>
        <w:rPr>
          <w:ins w:id="1073" w:author="Kha Truong" w:date="2024-06-28T11:07:00Z"/>
          <w:rFonts w:ascii="Courier New" w:eastAsia="Times New Roman" w:hAnsi="Courier New" w:cs="Courier New"/>
          <w:noProof/>
          <w:sz w:val="18"/>
          <w:szCs w:val="20"/>
        </w:rPr>
      </w:pPr>
      <w:ins w:id="1074" w:author="Kha Truong" w:date="2024-06-28T11:07:00Z">
        <w:r w:rsidRPr="00BE70F5">
          <w:rPr>
            <w:rFonts w:ascii="Courier New" w:eastAsia="Times New Roman" w:hAnsi="Courier New" w:cs="Courier New"/>
            <w:noProof/>
            <w:sz w:val="18"/>
            <w:szCs w:val="20"/>
          </w:rPr>
          <w:t xml:space="preserve">                        connected (1),</w:t>
        </w:r>
      </w:ins>
    </w:p>
    <w:p w14:paraId="6B26BD17" w14:textId="77777777" w:rsidR="00BE70F5" w:rsidRPr="00BE70F5" w:rsidRDefault="00BE70F5" w:rsidP="00BE70F5">
      <w:pPr>
        <w:shd w:val="clear" w:color="auto" w:fill="C0C0C0"/>
        <w:spacing w:after="0" w:line="240" w:lineRule="auto"/>
        <w:jc w:val="both"/>
        <w:rPr>
          <w:ins w:id="1075" w:author="Kha Truong" w:date="2024-06-28T11:07:00Z"/>
          <w:rFonts w:ascii="Courier New" w:eastAsia="Times New Roman" w:hAnsi="Courier New" w:cs="Courier New"/>
          <w:noProof/>
          <w:sz w:val="18"/>
          <w:szCs w:val="20"/>
        </w:rPr>
      </w:pPr>
      <w:ins w:id="1076" w:author="Kha Truong" w:date="2024-06-28T11:07:00Z">
        <w:r w:rsidRPr="00BE70F5">
          <w:rPr>
            <w:rFonts w:ascii="Courier New" w:eastAsia="Times New Roman" w:hAnsi="Courier New" w:cs="Courier New"/>
            <w:noProof/>
            <w:sz w:val="18"/>
            <w:szCs w:val="20"/>
          </w:rPr>
          <w:t xml:space="preserve">                        disconnected (2)</w:t>
        </w:r>
      </w:ins>
    </w:p>
    <w:p w14:paraId="4830FD49" w14:textId="77777777" w:rsidR="00BE70F5" w:rsidRPr="00BE70F5" w:rsidRDefault="00BE70F5" w:rsidP="00BE70F5">
      <w:pPr>
        <w:shd w:val="clear" w:color="auto" w:fill="C0C0C0"/>
        <w:spacing w:after="0" w:line="240" w:lineRule="auto"/>
        <w:jc w:val="both"/>
        <w:rPr>
          <w:ins w:id="1077" w:author="Kha Truong" w:date="2024-06-28T11:07:00Z"/>
          <w:rFonts w:ascii="Courier New" w:eastAsia="Times New Roman" w:hAnsi="Courier New" w:cs="Courier New"/>
          <w:noProof/>
          <w:sz w:val="18"/>
          <w:szCs w:val="20"/>
        </w:rPr>
      </w:pPr>
      <w:ins w:id="1078" w:author="Kha Truong" w:date="2024-06-28T11:07:00Z">
        <w:r w:rsidRPr="00BE70F5">
          <w:rPr>
            <w:rFonts w:ascii="Courier New" w:eastAsia="Times New Roman" w:hAnsi="Courier New" w:cs="Courier New"/>
            <w:noProof/>
            <w:sz w:val="18"/>
            <w:szCs w:val="20"/>
          </w:rPr>
          <w:t xml:space="preserve">                    }</w:t>
        </w:r>
      </w:ins>
    </w:p>
    <w:p w14:paraId="1A71C2F2" w14:textId="77777777" w:rsidR="00BE70F5" w:rsidRPr="00BE70F5" w:rsidRDefault="00BE70F5" w:rsidP="00BE70F5">
      <w:pPr>
        <w:shd w:val="clear" w:color="auto" w:fill="C0C0C0"/>
        <w:spacing w:after="0" w:line="240" w:lineRule="auto"/>
        <w:jc w:val="both"/>
        <w:rPr>
          <w:ins w:id="1079" w:author="Kha Truong" w:date="2024-06-28T11:07:00Z"/>
          <w:rFonts w:ascii="Courier New" w:eastAsia="Times New Roman" w:hAnsi="Courier New" w:cs="Courier New"/>
          <w:noProof/>
          <w:sz w:val="18"/>
          <w:szCs w:val="20"/>
        </w:rPr>
      </w:pPr>
      <w:ins w:id="1080" w:author="Kha Truong" w:date="2024-06-28T11:07:00Z">
        <w:r w:rsidRPr="00BE70F5">
          <w:rPr>
            <w:rFonts w:ascii="Courier New" w:eastAsia="Times New Roman" w:hAnsi="Courier New" w:cs="Courier New"/>
            <w:noProof/>
            <w:sz w:val="18"/>
            <w:szCs w:val="20"/>
          </w:rPr>
          <w:t xml:space="preserve">    MAX-ACCESS      read-only</w:t>
        </w:r>
      </w:ins>
    </w:p>
    <w:p w14:paraId="19508732" w14:textId="77777777" w:rsidR="00BE70F5" w:rsidRPr="00BE70F5" w:rsidRDefault="00BE70F5" w:rsidP="00BE70F5">
      <w:pPr>
        <w:shd w:val="clear" w:color="auto" w:fill="C0C0C0"/>
        <w:spacing w:after="0" w:line="240" w:lineRule="auto"/>
        <w:jc w:val="both"/>
        <w:rPr>
          <w:ins w:id="1081" w:author="Kha Truong" w:date="2024-06-28T11:07:00Z"/>
          <w:rFonts w:ascii="Courier New" w:eastAsia="Times New Roman" w:hAnsi="Courier New" w:cs="Courier New"/>
          <w:noProof/>
          <w:sz w:val="18"/>
          <w:szCs w:val="20"/>
        </w:rPr>
      </w:pPr>
      <w:ins w:id="1082" w:author="Kha Truong" w:date="2024-06-28T11:07:00Z">
        <w:r w:rsidRPr="00BE70F5">
          <w:rPr>
            <w:rFonts w:ascii="Courier New" w:eastAsia="Times New Roman" w:hAnsi="Courier New" w:cs="Courier New"/>
            <w:noProof/>
            <w:sz w:val="18"/>
            <w:szCs w:val="20"/>
          </w:rPr>
          <w:t xml:space="preserve">    STATUS          current</w:t>
        </w:r>
      </w:ins>
    </w:p>
    <w:p w14:paraId="415F555E" w14:textId="77777777" w:rsidR="00BE70F5" w:rsidRPr="00BE70F5" w:rsidRDefault="00BE70F5" w:rsidP="00BE70F5">
      <w:pPr>
        <w:shd w:val="clear" w:color="auto" w:fill="C0C0C0"/>
        <w:spacing w:after="0" w:line="240" w:lineRule="auto"/>
        <w:jc w:val="both"/>
        <w:rPr>
          <w:ins w:id="1083" w:author="Kha Truong" w:date="2024-06-28T11:07:00Z"/>
          <w:rFonts w:ascii="Courier New" w:eastAsia="Times New Roman" w:hAnsi="Courier New" w:cs="Courier New"/>
          <w:noProof/>
          <w:sz w:val="18"/>
          <w:szCs w:val="20"/>
        </w:rPr>
      </w:pPr>
      <w:ins w:id="1084" w:author="Kha Truong" w:date="2024-06-28T11:07:00Z">
        <w:r w:rsidRPr="00BE70F5">
          <w:rPr>
            <w:rFonts w:ascii="Courier New" w:eastAsia="Times New Roman" w:hAnsi="Courier New" w:cs="Courier New"/>
            <w:noProof/>
            <w:sz w:val="18"/>
            <w:szCs w:val="20"/>
          </w:rPr>
          <w:t xml:space="preserve">    DESCRIPTION     "The status indicates the connection between SWLIC and SILOS."</w:t>
        </w:r>
      </w:ins>
    </w:p>
    <w:p w14:paraId="015AC694" w14:textId="77777777" w:rsidR="00BE70F5" w:rsidRPr="00BE70F5" w:rsidRDefault="00BE70F5" w:rsidP="00BE70F5">
      <w:pPr>
        <w:shd w:val="clear" w:color="auto" w:fill="C0C0C0"/>
        <w:spacing w:after="0" w:line="240" w:lineRule="auto"/>
        <w:jc w:val="both"/>
        <w:rPr>
          <w:ins w:id="1085" w:author="Kha Truong" w:date="2024-06-28T11:07:00Z"/>
          <w:rFonts w:ascii="Courier New" w:eastAsia="Times New Roman" w:hAnsi="Courier New" w:cs="Courier New"/>
          <w:noProof/>
          <w:sz w:val="18"/>
          <w:szCs w:val="20"/>
        </w:rPr>
      </w:pPr>
      <w:ins w:id="1086" w:author="Kha Truong" w:date="2024-06-28T11:07:00Z">
        <w:r w:rsidRPr="00BE70F5">
          <w:rPr>
            <w:rFonts w:ascii="Courier New" w:eastAsia="Times New Roman" w:hAnsi="Courier New" w:cs="Courier New"/>
            <w:noProof/>
            <w:sz w:val="18"/>
            <w:szCs w:val="20"/>
          </w:rPr>
          <w:t xml:space="preserve">    DEFVAL  { disconnected }</w:t>
        </w:r>
      </w:ins>
    </w:p>
    <w:p w14:paraId="54587C1A" w14:textId="1280BD90" w:rsidR="00BE70F5" w:rsidRPr="00510FA4" w:rsidRDefault="00BE70F5" w:rsidP="00BE70F5">
      <w:pPr>
        <w:shd w:val="clear" w:color="auto" w:fill="C0C0C0"/>
        <w:spacing w:after="0" w:line="240" w:lineRule="auto"/>
        <w:jc w:val="both"/>
        <w:rPr>
          <w:rFonts w:ascii="Courier New" w:eastAsia="Times New Roman" w:hAnsi="Courier New" w:cs="Courier New"/>
          <w:noProof/>
          <w:sz w:val="18"/>
          <w:szCs w:val="20"/>
        </w:rPr>
      </w:pPr>
      <w:ins w:id="1087" w:author="Kha Truong" w:date="2024-06-28T11:07:00Z">
        <w:r w:rsidRPr="00BE70F5">
          <w:rPr>
            <w:rFonts w:ascii="Courier New" w:eastAsia="Times New Roman" w:hAnsi="Courier New" w:cs="Courier New"/>
            <w:noProof/>
            <w:sz w:val="18"/>
            <w:szCs w:val="20"/>
          </w:rPr>
          <w:t xml:space="preserve">    ::= { alaSILOSUsageInfoEntry 11 }</w:t>
        </w:r>
      </w:ins>
    </w:p>
    <w:p w14:paraId="45B3A9B0" w14:textId="77777777" w:rsidR="00236350" w:rsidRDefault="00236350" w:rsidP="00236350"/>
    <w:p w14:paraId="1881A2FA" w14:textId="77777777" w:rsidR="00236350" w:rsidRDefault="00236350" w:rsidP="00236350">
      <w:pPr>
        <w:pStyle w:val="Heading2"/>
        <w:spacing w:line="276" w:lineRule="auto"/>
      </w:pPr>
      <w:bookmarkStart w:id="1088" w:name="_Toc176718814"/>
      <w:r w:rsidRPr="00E62C28">
        <w:rPr>
          <w:rFonts w:ascii="Trebuchet MS" w:hAnsi="Trebuchet MS"/>
          <w:b/>
          <w:color w:val="auto"/>
          <w:sz w:val="24"/>
          <w:szCs w:val="24"/>
        </w:rPr>
        <w:t>4.2</w:t>
      </w:r>
      <w:r>
        <w:rPr>
          <w:rFonts w:ascii="Trebuchet MS" w:hAnsi="Trebuchet MS"/>
          <w:b/>
          <w:color w:val="auto"/>
          <w:sz w:val="24"/>
          <w:szCs w:val="24"/>
        </w:rPr>
        <w:t>.4 Objects that contain the configurations of Site License Server  (</w:t>
      </w:r>
      <w:proofErr w:type="spellStart"/>
      <w:r w:rsidRPr="00857085">
        <w:rPr>
          <w:rFonts w:ascii="Trebuchet MS" w:hAnsi="Trebuchet MS"/>
          <w:b/>
          <w:color w:val="auto"/>
          <w:sz w:val="24"/>
          <w:szCs w:val="24"/>
        </w:rPr>
        <w:t>alaSILOSBrokerConfig</w:t>
      </w:r>
      <w:proofErr w:type="spellEnd"/>
      <w:r>
        <w:rPr>
          <w:rFonts w:ascii="Trebuchet MS" w:hAnsi="Trebuchet MS"/>
          <w:b/>
          <w:color w:val="auto"/>
          <w:sz w:val="24"/>
          <w:szCs w:val="24"/>
        </w:rPr>
        <w:t>)</w:t>
      </w:r>
      <w:bookmarkEnd w:id="1088"/>
    </w:p>
    <w:p w14:paraId="405602B9"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alaSILOSBrokerConfig OBJECT-IDENTITY</w:t>
      </w:r>
    </w:p>
    <w:p w14:paraId="3EB34BFF"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STATUS current</w:t>
      </w:r>
    </w:p>
    <w:p w14:paraId="7F7758D7"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DESCRIPTION</w:t>
      </w:r>
    </w:p>
    <w:p w14:paraId="20981CD4"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"Branch for SILOS MIB subsystem managed broker configuration objects."</w:t>
      </w:r>
    </w:p>
    <w:p w14:paraId="0696BA13"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 { </w:t>
      </w:r>
      <w:r w:rsidRPr="00982FF5">
        <w:rPr>
          <w:rFonts w:ascii="Courier New" w:eastAsia="Times New Roman" w:hAnsi="Courier New" w:cs="Courier New"/>
          <w:noProof/>
          <w:sz w:val="18"/>
          <w:szCs w:val="20"/>
        </w:rPr>
        <w:t>alaIND1SiteLicenseServerMIBObjects</w:t>
      </w:r>
      <w:r>
        <w:rPr>
          <w:rFonts w:ascii="Courier New" w:eastAsia="Times New Roman" w:hAnsi="Courier New" w:cs="Courier New"/>
          <w:noProof/>
          <w:sz w:val="18"/>
          <w:szCs w:val="20"/>
        </w:rPr>
        <w:t xml:space="preserve"> </w:t>
      </w:r>
      <w:r w:rsidRPr="00DB70A1">
        <w:rPr>
          <w:rFonts w:ascii="Courier New" w:eastAsia="Times New Roman" w:hAnsi="Courier New" w:cs="Courier New"/>
          <w:noProof/>
          <w:sz w:val="18"/>
          <w:szCs w:val="20"/>
        </w:rPr>
        <w:t>4 }</w:t>
      </w:r>
    </w:p>
    <w:p w14:paraId="5F6D2233"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78C5DA50"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alaSILOSBrokerConfigVrfName OBJECT-TYPE</w:t>
      </w:r>
    </w:p>
    <w:p w14:paraId="59551C75"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SYNTAX  OCTET STRING(SIZE (0..32))</w:t>
      </w:r>
    </w:p>
    <w:p w14:paraId="313195D6"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MAX-ACCESS read-write</w:t>
      </w:r>
    </w:p>
    <w:p w14:paraId="564E0AB5"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STATUS   current</w:t>
      </w:r>
    </w:p>
    <w:p w14:paraId="0AFDA50A"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DESCRIPTION</w:t>
      </w:r>
    </w:p>
    <w:p w14:paraId="3FB11799"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"The name of the VRF."</w:t>
      </w:r>
    </w:p>
    <w:p w14:paraId="07E30D72"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DEFVAL { "default" }</w:t>
      </w:r>
    </w:p>
    <w:p w14:paraId="2C877F1E"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 { alaSILOSBrokerConfig 1 }</w:t>
      </w:r>
    </w:p>
    <w:p w14:paraId="65247E48"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440D8EEF"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alaSILOSBrokerConfigIpAddressType  OBJECT-TYPE</w:t>
      </w:r>
    </w:p>
    <w:p w14:paraId="57314D8D"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SYNTAX          InetAddressType</w:t>
      </w:r>
    </w:p>
    <w:p w14:paraId="1978F530"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MAX-ACCESS      read-write</w:t>
      </w:r>
    </w:p>
    <w:p w14:paraId="5062F98B"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STATUS          current</w:t>
      </w:r>
    </w:p>
    <w:p w14:paraId="000C31CD"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DESCRIPTION     "Integer that configures the address type for  MQTT broker server host."</w:t>
      </w:r>
    </w:p>
    <w:p w14:paraId="6EDF32F4"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DEFVAL { ipv4 }</w:t>
      </w:r>
    </w:p>
    <w:p w14:paraId="03B29E4D"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 { alaSILOSBrokerConfig 2 }</w:t>
      </w:r>
    </w:p>
    <w:p w14:paraId="766FA133"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3880854"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alaSILOSBrokerConfigIpAddress OBJECT-TYPE</w:t>
      </w:r>
    </w:p>
    <w:p w14:paraId="04B46073"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SYNTAX          InetAddress</w:t>
      </w:r>
    </w:p>
    <w:p w14:paraId="16E4DEC4"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MAX-ACCESS      read-write</w:t>
      </w:r>
    </w:p>
    <w:p w14:paraId="6542C783"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STATUS          current</w:t>
      </w:r>
    </w:p>
    <w:p w14:paraId="4DECE347"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DESCRIPTION     "String that configures the address for  MQTT broker server host."</w:t>
      </w:r>
    </w:p>
    <w:p w14:paraId="13D7E9D8"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 { alaSILOSBrokerConfig 3 }</w:t>
      </w:r>
    </w:p>
    <w:p w14:paraId="5D32CF25"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0141A9D1"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alaSILOSBrokerConfigPort OBJECT-TYPE</w:t>
      </w:r>
    </w:p>
    <w:p w14:paraId="4F1C7591"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SYNTAX          Integer32 ( 0 .. 65535 )</w:t>
      </w:r>
    </w:p>
    <w:p w14:paraId="11D70FD3"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MAX-ACCESS      read-write</w:t>
      </w:r>
    </w:p>
    <w:p w14:paraId="0286CFEC"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STATUS          current</w:t>
      </w:r>
    </w:p>
    <w:p w14:paraId="08E3420A"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DESCRIPTION     "Port number of the MQTT broker server host."</w:t>
      </w:r>
    </w:p>
    <w:p w14:paraId="1169410C"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DEFVAL        { 0 }</w:t>
      </w:r>
    </w:p>
    <w:p w14:paraId="0DF11171"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 { alaSILOSBrokerConfig 4 }</w:t>
      </w:r>
    </w:p>
    <w:p w14:paraId="7436C718"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7480DE43"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alaSILOSBrokerConfigAdminState OBJECT-TYPE</w:t>
      </w:r>
    </w:p>
    <w:p w14:paraId="0EDBA036"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SYNTAX          INTEGER {</w:t>
      </w:r>
    </w:p>
    <w:p w14:paraId="1A9DF270"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enable (1),</w:t>
      </w:r>
    </w:p>
    <w:p w14:paraId="386A7CB8"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disable (2)</w:t>
      </w:r>
    </w:p>
    <w:p w14:paraId="683F6400"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w:t>
      </w:r>
    </w:p>
    <w:p w14:paraId="62EC46F0"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MAX-ACCESS      read-write</w:t>
      </w:r>
    </w:p>
    <w:p w14:paraId="1D6A5775"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STATUS          current</w:t>
      </w:r>
    </w:p>
    <w:p w14:paraId="13A9D70F"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DESCRIPTION     "Used to configure broker state on SILOS.."</w:t>
      </w:r>
    </w:p>
    <w:p w14:paraId="75AC0CB9"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DEFVAL  { disable }</w:t>
      </w:r>
    </w:p>
    <w:p w14:paraId="647110D6" w14:textId="77777777" w:rsidR="00236350" w:rsidRPr="00DB709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DB70A1">
        <w:rPr>
          <w:rFonts w:ascii="Courier New" w:eastAsia="Times New Roman" w:hAnsi="Courier New" w:cs="Courier New"/>
          <w:noProof/>
          <w:sz w:val="18"/>
          <w:szCs w:val="20"/>
        </w:rPr>
        <w:t xml:space="preserve">    ::= { alaSILOSBrokerConfig 5 }</w:t>
      </w:r>
    </w:p>
    <w:p w14:paraId="609FD6DA" w14:textId="77777777" w:rsidR="00236350" w:rsidRDefault="00236350" w:rsidP="00236350"/>
    <w:p w14:paraId="6F0265B9" w14:textId="77777777" w:rsidR="00236350" w:rsidRDefault="00236350" w:rsidP="00236350">
      <w:pPr>
        <w:pStyle w:val="Heading2"/>
        <w:spacing w:line="276" w:lineRule="auto"/>
      </w:pPr>
      <w:bookmarkStart w:id="1089" w:name="_Toc176718815"/>
      <w:r w:rsidRPr="00E62C28">
        <w:rPr>
          <w:rFonts w:ascii="Trebuchet MS" w:hAnsi="Trebuchet MS"/>
          <w:b/>
          <w:color w:val="auto"/>
          <w:sz w:val="24"/>
          <w:szCs w:val="24"/>
        </w:rPr>
        <w:t>4.2</w:t>
      </w:r>
      <w:r>
        <w:rPr>
          <w:rFonts w:ascii="Trebuchet MS" w:hAnsi="Trebuchet MS"/>
          <w:b/>
          <w:color w:val="auto"/>
          <w:sz w:val="24"/>
          <w:szCs w:val="24"/>
        </w:rPr>
        <w:t>.5 Objects that contain the remove configurations on Site License Server (</w:t>
      </w:r>
      <w:proofErr w:type="spellStart"/>
      <w:r w:rsidRPr="00857085">
        <w:rPr>
          <w:rFonts w:ascii="Trebuchet MS" w:hAnsi="Trebuchet MS"/>
          <w:b/>
          <w:color w:val="auto"/>
          <w:sz w:val="24"/>
          <w:szCs w:val="24"/>
        </w:rPr>
        <w:t>alaSILOSRemoveConfig</w:t>
      </w:r>
      <w:proofErr w:type="spellEnd"/>
      <w:r>
        <w:rPr>
          <w:rFonts w:ascii="Trebuchet MS" w:hAnsi="Trebuchet MS"/>
          <w:b/>
          <w:color w:val="auto"/>
          <w:sz w:val="24"/>
          <w:szCs w:val="24"/>
        </w:rPr>
        <w:t>)</w:t>
      </w:r>
      <w:bookmarkEnd w:id="1089"/>
    </w:p>
    <w:p w14:paraId="4A056610"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alaSILOSRemoveConfig OBJECT-IDENTITY</w:t>
      </w:r>
    </w:p>
    <w:p w14:paraId="4C295764"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690A808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w:t>
      </w:r>
    </w:p>
    <w:p w14:paraId="52F195C8"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"Branch for SILOS MIB subsystem managed remove configuration objects."</w:t>
      </w:r>
    </w:p>
    <w:p w14:paraId="190BF239"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w:t>
      </w:r>
      <w:r w:rsidRPr="00982FF5">
        <w:rPr>
          <w:rFonts w:ascii="Courier New" w:eastAsia="Times New Roman" w:hAnsi="Courier New" w:cs="Courier New"/>
          <w:noProof/>
          <w:sz w:val="18"/>
          <w:szCs w:val="20"/>
        </w:rPr>
        <w:t>alaIND1SiteLicenseServerMIBObjects</w:t>
      </w:r>
      <w:r>
        <w:rPr>
          <w:rFonts w:ascii="Courier New" w:eastAsia="Times New Roman" w:hAnsi="Courier New" w:cs="Courier New"/>
          <w:noProof/>
          <w:sz w:val="18"/>
          <w:szCs w:val="20"/>
        </w:rPr>
        <w:t xml:space="preserve"> </w:t>
      </w:r>
      <w:r w:rsidRPr="00857085">
        <w:rPr>
          <w:rFonts w:ascii="Courier New" w:eastAsia="Times New Roman" w:hAnsi="Courier New" w:cs="Courier New"/>
          <w:noProof/>
          <w:sz w:val="18"/>
          <w:szCs w:val="20"/>
        </w:rPr>
        <w:t>6 }</w:t>
      </w:r>
    </w:p>
    <w:p w14:paraId="7A58430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270F767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alaSILOSRemoveConfigType OBJECT-TYPE</w:t>
      </w:r>
    </w:p>
    <w:p w14:paraId="173FE1A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INTEGER {</w:t>
      </w:r>
    </w:p>
    <w:p w14:paraId="08BFE51D"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default (0),</w:t>
      </w:r>
    </w:p>
    <w:p w14:paraId="44C5342B"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site (1),</w:t>
      </w:r>
    </w:p>
    <w:p w14:paraId="5C6F3D0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nodeId (2),</w:t>
      </w:r>
    </w:p>
    <w:p w14:paraId="3284DC22"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nodeIp (3)</w:t>
      </w:r>
    </w:p>
    <w:p w14:paraId="2DFDCCBC"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w:t>
      </w:r>
    </w:p>
    <w:p w14:paraId="7CA40D9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w:t>
      </w:r>
      <w:r w:rsidRPr="00857085">
        <w:rPr>
          <w:rFonts w:ascii="Courier New" w:eastAsia="Times New Roman" w:hAnsi="Courier New" w:cs="Courier New"/>
          <w:noProof/>
          <w:sz w:val="18"/>
          <w:szCs w:val="20"/>
        </w:rPr>
        <w:tab/>
        <w:t>read-write</w:t>
      </w:r>
    </w:p>
    <w:p w14:paraId="3CAACDD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w:t>
      </w:r>
      <w:r w:rsidRPr="00857085">
        <w:rPr>
          <w:rFonts w:ascii="Courier New" w:eastAsia="Times New Roman" w:hAnsi="Courier New" w:cs="Courier New"/>
          <w:noProof/>
          <w:sz w:val="18"/>
          <w:szCs w:val="20"/>
        </w:rPr>
        <w:tab/>
      </w:r>
      <w:r w:rsidRPr="00857085">
        <w:rPr>
          <w:rFonts w:ascii="Courier New" w:eastAsia="Times New Roman" w:hAnsi="Courier New" w:cs="Courier New"/>
          <w:noProof/>
          <w:sz w:val="18"/>
          <w:szCs w:val="20"/>
        </w:rPr>
        <w:tab/>
        <w:t>current</w:t>
      </w:r>
    </w:p>
    <w:p w14:paraId="7FA6DB4F"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w:t>
      </w:r>
      <w:r w:rsidRPr="00857085">
        <w:rPr>
          <w:rFonts w:ascii="Courier New" w:eastAsia="Times New Roman" w:hAnsi="Courier New" w:cs="Courier New"/>
          <w:noProof/>
          <w:sz w:val="18"/>
          <w:szCs w:val="20"/>
        </w:rPr>
        <w:tab/>
        <w:t>"Object to define the action to remove site/node connected to SILOS."</w:t>
      </w:r>
    </w:p>
    <w:p w14:paraId="3F3866B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alaSILOSRemoveConfig 1}</w:t>
      </w:r>
    </w:p>
    <w:p w14:paraId="71C9BF50"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63BD66C8"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alaSILOSRemoveConfigTypeArg OBJECT-TYPE</w:t>
      </w:r>
    </w:p>
    <w:p w14:paraId="741CF74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SnmpAdminString (SIZE (0..255))</w:t>
      </w:r>
    </w:p>
    <w:p w14:paraId="1647127F"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w:t>
      </w:r>
      <w:r w:rsidRPr="00857085">
        <w:rPr>
          <w:rFonts w:ascii="Courier New" w:eastAsia="Times New Roman" w:hAnsi="Courier New" w:cs="Courier New"/>
          <w:noProof/>
          <w:sz w:val="18"/>
          <w:szCs w:val="20"/>
        </w:rPr>
        <w:tab/>
        <w:t xml:space="preserve">    read-write</w:t>
      </w:r>
    </w:p>
    <w:p w14:paraId="3F9D5280"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w:t>
      </w:r>
      <w:r w:rsidRPr="00857085">
        <w:rPr>
          <w:rFonts w:ascii="Courier New" w:eastAsia="Times New Roman" w:hAnsi="Courier New" w:cs="Courier New"/>
          <w:noProof/>
          <w:sz w:val="18"/>
          <w:szCs w:val="20"/>
        </w:rPr>
        <w:tab/>
      </w:r>
      <w:r w:rsidRPr="00857085">
        <w:rPr>
          <w:rFonts w:ascii="Courier New" w:eastAsia="Times New Roman" w:hAnsi="Courier New" w:cs="Courier New"/>
          <w:noProof/>
          <w:sz w:val="18"/>
          <w:szCs w:val="20"/>
        </w:rPr>
        <w:tab/>
        <w:t xml:space="preserve">    current</w:t>
      </w:r>
    </w:p>
    <w:p w14:paraId="1172D377"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w:t>
      </w:r>
      <w:r w:rsidRPr="00857085">
        <w:rPr>
          <w:rFonts w:ascii="Courier New" w:eastAsia="Times New Roman" w:hAnsi="Courier New" w:cs="Courier New"/>
          <w:noProof/>
          <w:sz w:val="18"/>
          <w:szCs w:val="20"/>
        </w:rPr>
        <w:tab/>
        <w:t xml:space="preserve">    "Argument of the site local remove site/node action."</w:t>
      </w:r>
    </w:p>
    <w:p w14:paraId="7D27435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alaSILOSRemoveConfig 2}</w:t>
      </w:r>
    </w:p>
    <w:p w14:paraId="664F228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04ED0258"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alaSILOSRemoveConfigTypeArgIpAddrType  OBJECT-TYPE</w:t>
      </w:r>
    </w:p>
    <w:p w14:paraId="137FA74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lastRenderedPageBreak/>
        <w:t xml:space="preserve">    SYNTAX          InetAddressType</w:t>
      </w:r>
    </w:p>
    <w:p w14:paraId="23407F2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read-write</w:t>
      </w:r>
    </w:p>
    <w:p w14:paraId="7C5A850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37AF6964"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"Integer that configures the address type for the node to be deleted."</w:t>
      </w:r>
    </w:p>
    <w:p w14:paraId="5F6AEC2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DEFVAL { ipv4 }</w:t>
      </w:r>
    </w:p>
    <w:p w14:paraId="23F38C29"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alaSILOSRemoveConfig 3 }</w:t>
      </w:r>
    </w:p>
    <w:p w14:paraId="5154C68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C5012E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alaSILOSRemoveConfigTypeArgIpAddr OBJECT-TYPE</w:t>
      </w:r>
    </w:p>
    <w:p w14:paraId="66F1680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InetAddress </w:t>
      </w:r>
    </w:p>
    <w:p w14:paraId="562FCA8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w:t>
      </w:r>
      <w:r w:rsidRPr="00857085">
        <w:rPr>
          <w:rFonts w:ascii="Courier New" w:eastAsia="Times New Roman" w:hAnsi="Courier New" w:cs="Courier New"/>
          <w:noProof/>
          <w:sz w:val="18"/>
          <w:szCs w:val="20"/>
        </w:rPr>
        <w:tab/>
        <w:t xml:space="preserve">    read-write</w:t>
      </w:r>
    </w:p>
    <w:p w14:paraId="0279608F"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w:t>
      </w:r>
      <w:r w:rsidRPr="00857085">
        <w:rPr>
          <w:rFonts w:ascii="Courier New" w:eastAsia="Times New Roman" w:hAnsi="Courier New" w:cs="Courier New"/>
          <w:noProof/>
          <w:sz w:val="18"/>
          <w:szCs w:val="20"/>
        </w:rPr>
        <w:tab/>
      </w:r>
      <w:r w:rsidRPr="00857085">
        <w:rPr>
          <w:rFonts w:ascii="Courier New" w:eastAsia="Times New Roman" w:hAnsi="Courier New" w:cs="Courier New"/>
          <w:noProof/>
          <w:sz w:val="18"/>
          <w:szCs w:val="20"/>
        </w:rPr>
        <w:tab/>
        <w:t xml:space="preserve">    current</w:t>
      </w:r>
    </w:p>
    <w:p w14:paraId="0579F45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w:t>
      </w:r>
      <w:r w:rsidRPr="00857085">
        <w:rPr>
          <w:rFonts w:ascii="Courier New" w:eastAsia="Times New Roman" w:hAnsi="Courier New" w:cs="Courier New"/>
          <w:noProof/>
          <w:sz w:val="18"/>
          <w:szCs w:val="20"/>
        </w:rPr>
        <w:tab/>
        <w:t xml:space="preserve">    "String that configures the address for the node to be deleted."</w:t>
      </w:r>
    </w:p>
    <w:p w14:paraId="329E7AE8"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alaSILOSRemoveConfig 4}</w:t>
      </w:r>
    </w:p>
    <w:p w14:paraId="04DDD89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4DCAB39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alaSILOSRemoveConfigFeature OBJECT-TYPE</w:t>
      </w:r>
    </w:p>
    <w:p w14:paraId="7457A54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INTEGER {</w:t>
      </w:r>
    </w:p>
    <w:p w14:paraId="616D07B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all (1),</w:t>
      </w:r>
    </w:p>
    <w:p w14:paraId="2ECDA676" w14:textId="4B5CED24" w:rsidR="00236350" w:rsidRDefault="00236350" w:rsidP="00236350">
      <w:pPr>
        <w:shd w:val="clear" w:color="auto" w:fill="C0C0C0"/>
        <w:spacing w:after="0" w:line="240" w:lineRule="auto"/>
        <w:jc w:val="both"/>
        <w:rPr>
          <w:ins w:id="1090" w:author="Kha Truong" w:date="2024-06-28T11:18:00Z"/>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mpls (2)</w:t>
      </w:r>
      <w:ins w:id="1091" w:author="Kha Truong" w:date="2024-06-28T11:18:00Z">
        <w:r w:rsidR="00BE70F5">
          <w:rPr>
            <w:rFonts w:ascii="Courier New" w:eastAsia="Times New Roman" w:hAnsi="Courier New" w:cs="Courier New"/>
            <w:noProof/>
            <w:sz w:val="18"/>
            <w:szCs w:val="20"/>
          </w:rPr>
          <w:t>,</w:t>
        </w:r>
      </w:ins>
    </w:p>
    <w:p w14:paraId="47024B54" w14:textId="08A9F058" w:rsidR="00BE70F5" w:rsidRPr="00857085" w:rsidRDefault="00BE70F5" w:rsidP="00236350">
      <w:pPr>
        <w:shd w:val="clear" w:color="auto" w:fill="C0C0C0"/>
        <w:spacing w:after="0" w:line="240" w:lineRule="auto"/>
        <w:jc w:val="both"/>
        <w:rPr>
          <w:rFonts w:ascii="Courier New" w:eastAsia="Times New Roman" w:hAnsi="Courier New" w:cs="Courier New"/>
          <w:noProof/>
          <w:sz w:val="18"/>
          <w:szCs w:val="20"/>
        </w:rPr>
      </w:pPr>
      <w:ins w:id="1092" w:author="Kha Truong" w:date="2024-06-28T11:18:00Z">
        <w:r>
          <w:rPr>
            <w:rFonts w:ascii="Courier New" w:eastAsia="Times New Roman" w:hAnsi="Courier New" w:cs="Courier New"/>
            <w:noProof/>
            <w:sz w:val="18"/>
            <w:szCs w:val="20"/>
          </w:rPr>
          <w:t xml:space="preserve">                        </w:t>
        </w:r>
      </w:ins>
      <w:ins w:id="1093" w:author="Kha Truong" w:date="2024-06-28T11:19:00Z">
        <w:r>
          <w:rPr>
            <w:rFonts w:ascii="Courier New" w:eastAsia="Times New Roman" w:hAnsi="Courier New" w:cs="Courier New"/>
            <w:noProof/>
            <w:sz w:val="18"/>
            <w:szCs w:val="20"/>
          </w:rPr>
          <w:t>f</w:t>
        </w:r>
      </w:ins>
      <w:ins w:id="1094" w:author="Kha Truong" w:date="2024-06-28T11:18:00Z">
        <w:r>
          <w:rPr>
            <w:rFonts w:ascii="Courier New" w:eastAsia="Times New Roman" w:hAnsi="Courier New" w:cs="Courier New"/>
            <w:noProof/>
            <w:sz w:val="18"/>
            <w:szCs w:val="20"/>
          </w:rPr>
          <w:t>50g</w:t>
        </w:r>
      </w:ins>
      <w:ins w:id="1095" w:author="Kha Truong" w:date="2024-06-28T11:19:00Z">
        <w:r>
          <w:rPr>
            <w:rFonts w:ascii="Courier New" w:eastAsia="Times New Roman" w:hAnsi="Courier New" w:cs="Courier New"/>
            <w:noProof/>
            <w:sz w:val="18"/>
            <w:szCs w:val="20"/>
          </w:rPr>
          <w:t xml:space="preserve"> (3)</w:t>
        </w:r>
      </w:ins>
    </w:p>
    <w:p w14:paraId="2277D270"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w:t>
      </w:r>
    </w:p>
    <w:p w14:paraId="69D0D6CC"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w:t>
      </w:r>
      <w:r w:rsidRPr="00857085">
        <w:rPr>
          <w:rFonts w:ascii="Courier New" w:eastAsia="Times New Roman" w:hAnsi="Courier New" w:cs="Courier New"/>
          <w:noProof/>
          <w:sz w:val="18"/>
          <w:szCs w:val="20"/>
        </w:rPr>
        <w:tab/>
        <w:t xml:space="preserve">    read-write</w:t>
      </w:r>
    </w:p>
    <w:p w14:paraId="0BCD2E39"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w:t>
      </w:r>
      <w:r w:rsidRPr="00857085">
        <w:rPr>
          <w:rFonts w:ascii="Courier New" w:eastAsia="Times New Roman" w:hAnsi="Courier New" w:cs="Courier New"/>
          <w:noProof/>
          <w:sz w:val="18"/>
          <w:szCs w:val="20"/>
        </w:rPr>
        <w:tab/>
      </w:r>
      <w:r w:rsidRPr="00857085">
        <w:rPr>
          <w:rFonts w:ascii="Courier New" w:eastAsia="Times New Roman" w:hAnsi="Courier New" w:cs="Courier New"/>
          <w:noProof/>
          <w:sz w:val="18"/>
          <w:szCs w:val="20"/>
        </w:rPr>
        <w:tab/>
        <w:t xml:space="preserve">    current</w:t>
      </w:r>
    </w:p>
    <w:p w14:paraId="5972F994"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w:t>
      </w:r>
      <w:r w:rsidRPr="00857085">
        <w:rPr>
          <w:rFonts w:ascii="Courier New" w:eastAsia="Times New Roman" w:hAnsi="Courier New" w:cs="Courier New"/>
          <w:noProof/>
          <w:sz w:val="18"/>
          <w:szCs w:val="20"/>
        </w:rPr>
        <w:tab/>
        <w:t xml:space="preserve">    "Feature id to delete on site/node."</w:t>
      </w:r>
    </w:p>
    <w:p w14:paraId="2ADD7770" w14:textId="77777777" w:rsidR="00236350" w:rsidRPr="00DB70A1"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alaSILOSRemoveConfig 5}</w:t>
      </w:r>
    </w:p>
    <w:p w14:paraId="0D3BC0E8" w14:textId="77777777" w:rsidR="00236350" w:rsidRDefault="00236350" w:rsidP="00236350"/>
    <w:p w14:paraId="4864471E" w14:textId="77777777" w:rsidR="00236350" w:rsidRDefault="00236350" w:rsidP="00236350">
      <w:pPr>
        <w:pStyle w:val="Heading2"/>
        <w:spacing w:line="276" w:lineRule="auto"/>
      </w:pPr>
      <w:bookmarkStart w:id="1096" w:name="_Toc176718816"/>
      <w:r w:rsidRPr="00E62C28">
        <w:rPr>
          <w:rFonts w:ascii="Trebuchet MS" w:hAnsi="Trebuchet MS"/>
          <w:b/>
          <w:color w:val="auto"/>
          <w:sz w:val="24"/>
          <w:szCs w:val="24"/>
        </w:rPr>
        <w:t>4.2</w:t>
      </w:r>
      <w:r>
        <w:rPr>
          <w:rFonts w:ascii="Trebuchet MS" w:hAnsi="Trebuchet MS"/>
          <w:b/>
          <w:color w:val="auto"/>
          <w:sz w:val="24"/>
          <w:szCs w:val="24"/>
        </w:rPr>
        <w:t>.6 Objects that contain the apply license configurations on Site License Server (</w:t>
      </w:r>
      <w:proofErr w:type="spellStart"/>
      <w:r w:rsidRPr="00857085">
        <w:rPr>
          <w:rFonts w:ascii="Trebuchet MS" w:hAnsi="Trebuchet MS"/>
          <w:b/>
          <w:color w:val="auto"/>
          <w:sz w:val="24"/>
          <w:szCs w:val="24"/>
        </w:rPr>
        <w:t>alaSILOSLicensingConfig</w:t>
      </w:r>
      <w:proofErr w:type="spellEnd"/>
      <w:r>
        <w:rPr>
          <w:rFonts w:ascii="Trebuchet MS" w:hAnsi="Trebuchet MS"/>
          <w:b/>
          <w:color w:val="auto"/>
          <w:sz w:val="24"/>
          <w:szCs w:val="24"/>
        </w:rPr>
        <w:t>)</w:t>
      </w:r>
      <w:bookmarkEnd w:id="1096"/>
    </w:p>
    <w:p w14:paraId="4A0924A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alaSILOSLicensingConfig OBJECT-IDENTITY</w:t>
      </w:r>
    </w:p>
    <w:p w14:paraId="5BCF59C7"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3CB41BF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w:t>
      </w:r>
    </w:p>
    <w:p w14:paraId="64A158B9"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"Branch for SILOS MIB subsystem managed licensing configuration objects."</w:t>
      </w:r>
    </w:p>
    <w:p w14:paraId="1CD59F6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w:t>
      </w:r>
      <w:r w:rsidRPr="00982FF5">
        <w:rPr>
          <w:rFonts w:ascii="Courier New" w:eastAsia="Times New Roman" w:hAnsi="Courier New" w:cs="Courier New"/>
          <w:noProof/>
          <w:sz w:val="18"/>
          <w:szCs w:val="20"/>
        </w:rPr>
        <w:t>alaIND1SiteLicenseServerMIBObjects</w:t>
      </w:r>
      <w:r>
        <w:rPr>
          <w:rFonts w:ascii="Courier New" w:eastAsia="Times New Roman" w:hAnsi="Courier New" w:cs="Courier New"/>
          <w:noProof/>
          <w:sz w:val="18"/>
          <w:szCs w:val="20"/>
        </w:rPr>
        <w:t xml:space="preserve"> </w:t>
      </w:r>
      <w:r w:rsidRPr="00857085">
        <w:rPr>
          <w:rFonts w:ascii="Courier New" w:eastAsia="Times New Roman" w:hAnsi="Courier New" w:cs="Courier New"/>
          <w:noProof/>
          <w:sz w:val="18"/>
          <w:szCs w:val="20"/>
        </w:rPr>
        <w:t>5 }</w:t>
      </w:r>
    </w:p>
    <w:p w14:paraId="4A51F9DB"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45EB178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alaSILOSLicensingConfigAction OBJECT-TYPE</w:t>
      </w:r>
    </w:p>
    <w:p w14:paraId="66F389FC"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INTEGER {</w:t>
      </w:r>
    </w:p>
    <w:p w14:paraId="28017BDD"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default (0),</w:t>
      </w:r>
    </w:p>
    <w:p w14:paraId="5BF995A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applyFile (1),</w:t>
      </w:r>
    </w:p>
    <w:p w14:paraId="10EF866F"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applyKey (2)</w:t>
      </w:r>
    </w:p>
    <w:p w14:paraId="50050479"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w:t>
      </w:r>
    </w:p>
    <w:p w14:paraId="6B897FF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w:t>
      </w:r>
      <w:r w:rsidRPr="00857085">
        <w:rPr>
          <w:rFonts w:ascii="Courier New" w:eastAsia="Times New Roman" w:hAnsi="Courier New" w:cs="Courier New"/>
          <w:noProof/>
          <w:sz w:val="18"/>
          <w:szCs w:val="20"/>
        </w:rPr>
        <w:tab/>
        <w:t>read-write</w:t>
      </w:r>
    </w:p>
    <w:p w14:paraId="14FF9AD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w:t>
      </w:r>
      <w:r w:rsidRPr="00857085">
        <w:rPr>
          <w:rFonts w:ascii="Courier New" w:eastAsia="Times New Roman" w:hAnsi="Courier New" w:cs="Courier New"/>
          <w:noProof/>
          <w:sz w:val="18"/>
          <w:szCs w:val="20"/>
        </w:rPr>
        <w:tab/>
      </w:r>
      <w:r w:rsidRPr="00857085">
        <w:rPr>
          <w:rFonts w:ascii="Courier New" w:eastAsia="Times New Roman" w:hAnsi="Courier New" w:cs="Courier New"/>
          <w:noProof/>
          <w:sz w:val="18"/>
          <w:szCs w:val="20"/>
        </w:rPr>
        <w:tab/>
        <w:t>current</w:t>
      </w:r>
    </w:p>
    <w:p w14:paraId="2CE4489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w:t>
      </w:r>
      <w:r w:rsidRPr="00857085">
        <w:rPr>
          <w:rFonts w:ascii="Courier New" w:eastAsia="Times New Roman" w:hAnsi="Courier New" w:cs="Courier New"/>
          <w:noProof/>
          <w:sz w:val="18"/>
          <w:szCs w:val="20"/>
        </w:rPr>
        <w:tab/>
        <w:t>"Object to define the action related to site local software licensing."</w:t>
      </w:r>
    </w:p>
    <w:p w14:paraId="4CC1361F"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alaSILOSLicensingConfig 1}</w:t>
      </w:r>
    </w:p>
    <w:p w14:paraId="2B4633BB"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F3B5910"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alaSILOSLicensingConfigActionArg OBJECT-TYPE</w:t>
      </w:r>
    </w:p>
    <w:p w14:paraId="62D48344"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SnmpAdminString (SIZE (1..256))</w:t>
      </w:r>
    </w:p>
    <w:p w14:paraId="0DBCBA59"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w:t>
      </w:r>
      <w:r w:rsidRPr="00857085">
        <w:rPr>
          <w:rFonts w:ascii="Courier New" w:eastAsia="Times New Roman" w:hAnsi="Courier New" w:cs="Courier New"/>
          <w:noProof/>
          <w:sz w:val="18"/>
          <w:szCs w:val="20"/>
        </w:rPr>
        <w:tab/>
        <w:t>read-write</w:t>
      </w:r>
    </w:p>
    <w:p w14:paraId="1C45985D"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w:t>
      </w:r>
      <w:r w:rsidRPr="00857085">
        <w:rPr>
          <w:rFonts w:ascii="Courier New" w:eastAsia="Times New Roman" w:hAnsi="Courier New" w:cs="Courier New"/>
          <w:noProof/>
          <w:sz w:val="18"/>
          <w:szCs w:val="20"/>
        </w:rPr>
        <w:tab/>
      </w:r>
      <w:r w:rsidRPr="00857085">
        <w:rPr>
          <w:rFonts w:ascii="Courier New" w:eastAsia="Times New Roman" w:hAnsi="Courier New" w:cs="Courier New"/>
          <w:noProof/>
          <w:sz w:val="18"/>
          <w:szCs w:val="20"/>
        </w:rPr>
        <w:tab/>
        <w:t>current</w:t>
      </w:r>
    </w:p>
    <w:p w14:paraId="34F2EBD2"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w:t>
      </w:r>
      <w:r w:rsidRPr="00857085">
        <w:rPr>
          <w:rFonts w:ascii="Courier New" w:eastAsia="Times New Roman" w:hAnsi="Courier New" w:cs="Courier New"/>
          <w:noProof/>
          <w:sz w:val="18"/>
          <w:szCs w:val="20"/>
        </w:rPr>
        <w:tab/>
        <w:t>"Argument of the site local software licensing action."</w:t>
      </w:r>
    </w:p>
    <w:p w14:paraId="664DAE6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alaSILOSLicensingConfig 2}</w:t>
      </w:r>
    </w:p>
    <w:p w14:paraId="4D299551" w14:textId="77777777" w:rsidR="00236350" w:rsidRDefault="00236350" w:rsidP="00236350"/>
    <w:p w14:paraId="4F5218B8" w14:textId="77777777" w:rsidR="00236350" w:rsidRDefault="00236350" w:rsidP="00236350">
      <w:pPr>
        <w:pStyle w:val="Heading2"/>
        <w:spacing w:line="276" w:lineRule="auto"/>
      </w:pPr>
      <w:bookmarkStart w:id="1097" w:name="_Toc176718817"/>
      <w:r w:rsidRPr="00E62C28">
        <w:rPr>
          <w:rFonts w:ascii="Trebuchet MS" w:hAnsi="Trebuchet MS"/>
          <w:b/>
          <w:color w:val="auto"/>
          <w:sz w:val="24"/>
          <w:szCs w:val="24"/>
        </w:rPr>
        <w:lastRenderedPageBreak/>
        <w:t>4.2</w:t>
      </w:r>
      <w:r>
        <w:rPr>
          <w:rFonts w:ascii="Trebuchet MS" w:hAnsi="Trebuchet MS"/>
          <w:b/>
          <w:color w:val="auto"/>
          <w:sz w:val="24"/>
          <w:szCs w:val="24"/>
        </w:rPr>
        <w:t>.7 Objects that contain the information of S</w:t>
      </w:r>
      <w:r>
        <w:rPr>
          <w:rFonts w:ascii="Calibri" w:hAnsi="Calibri"/>
          <w:b/>
          <w:color w:val="auto"/>
          <w:sz w:val="24"/>
          <w:szCs w:val="24"/>
          <w:lang w:val="vi-VN"/>
        </w:rPr>
        <w:t>witch</w:t>
      </w:r>
      <w:r>
        <w:rPr>
          <w:rFonts w:ascii="Trebuchet MS" w:hAnsi="Trebuchet MS"/>
          <w:b/>
          <w:color w:val="auto"/>
          <w:sz w:val="24"/>
          <w:szCs w:val="24"/>
        </w:rPr>
        <w:t xml:space="preserve"> License Client (</w:t>
      </w:r>
      <w:proofErr w:type="spellStart"/>
      <w:r w:rsidRPr="00857085">
        <w:rPr>
          <w:rFonts w:ascii="Trebuchet MS" w:hAnsi="Trebuchet MS"/>
          <w:b/>
          <w:color w:val="auto"/>
          <w:sz w:val="24"/>
          <w:szCs w:val="24"/>
        </w:rPr>
        <w:t>alaSWLICInfo</w:t>
      </w:r>
      <w:proofErr w:type="spellEnd"/>
      <w:r>
        <w:rPr>
          <w:rFonts w:ascii="Trebuchet MS" w:hAnsi="Trebuchet MS"/>
          <w:b/>
          <w:color w:val="auto"/>
          <w:sz w:val="24"/>
          <w:szCs w:val="24"/>
        </w:rPr>
        <w:t>)</w:t>
      </w:r>
      <w:bookmarkEnd w:id="1097"/>
    </w:p>
    <w:p w14:paraId="1B8B31F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alaSWLICInfo OBJECT-IDENTITY</w:t>
      </w:r>
    </w:p>
    <w:p w14:paraId="4607E85B"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3869C3ED"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w:t>
      </w:r>
    </w:p>
    <w:p w14:paraId="4C8E1EE8"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"Branch for SWLIC MIB subsystem managed information objects."</w:t>
      </w:r>
    </w:p>
    <w:p w14:paraId="034492E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w:t>
      </w:r>
      <w:r w:rsidRPr="00982FF5">
        <w:rPr>
          <w:rFonts w:ascii="Courier New" w:eastAsia="Times New Roman" w:hAnsi="Courier New" w:cs="Courier New"/>
          <w:noProof/>
          <w:sz w:val="18"/>
          <w:szCs w:val="20"/>
        </w:rPr>
        <w:t>alaIND1SiteLicenseClientMIBObjects</w:t>
      </w:r>
      <w:r>
        <w:rPr>
          <w:rFonts w:ascii="Courier New" w:eastAsia="Times New Roman" w:hAnsi="Courier New" w:cs="Courier New"/>
          <w:noProof/>
          <w:sz w:val="18"/>
          <w:szCs w:val="20"/>
        </w:rPr>
        <w:t xml:space="preserve"> 1</w:t>
      </w:r>
      <w:r w:rsidRPr="00857085">
        <w:rPr>
          <w:rFonts w:ascii="Courier New" w:eastAsia="Times New Roman" w:hAnsi="Courier New" w:cs="Courier New"/>
          <w:noProof/>
          <w:sz w:val="18"/>
          <w:szCs w:val="20"/>
        </w:rPr>
        <w:t xml:space="preserve"> }</w:t>
      </w:r>
    </w:p>
    <w:p w14:paraId="78C3B174"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067BA8A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alaSWLICInfoPackageVersion  OBJECT-TYPE</w:t>
      </w:r>
    </w:p>
    <w:p w14:paraId="5102D73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SnmpAdminString (SIZE (1..32))</w:t>
      </w:r>
    </w:p>
    <w:p w14:paraId="7507B8DD"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read-only</w:t>
      </w:r>
    </w:p>
    <w:p w14:paraId="444BEC99"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2FC07C3B"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"String displaying the SWLIC debian package version."</w:t>
      </w:r>
    </w:p>
    <w:p w14:paraId="066AA45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alaSWLICInfo 1 }</w:t>
      </w:r>
    </w:p>
    <w:p w14:paraId="442EC32B"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5102193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alaSWLICInfoSiteId  OBJECT-TYPE</w:t>
      </w:r>
    </w:p>
    <w:p w14:paraId="588F4A72"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SnmpAdminString (SIZE (1..16))</w:t>
      </w:r>
    </w:p>
    <w:p w14:paraId="0C27D8F9"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read-only</w:t>
      </w:r>
    </w:p>
    <w:p w14:paraId="6FBB8EF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096870A7"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"String displaying the SWLIC site identifier."</w:t>
      </w:r>
    </w:p>
    <w:p w14:paraId="06B65EC2"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alaSWLICInfo 2 }</w:t>
      </w:r>
    </w:p>
    <w:p w14:paraId="1D5DF2C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837558B"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alaSWLICInfoAdminStatus  OBJECT-TYPE</w:t>
      </w:r>
    </w:p>
    <w:p w14:paraId="3DD9978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INTEGER {</w:t>
      </w:r>
    </w:p>
    <w:p w14:paraId="5F95F9D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enable (1),</w:t>
      </w:r>
    </w:p>
    <w:p w14:paraId="179DAB7B"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disable (0)</w:t>
      </w:r>
    </w:p>
    <w:p w14:paraId="16C85E62"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w:t>
      </w:r>
    </w:p>
    <w:p w14:paraId="1FD9A122"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read-only</w:t>
      </w:r>
    </w:p>
    <w:p w14:paraId="7B074C6C"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620BB87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"The status indicates working process of SWLIC."</w:t>
      </w:r>
    </w:p>
    <w:p w14:paraId="76B11A3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DEFVAL  { disable }</w:t>
      </w:r>
    </w:p>
    <w:p w14:paraId="03481138"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alaSWLICInfo 3 }</w:t>
      </w:r>
    </w:p>
    <w:p w14:paraId="7EC9456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0A78FCEF"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alaSWLICInfoIpAddressType  OBJECT-TYPE</w:t>
      </w:r>
    </w:p>
    <w:p w14:paraId="5E8C05F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InetAddressType</w:t>
      </w:r>
    </w:p>
    <w:p w14:paraId="3CCD7D7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read-only</w:t>
      </w:r>
    </w:p>
    <w:p w14:paraId="32541D6C"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5FF9791F"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"Integer displaying the configured address type for  MQTT broker server host."</w:t>
      </w:r>
    </w:p>
    <w:p w14:paraId="00A87FA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DEFVAL { ipv4 }</w:t>
      </w:r>
    </w:p>
    <w:p w14:paraId="5B35873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alaSWLICInfo 4 }</w:t>
      </w:r>
    </w:p>
    <w:p w14:paraId="2F909A74"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59821ACC"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alaSWLICInfoIpAddress OBJECT-TYPE</w:t>
      </w:r>
    </w:p>
    <w:p w14:paraId="6F4AE8F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InetAddress</w:t>
      </w:r>
    </w:p>
    <w:p w14:paraId="27D811F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read-only</w:t>
      </w:r>
    </w:p>
    <w:p w14:paraId="273505AC"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3827570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"String displaying the configured address for  MQTT broker server host."</w:t>
      </w:r>
    </w:p>
    <w:p w14:paraId="58425C37"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alaSWLICInfo 5 }</w:t>
      </w:r>
    </w:p>
    <w:p w14:paraId="04D89E6C"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0542530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alaSWLICInfoPort OBJECT-TYPE</w:t>
      </w:r>
    </w:p>
    <w:p w14:paraId="5C78EDF1" w14:textId="23A8AEC6"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Integer32 ( </w:t>
      </w:r>
      <w:r w:rsidR="00B7283A">
        <w:rPr>
          <w:rFonts w:ascii="Courier New" w:eastAsia="Times New Roman" w:hAnsi="Courier New" w:cs="Courier New"/>
          <w:noProof/>
          <w:sz w:val="18"/>
          <w:szCs w:val="20"/>
        </w:rPr>
        <w:t>1024</w:t>
      </w:r>
      <w:r w:rsidRPr="00857085">
        <w:rPr>
          <w:rFonts w:ascii="Courier New" w:eastAsia="Times New Roman" w:hAnsi="Courier New" w:cs="Courier New"/>
          <w:noProof/>
          <w:sz w:val="18"/>
          <w:szCs w:val="20"/>
        </w:rPr>
        <w:t xml:space="preserve"> .. 65535 )</w:t>
      </w:r>
    </w:p>
    <w:p w14:paraId="264D16B0"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read-only</w:t>
      </w:r>
    </w:p>
    <w:p w14:paraId="766C1322"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2B26FE3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"Port number of the MQTT broker server host."</w:t>
      </w:r>
    </w:p>
    <w:p w14:paraId="11F2FEA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DEFVAL        { 0 }</w:t>
      </w:r>
    </w:p>
    <w:p w14:paraId="3220773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alaSWLICInfo 6 }</w:t>
      </w:r>
    </w:p>
    <w:p w14:paraId="2289EF9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20BA3F3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lastRenderedPageBreak/>
        <w:t>alaSWLICInfoConnectionStatus  OBJECT-TYPE</w:t>
      </w:r>
    </w:p>
    <w:p w14:paraId="2416F68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INTEGER {</w:t>
      </w:r>
    </w:p>
    <w:p w14:paraId="1FFC1D3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connected (1),</w:t>
      </w:r>
    </w:p>
    <w:p w14:paraId="25FA8D98"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disconnected (2)</w:t>
      </w:r>
    </w:p>
    <w:p w14:paraId="1816D14B"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w:t>
      </w:r>
    </w:p>
    <w:p w14:paraId="3E67F24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read-only</w:t>
      </w:r>
    </w:p>
    <w:p w14:paraId="34C57072"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15778E2C"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"The status indicates the connection between SWLIC and MQTT broker."</w:t>
      </w:r>
    </w:p>
    <w:p w14:paraId="2695EFC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DEFVAL  { disconnected }</w:t>
      </w:r>
    </w:p>
    <w:p w14:paraId="611C44D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alaSWLICInfo 7 }</w:t>
      </w:r>
    </w:p>
    <w:p w14:paraId="1489B1A4"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0170A9A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alaSWLICInfoLastMsgSend  OBJECT-TYPE</w:t>
      </w:r>
    </w:p>
    <w:p w14:paraId="5A28898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DateAndTime</w:t>
      </w:r>
    </w:p>
    <w:p w14:paraId="60304260"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read-only</w:t>
      </w:r>
    </w:p>
    <w:p w14:paraId="366F55BC"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6838E69C"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"String displaying the time when SWLIC sent the last message to the Broker."</w:t>
      </w:r>
    </w:p>
    <w:p w14:paraId="69F3DC4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alaSWLICInfo 8 }</w:t>
      </w:r>
    </w:p>
    <w:p w14:paraId="4B56F91F"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629FE5DD"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alaSWLICInfoLastMsgReceive  OBJECT-TYPE</w:t>
      </w:r>
    </w:p>
    <w:p w14:paraId="2B4233B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DateAndTime</w:t>
      </w:r>
    </w:p>
    <w:p w14:paraId="25C5D010"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read-only</w:t>
      </w:r>
    </w:p>
    <w:p w14:paraId="30CBC99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150135D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"String displaying the time when SWLIC received the last message from the Broker."</w:t>
      </w:r>
    </w:p>
    <w:p w14:paraId="6A7A60D9"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alaSWLICInfo 9 }</w:t>
      </w:r>
    </w:p>
    <w:p w14:paraId="73E2616F" w14:textId="77777777" w:rsidR="00236350" w:rsidRDefault="00236350" w:rsidP="00236350"/>
    <w:p w14:paraId="4EC0E226" w14:textId="77777777" w:rsidR="00236350" w:rsidRDefault="00236350" w:rsidP="00236350">
      <w:pPr>
        <w:pStyle w:val="Heading2"/>
        <w:spacing w:line="276" w:lineRule="auto"/>
        <w:rPr>
          <w:rFonts w:ascii="Trebuchet MS" w:hAnsi="Trebuchet MS"/>
          <w:b/>
          <w:color w:val="auto"/>
          <w:sz w:val="24"/>
          <w:szCs w:val="24"/>
        </w:rPr>
      </w:pPr>
      <w:bookmarkStart w:id="1098" w:name="_Toc176718818"/>
      <w:r w:rsidRPr="00E62C28">
        <w:rPr>
          <w:rFonts w:ascii="Trebuchet MS" w:hAnsi="Trebuchet MS"/>
          <w:b/>
          <w:color w:val="auto"/>
          <w:sz w:val="24"/>
          <w:szCs w:val="24"/>
        </w:rPr>
        <w:t>4.2</w:t>
      </w:r>
      <w:r>
        <w:rPr>
          <w:rFonts w:ascii="Trebuchet MS" w:hAnsi="Trebuchet MS"/>
          <w:b/>
          <w:color w:val="auto"/>
          <w:sz w:val="24"/>
          <w:szCs w:val="24"/>
        </w:rPr>
        <w:t>.8 Objects that contain the configuration of S</w:t>
      </w:r>
      <w:r>
        <w:rPr>
          <w:rFonts w:ascii="Calibri" w:hAnsi="Calibri"/>
          <w:b/>
          <w:color w:val="auto"/>
          <w:sz w:val="24"/>
          <w:szCs w:val="24"/>
          <w:lang w:val="vi-VN"/>
        </w:rPr>
        <w:t>witch</w:t>
      </w:r>
      <w:r>
        <w:rPr>
          <w:rFonts w:ascii="Trebuchet MS" w:hAnsi="Trebuchet MS"/>
          <w:b/>
          <w:color w:val="auto"/>
          <w:sz w:val="24"/>
          <w:szCs w:val="24"/>
        </w:rPr>
        <w:t xml:space="preserve"> License Client (</w:t>
      </w:r>
      <w:proofErr w:type="spellStart"/>
      <w:r w:rsidRPr="00857085">
        <w:rPr>
          <w:rFonts w:ascii="Trebuchet MS" w:hAnsi="Trebuchet MS"/>
          <w:b/>
          <w:color w:val="auto"/>
          <w:sz w:val="24"/>
          <w:szCs w:val="24"/>
        </w:rPr>
        <w:t>alaSWLICBrokerConfig</w:t>
      </w:r>
      <w:proofErr w:type="spellEnd"/>
      <w:r>
        <w:rPr>
          <w:rFonts w:ascii="Trebuchet MS" w:hAnsi="Trebuchet MS"/>
          <w:b/>
          <w:color w:val="auto"/>
          <w:sz w:val="24"/>
          <w:szCs w:val="24"/>
        </w:rPr>
        <w:t>)</w:t>
      </w:r>
      <w:bookmarkEnd w:id="1098"/>
    </w:p>
    <w:p w14:paraId="58B0AB5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alaSWLICBrokerConfig OBJECT-IDENTITY</w:t>
      </w:r>
    </w:p>
    <w:p w14:paraId="0CA9F2C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6ED3DC1D"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w:t>
      </w:r>
    </w:p>
    <w:p w14:paraId="50B02F3B"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"Branch for SWLIC MIB subsystem managed broker configuration objects."</w:t>
      </w:r>
    </w:p>
    <w:p w14:paraId="1210DD74"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w:t>
      </w:r>
      <w:r w:rsidRPr="00982FF5">
        <w:rPr>
          <w:rFonts w:ascii="Courier New" w:eastAsia="Times New Roman" w:hAnsi="Courier New" w:cs="Courier New"/>
          <w:noProof/>
          <w:sz w:val="18"/>
          <w:szCs w:val="20"/>
        </w:rPr>
        <w:t>alaIND1SiteLicenseClientMIBObjects</w:t>
      </w:r>
      <w:r>
        <w:rPr>
          <w:rFonts w:ascii="Courier New" w:eastAsia="Times New Roman" w:hAnsi="Courier New" w:cs="Courier New"/>
          <w:noProof/>
          <w:sz w:val="18"/>
          <w:szCs w:val="20"/>
        </w:rPr>
        <w:t xml:space="preserve"> 2</w:t>
      </w:r>
      <w:r w:rsidRPr="00857085">
        <w:rPr>
          <w:rFonts w:ascii="Courier New" w:eastAsia="Times New Roman" w:hAnsi="Courier New" w:cs="Courier New"/>
          <w:noProof/>
          <w:sz w:val="18"/>
          <w:szCs w:val="20"/>
        </w:rPr>
        <w:t xml:space="preserve"> }</w:t>
      </w:r>
    </w:p>
    <w:p w14:paraId="2C0C57A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708B5118"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alaSWLICBrokerConfigSiteId  OBJECT-TYPE</w:t>
      </w:r>
    </w:p>
    <w:p w14:paraId="2BB30519"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SnmpAdminString (SIZE (1..16))</w:t>
      </w:r>
    </w:p>
    <w:p w14:paraId="0DD761D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read-write</w:t>
      </w:r>
    </w:p>
    <w:p w14:paraId="1AD0E260"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5A8946F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"The SWLIC site identifier."</w:t>
      </w:r>
    </w:p>
    <w:p w14:paraId="5F74D74F"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DEFVAL  { "default" }</w:t>
      </w:r>
    </w:p>
    <w:p w14:paraId="2074E08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alaSWLICBrokerConfig 1 }</w:t>
      </w:r>
    </w:p>
    <w:p w14:paraId="3ED61A98"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6C70F9D"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alaSWLICBrokerConfigIpAddressType  OBJECT-TYPE</w:t>
      </w:r>
    </w:p>
    <w:p w14:paraId="0DAEBE1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InetAddressType</w:t>
      </w:r>
    </w:p>
    <w:p w14:paraId="03BE8FAF"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read-write</w:t>
      </w:r>
    </w:p>
    <w:p w14:paraId="409AE99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11FF33F9"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"Integer that configures the address type for the MQTT broker server host."</w:t>
      </w:r>
    </w:p>
    <w:p w14:paraId="0679983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DEFVAL { ipv4 }</w:t>
      </w:r>
    </w:p>
    <w:p w14:paraId="01D08D9C"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alaSWLICBrokerConfig 2 }</w:t>
      </w:r>
    </w:p>
    <w:p w14:paraId="38D54C2D"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69D81E28"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alaSWLICBrokerConfigIpAddress OBJECT-TYPE</w:t>
      </w:r>
    </w:p>
    <w:p w14:paraId="2309E42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InetAddress</w:t>
      </w:r>
    </w:p>
    <w:p w14:paraId="4D81D30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read-write</w:t>
      </w:r>
    </w:p>
    <w:p w14:paraId="0888A15D"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lastRenderedPageBreak/>
        <w:t xml:space="preserve">    STATUS          current</w:t>
      </w:r>
    </w:p>
    <w:p w14:paraId="7CA311A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"String that configures the address for the MQTT broker server host."</w:t>
      </w:r>
    </w:p>
    <w:p w14:paraId="16E8F53C"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alaSWLICBrokerConfig 3 }</w:t>
      </w:r>
    </w:p>
    <w:p w14:paraId="0214AFE1"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6EABFD3D"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alaSWLICBrokerConfigPort OBJECT-TYPE</w:t>
      </w:r>
    </w:p>
    <w:p w14:paraId="571EF75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Integer32 ( 0 .. 65535 )</w:t>
      </w:r>
    </w:p>
    <w:p w14:paraId="5A03777B"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read-write</w:t>
      </w:r>
    </w:p>
    <w:p w14:paraId="520B9056"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20AD073D"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"Port number of the MQTT broker server host."</w:t>
      </w:r>
    </w:p>
    <w:p w14:paraId="28FB7A64"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DEFVAL        { 0 }</w:t>
      </w:r>
    </w:p>
    <w:p w14:paraId="52930FE4"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alaSWLICBrokerConfig 4 }</w:t>
      </w:r>
    </w:p>
    <w:p w14:paraId="6ED57531" w14:textId="77777777" w:rsidR="00236350" w:rsidRDefault="00236350" w:rsidP="00236350"/>
    <w:p w14:paraId="0DFDD110" w14:textId="77777777" w:rsidR="00236350" w:rsidRDefault="00236350" w:rsidP="00236350">
      <w:pPr>
        <w:pStyle w:val="Heading2"/>
        <w:spacing w:line="276" w:lineRule="auto"/>
        <w:rPr>
          <w:rFonts w:ascii="Trebuchet MS" w:hAnsi="Trebuchet MS"/>
          <w:b/>
          <w:color w:val="auto"/>
          <w:sz w:val="24"/>
          <w:szCs w:val="24"/>
        </w:rPr>
      </w:pPr>
      <w:bookmarkStart w:id="1099" w:name="_Toc176718819"/>
      <w:r w:rsidRPr="00E62C28">
        <w:rPr>
          <w:rFonts w:ascii="Trebuchet MS" w:hAnsi="Trebuchet MS"/>
          <w:b/>
          <w:color w:val="auto"/>
          <w:sz w:val="24"/>
          <w:szCs w:val="24"/>
        </w:rPr>
        <w:t>4.2</w:t>
      </w:r>
      <w:r>
        <w:rPr>
          <w:rFonts w:ascii="Trebuchet MS" w:hAnsi="Trebuchet MS"/>
          <w:b/>
          <w:color w:val="auto"/>
          <w:sz w:val="24"/>
          <w:szCs w:val="24"/>
        </w:rPr>
        <w:t>.9 Objects that contain the license remove configurations on Switch License Client (</w:t>
      </w:r>
      <w:proofErr w:type="spellStart"/>
      <w:r w:rsidRPr="00857085">
        <w:rPr>
          <w:rFonts w:ascii="Trebuchet MS" w:hAnsi="Trebuchet MS"/>
          <w:b/>
          <w:color w:val="auto"/>
          <w:sz w:val="24"/>
          <w:szCs w:val="24"/>
        </w:rPr>
        <w:t>alaSWLICLicenseRemove</w:t>
      </w:r>
      <w:proofErr w:type="spellEnd"/>
      <w:r>
        <w:rPr>
          <w:rFonts w:ascii="Trebuchet MS" w:hAnsi="Trebuchet MS"/>
          <w:b/>
          <w:color w:val="auto"/>
          <w:sz w:val="24"/>
          <w:szCs w:val="24"/>
        </w:rPr>
        <w:t>)</w:t>
      </w:r>
      <w:bookmarkEnd w:id="1099"/>
    </w:p>
    <w:p w14:paraId="5D4A1AD1" w14:textId="77777777" w:rsidR="00236350" w:rsidRDefault="00236350" w:rsidP="00236350"/>
    <w:p w14:paraId="7EF3B31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alaSWLICLicenseRemove OBJECT-IDENTITY</w:t>
      </w:r>
    </w:p>
    <w:p w14:paraId="662B7504"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2C3502A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w:t>
      </w:r>
    </w:p>
    <w:p w14:paraId="08B49A17"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"Branch for SWLIC MIB subsystem managed remove license objects."</w:t>
      </w:r>
    </w:p>
    <w:p w14:paraId="138825C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w:t>
      </w:r>
      <w:r w:rsidRPr="003E12B6">
        <w:rPr>
          <w:rFonts w:ascii="Courier New" w:eastAsia="Times New Roman" w:hAnsi="Courier New" w:cs="Courier New"/>
          <w:noProof/>
          <w:sz w:val="18"/>
          <w:szCs w:val="20"/>
        </w:rPr>
        <w:t>alaIND1SiteLicenseClientMIBObjects</w:t>
      </w:r>
      <w:r>
        <w:rPr>
          <w:rFonts w:ascii="Courier New" w:eastAsia="Times New Roman" w:hAnsi="Courier New" w:cs="Courier New"/>
          <w:noProof/>
          <w:sz w:val="18"/>
          <w:szCs w:val="20"/>
        </w:rPr>
        <w:t xml:space="preserve"> 3</w:t>
      </w:r>
      <w:r w:rsidRPr="00857085">
        <w:rPr>
          <w:rFonts w:ascii="Courier New" w:eastAsia="Times New Roman" w:hAnsi="Courier New" w:cs="Courier New"/>
          <w:noProof/>
          <w:sz w:val="18"/>
          <w:szCs w:val="20"/>
        </w:rPr>
        <w:t xml:space="preserve"> }</w:t>
      </w:r>
    </w:p>
    <w:p w14:paraId="691DBFF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55B73C7"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alaSWLICLicenseRemoveFeature  OBJECT-TYPE</w:t>
      </w:r>
    </w:p>
    <w:p w14:paraId="1075607A"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SYNTAX          INTEGER {</w:t>
      </w:r>
    </w:p>
    <w:p w14:paraId="0202F13B"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all (1),</w:t>
      </w:r>
    </w:p>
    <w:p w14:paraId="45ED0DCB" w14:textId="5EA665F1" w:rsidR="00236350" w:rsidRDefault="00236350" w:rsidP="00236350">
      <w:pPr>
        <w:shd w:val="clear" w:color="auto" w:fill="C0C0C0"/>
        <w:spacing w:after="0" w:line="240" w:lineRule="auto"/>
        <w:jc w:val="both"/>
        <w:rPr>
          <w:ins w:id="1100" w:author="Kha Truong" w:date="2024-06-28T11:20:00Z"/>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mpls (2)</w:t>
      </w:r>
      <w:ins w:id="1101" w:author="Kha Truong" w:date="2024-06-28T11:20:00Z">
        <w:r w:rsidR="00BE70F5">
          <w:rPr>
            <w:rFonts w:ascii="Courier New" w:eastAsia="Times New Roman" w:hAnsi="Courier New" w:cs="Courier New"/>
            <w:noProof/>
            <w:sz w:val="18"/>
            <w:szCs w:val="20"/>
          </w:rPr>
          <w:t>,</w:t>
        </w:r>
      </w:ins>
    </w:p>
    <w:p w14:paraId="30A1B594" w14:textId="2133FAE1" w:rsidR="00BE70F5" w:rsidRPr="00857085" w:rsidRDefault="00BE70F5" w:rsidP="00236350">
      <w:pPr>
        <w:shd w:val="clear" w:color="auto" w:fill="C0C0C0"/>
        <w:spacing w:after="0" w:line="240" w:lineRule="auto"/>
        <w:jc w:val="both"/>
        <w:rPr>
          <w:rFonts w:ascii="Courier New" w:eastAsia="Times New Roman" w:hAnsi="Courier New" w:cs="Courier New"/>
          <w:noProof/>
          <w:sz w:val="18"/>
          <w:szCs w:val="20"/>
        </w:rPr>
      </w:pPr>
      <w:ins w:id="1102" w:author="Kha Truong" w:date="2024-06-28T11:20:00Z">
        <w:r>
          <w:rPr>
            <w:rFonts w:ascii="Courier New" w:eastAsia="Times New Roman" w:hAnsi="Courier New" w:cs="Courier New"/>
            <w:noProof/>
            <w:sz w:val="18"/>
            <w:szCs w:val="20"/>
          </w:rPr>
          <w:t xml:space="preserve">                        f50g </w:t>
        </w:r>
      </w:ins>
      <w:ins w:id="1103" w:author="Kha Truong" w:date="2024-06-28T11:21:00Z">
        <w:r>
          <w:rPr>
            <w:rFonts w:ascii="Courier New" w:eastAsia="Times New Roman" w:hAnsi="Courier New" w:cs="Courier New"/>
            <w:noProof/>
            <w:sz w:val="18"/>
            <w:szCs w:val="20"/>
          </w:rPr>
          <w:t>(3)</w:t>
        </w:r>
      </w:ins>
    </w:p>
    <w:p w14:paraId="323708C7"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w:t>
      </w:r>
    </w:p>
    <w:p w14:paraId="04589795"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MAX-ACCESS      read-only</w:t>
      </w:r>
    </w:p>
    <w:p w14:paraId="55BBE813"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STATUS          current</w:t>
      </w:r>
    </w:p>
    <w:p w14:paraId="24C2FC8B"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DESCRIPTION     "The license feature id need remove."</w:t>
      </w:r>
    </w:p>
    <w:p w14:paraId="675F1997"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DEFVAL  { all }</w:t>
      </w:r>
    </w:p>
    <w:p w14:paraId="46659F6E"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r w:rsidRPr="00857085">
        <w:rPr>
          <w:rFonts w:ascii="Courier New" w:eastAsia="Times New Roman" w:hAnsi="Courier New" w:cs="Courier New"/>
          <w:noProof/>
          <w:sz w:val="18"/>
          <w:szCs w:val="20"/>
        </w:rPr>
        <w:t xml:space="preserve">    ::= { alaSWLICLicenseRemove 1 }</w:t>
      </w:r>
    </w:p>
    <w:p w14:paraId="43A2162D" w14:textId="77777777" w:rsidR="00236350" w:rsidRDefault="00236350" w:rsidP="00236350"/>
    <w:p w14:paraId="3C39A6AC" w14:textId="77777777" w:rsidR="00236350" w:rsidRDefault="00236350" w:rsidP="00236350">
      <w:pPr>
        <w:pStyle w:val="Heading2"/>
        <w:spacing w:line="276" w:lineRule="auto"/>
      </w:pPr>
      <w:bookmarkStart w:id="1104" w:name="_Toc176718820"/>
      <w:r>
        <w:rPr>
          <w:rFonts w:ascii="Trebuchet MS" w:hAnsi="Trebuchet MS"/>
          <w:b/>
          <w:color w:val="auto"/>
          <w:sz w:val="24"/>
          <w:szCs w:val="24"/>
        </w:rPr>
        <w:t>4.2.10 Objects that contain the Site License Server notification</w:t>
      </w:r>
      <w:bookmarkEnd w:id="1104"/>
    </w:p>
    <w:p w14:paraId="0ABBE4A9"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alaSiteLicenseSerialId  OBJECT-TYPE</w:t>
      </w:r>
    </w:p>
    <w:p w14:paraId="653FE881"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SYNTAX          OCTET STRING (SIZE(</w:t>
      </w:r>
      <w:r>
        <w:rPr>
          <w:rFonts w:ascii="Courier New" w:eastAsia="Times New Roman" w:hAnsi="Courier New" w:cs="Courier New"/>
          <w:noProof/>
          <w:sz w:val="18"/>
          <w:szCs w:val="20"/>
        </w:rPr>
        <w:t>1..</w:t>
      </w:r>
      <w:r w:rsidRPr="00121929">
        <w:rPr>
          <w:rFonts w:ascii="Courier New" w:eastAsia="Times New Roman" w:hAnsi="Courier New" w:cs="Courier New"/>
          <w:noProof/>
          <w:sz w:val="18"/>
          <w:szCs w:val="20"/>
        </w:rPr>
        <w:t>25))</w:t>
      </w:r>
    </w:p>
    <w:p w14:paraId="5FC79725"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MAX-ACCESS      accessible-for-notify</w:t>
      </w:r>
    </w:p>
    <w:p w14:paraId="06FE5111"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STATUS          current</w:t>
      </w:r>
    </w:p>
    <w:p w14:paraId="6578BEDB"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DESCRIPTION     "String displaying the serial number for which this license is valid."</w:t>
      </w:r>
    </w:p>
    <w:p w14:paraId="643ED4E9"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 { </w:t>
      </w:r>
      <w:r w:rsidRPr="003E12B6">
        <w:rPr>
          <w:rFonts w:ascii="Courier New" w:eastAsia="Times New Roman" w:hAnsi="Courier New" w:cs="Courier New"/>
          <w:noProof/>
          <w:sz w:val="18"/>
          <w:szCs w:val="20"/>
        </w:rPr>
        <w:t>alaSiteLicenseServerNotificationObjects</w:t>
      </w:r>
      <w:r>
        <w:rPr>
          <w:rFonts w:ascii="Courier New" w:eastAsia="Times New Roman" w:hAnsi="Courier New" w:cs="Courier New"/>
          <w:noProof/>
          <w:sz w:val="18"/>
          <w:szCs w:val="20"/>
        </w:rPr>
        <w:t xml:space="preserve"> </w:t>
      </w:r>
      <w:r w:rsidRPr="00121929">
        <w:rPr>
          <w:rFonts w:ascii="Courier New" w:eastAsia="Times New Roman" w:hAnsi="Courier New" w:cs="Courier New"/>
          <w:noProof/>
          <w:sz w:val="18"/>
          <w:szCs w:val="20"/>
        </w:rPr>
        <w:t>1 }</w:t>
      </w:r>
    </w:p>
    <w:p w14:paraId="597AEA6D" w14:textId="77777777" w:rsidR="00236350" w:rsidRPr="00857085"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5B803422" w14:textId="77777777" w:rsidR="00236350" w:rsidRPr="00D323CF" w:rsidRDefault="00236350" w:rsidP="00236350"/>
    <w:p w14:paraId="605CE2B4" w14:textId="77777777" w:rsidR="00236350" w:rsidRDefault="00236350" w:rsidP="00236350">
      <w:pPr>
        <w:pStyle w:val="Heading2"/>
        <w:spacing w:line="276" w:lineRule="auto"/>
      </w:pPr>
      <w:bookmarkStart w:id="1105" w:name="_Toc176718821"/>
      <w:r w:rsidRPr="00E62C28">
        <w:rPr>
          <w:rFonts w:ascii="Trebuchet MS" w:hAnsi="Trebuchet MS"/>
          <w:b/>
          <w:color w:val="auto"/>
          <w:sz w:val="24"/>
          <w:szCs w:val="24"/>
        </w:rPr>
        <w:t>4.2</w:t>
      </w:r>
      <w:r>
        <w:rPr>
          <w:rFonts w:ascii="Trebuchet MS" w:hAnsi="Trebuchet MS"/>
          <w:b/>
          <w:color w:val="auto"/>
          <w:sz w:val="24"/>
          <w:szCs w:val="24"/>
        </w:rPr>
        <w:t>.11 Site License Server trap notification</w:t>
      </w:r>
      <w:bookmarkEnd w:id="1105"/>
    </w:p>
    <w:p w14:paraId="6671F1E0" w14:textId="77777777" w:rsidR="00236350" w:rsidRPr="002D66A9"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C58FA16" w14:textId="77777777" w:rsidR="00236350" w:rsidRPr="002D66A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2D66A9">
        <w:rPr>
          <w:rFonts w:ascii="Courier New" w:eastAsia="Times New Roman" w:hAnsi="Courier New" w:cs="Courier New"/>
          <w:noProof/>
          <w:sz w:val="18"/>
          <w:szCs w:val="20"/>
        </w:rPr>
        <w:t>alaSILOSNoLicenseInstalledAlert NOTIFICATION-TYPE</w:t>
      </w:r>
    </w:p>
    <w:p w14:paraId="3C7F046B" w14:textId="77777777" w:rsidR="00236350" w:rsidRPr="002D66A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2D66A9">
        <w:rPr>
          <w:rFonts w:ascii="Courier New" w:eastAsia="Times New Roman" w:hAnsi="Courier New" w:cs="Courier New"/>
          <w:noProof/>
          <w:sz w:val="18"/>
          <w:szCs w:val="20"/>
        </w:rPr>
        <w:t xml:space="preserve">    OBJECTS </w:t>
      </w:r>
    </w:p>
    <w:p w14:paraId="6FD96252" w14:textId="77777777" w:rsidR="00236350" w:rsidRPr="002D66A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2D66A9">
        <w:rPr>
          <w:rFonts w:ascii="Courier New" w:eastAsia="Times New Roman" w:hAnsi="Courier New" w:cs="Courier New"/>
          <w:noProof/>
          <w:sz w:val="18"/>
          <w:szCs w:val="20"/>
        </w:rPr>
        <w:t xml:space="preserve">    {</w:t>
      </w:r>
    </w:p>
    <w:p w14:paraId="019DE1BF"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2D66A9">
        <w:rPr>
          <w:rFonts w:ascii="Courier New" w:eastAsia="Times New Roman" w:hAnsi="Courier New" w:cs="Courier New"/>
          <w:noProof/>
          <w:sz w:val="18"/>
          <w:szCs w:val="20"/>
        </w:rPr>
        <w:t xml:space="preserve">        </w:t>
      </w:r>
      <w:r w:rsidRPr="00121929">
        <w:rPr>
          <w:rFonts w:ascii="Courier New" w:eastAsia="Times New Roman" w:hAnsi="Courier New" w:cs="Courier New"/>
          <w:noProof/>
          <w:sz w:val="18"/>
          <w:szCs w:val="20"/>
        </w:rPr>
        <w:t>alaSiteLicenseSerialId,</w:t>
      </w:r>
    </w:p>
    <w:p w14:paraId="20EA1CE7"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alaSILOSInfoLicenseType</w:t>
      </w:r>
      <w:r>
        <w:rPr>
          <w:rFonts w:ascii="Courier New" w:eastAsia="Times New Roman" w:hAnsi="Courier New" w:cs="Courier New"/>
          <w:noProof/>
          <w:sz w:val="18"/>
          <w:szCs w:val="20"/>
        </w:rPr>
        <w:t>,</w:t>
      </w:r>
    </w:p>
    <w:p w14:paraId="50638C74"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lastRenderedPageBreak/>
        <w:t xml:space="preserve">        alaSILOSInfoLicenseStatus</w:t>
      </w:r>
    </w:p>
    <w:p w14:paraId="16102EE0"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w:t>
      </w:r>
    </w:p>
    <w:p w14:paraId="05E2F263"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STATUS  current</w:t>
      </w:r>
    </w:p>
    <w:p w14:paraId="6E797D7A"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DESCRIPTION</w:t>
      </w:r>
    </w:p>
    <w:p w14:paraId="45CFB665"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"If no Site or Node license is available</w:t>
      </w:r>
      <w:r>
        <w:rPr>
          <w:rFonts w:ascii="Courier New" w:eastAsia="Times New Roman" w:hAnsi="Courier New" w:cs="Courier New"/>
          <w:noProof/>
          <w:sz w:val="18"/>
          <w:szCs w:val="20"/>
        </w:rPr>
        <w:t>,</w:t>
      </w:r>
      <w:r w:rsidRPr="00121929">
        <w:rPr>
          <w:rFonts w:ascii="Courier New" w:eastAsia="Times New Roman" w:hAnsi="Courier New" w:cs="Courier New"/>
          <w:noProof/>
          <w:sz w:val="18"/>
          <w:szCs w:val="20"/>
        </w:rPr>
        <w:t xml:space="preserve"> </w:t>
      </w:r>
      <w:r>
        <w:rPr>
          <w:rFonts w:ascii="Courier New" w:eastAsia="Times New Roman" w:hAnsi="Courier New" w:cs="Courier New"/>
          <w:noProof/>
          <w:sz w:val="18"/>
          <w:szCs w:val="20"/>
        </w:rPr>
        <w:t xml:space="preserve">this </w:t>
      </w:r>
      <w:r w:rsidRPr="00121929">
        <w:rPr>
          <w:rFonts w:ascii="Courier New" w:eastAsia="Times New Roman" w:hAnsi="Courier New" w:cs="Courier New"/>
          <w:noProof/>
          <w:sz w:val="18"/>
          <w:szCs w:val="20"/>
        </w:rPr>
        <w:t xml:space="preserve">trap </w:t>
      </w:r>
      <w:r>
        <w:rPr>
          <w:rFonts w:ascii="Courier New" w:eastAsia="Times New Roman" w:hAnsi="Courier New" w:cs="Courier New"/>
          <w:noProof/>
          <w:sz w:val="18"/>
          <w:szCs w:val="20"/>
        </w:rPr>
        <w:t>is</w:t>
      </w:r>
      <w:r w:rsidRPr="00121929">
        <w:rPr>
          <w:rFonts w:ascii="Courier New" w:eastAsia="Times New Roman" w:hAnsi="Courier New" w:cs="Courier New"/>
          <w:noProof/>
          <w:sz w:val="18"/>
          <w:szCs w:val="20"/>
        </w:rPr>
        <w:t xml:space="preserve"> raised periodically (every 24 hours) to alert the customer to install the license on the License Server. The same trap </w:t>
      </w:r>
      <w:r>
        <w:rPr>
          <w:rFonts w:ascii="Courier New" w:eastAsia="Times New Roman" w:hAnsi="Courier New" w:cs="Courier New"/>
          <w:noProof/>
          <w:sz w:val="18"/>
          <w:szCs w:val="20"/>
        </w:rPr>
        <w:t>is</w:t>
      </w:r>
      <w:r w:rsidRPr="00121929">
        <w:rPr>
          <w:rFonts w:ascii="Courier New" w:eastAsia="Times New Roman" w:hAnsi="Courier New" w:cs="Courier New"/>
          <w:noProof/>
          <w:sz w:val="18"/>
          <w:szCs w:val="20"/>
        </w:rPr>
        <w:t xml:space="preserve"> raised </w:t>
      </w:r>
      <w:r>
        <w:rPr>
          <w:rFonts w:ascii="Courier New" w:eastAsia="Times New Roman" w:hAnsi="Courier New" w:cs="Courier New"/>
          <w:noProof/>
          <w:sz w:val="18"/>
          <w:szCs w:val="20"/>
        </w:rPr>
        <w:t>while</w:t>
      </w:r>
      <w:r w:rsidRPr="00121929">
        <w:rPr>
          <w:rFonts w:ascii="Courier New" w:eastAsia="Times New Roman" w:hAnsi="Courier New" w:cs="Courier New"/>
          <w:noProof/>
          <w:sz w:val="18"/>
          <w:szCs w:val="20"/>
        </w:rPr>
        <w:t xml:space="preserve"> requesting License before and after the expiry of 30-day demo period." </w:t>
      </w:r>
    </w:p>
    <w:p w14:paraId="4C950AF2"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 { </w:t>
      </w:r>
      <w:r w:rsidRPr="003E12B6">
        <w:rPr>
          <w:rFonts w:ascii="Courier New" w:eastAsia="Times New Roman" w:hAnsi="Courier New" w:cs="Courier New"/>
          <w:noProof/>
          <w:sz w:val="18"/>
          <w:szCs w:val="20"/>
        </w:rPr>
        <w:t>alaSiteLicenseServerMibNotifications</w:t>
      </w:r>
      <w:r>
        <w:rPr>
          <w:rFonts w:ascii="Courier New" w:eastAsia="Times New Roman" w:hAnsi="Courier New" w:cs="Courier New"/>
          <w:noProof/>
          <w:sz w:val="18"/>
          <w:szCs w:val="20"/>
        </w:rPr>
        <w:t xml:space="preserve"> 1</w:t>
      </w:r>
      <w:r w:rsidRPr="00121929">
        <w:rPr>
          <w:rFonts w:ascii="Courier New" w:eastAsia="Times New Roman" w:hAnsi="Courier New" w:cs="Courier New"/>
          <w:noProof/>
          <w:sz w:val="18"/>
          <w:szCs w:val="20"/>
        </w:rPr>
        <w:t xml:space="preserve"> }</w:t>
      </w:r>
    </w:p>
    <w:p w14:paraId="0CD1BFFB"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65BEC065"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alaSILOSLicenseUnitLeaveAlert NOTIFICATION-TYPE</w:t>
      </w:r>
    </w:p>
    <w:p w14:paraId="61E7D614"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OBJECTS </w:t>
      </w:r>
    </w:p>
    <w:p w14:paraId="160CB2FB"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w:t>
      </w:r>
    </w:p>
    <w:p w14:paraId="003B0860"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alaSiteLicenseSerialId,</w:t>
      </w:r>
    </w:p>
    <w:p w14:paraId="73BCFF66"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alaSILOSInfoLicenseType</w:t>
      </w:r>
      <w:r>
        <w:rPr>
          <w:rFonts w:ascii="Courier New" w:eastAsia="Times New Roman" w:hAnsi="Courier New" w:cs="Courier New"/>
          <w:noProof/>
          <w:sz w:val="18"/>
          <w:szCs w:val="20"/>
        </w:rPr>
        <w:t>,</w:t>
      </w:r>
    </w:p>
    <w:p w14:paraId="349ED28F"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alaSILOSInfoLicenseStatus</w:t>
      </w:r>
    </w:p>
    <w:p w14:paraId="4C008C65"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w:t>
      </w:r>
    </w:p>
    <w:p w14:paraId="4C16CD5E"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STATUS  current</w:t>
      </w:r>
    </w:p>
    <w:p w14:paraId="21D15E5A"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DESCRIPTION</w:t>
      </w:r>
    </w:p>
    <w:p w14:paraId="781D55F1" w14:textId="77777777" w:rsidR="00236350" w:rsidRPr="00121929"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w:t>
      </w:r>
      <w:r>
        <w:rPr>
          <w:rFonts w:ascii="Courier New" w:eastAsia="Times New Roman" w:hAnsi="Courier New" w:cs="Courier New"/>
          <w:noProof/>
          <w:sz w:val="18"/>
          <w:szCs w:val="20"/>
        </w:rPr>
        <w:t>This trap is raised</w:t>
      </w:r>
      <w:r w:rsidRPr="00121929">
        <w:rPr>
          <w:rFonts w:ascii="Courier New" w:eastAsia="Times New Roman" w:hAnsi="Courier New" w:cs="Courier New"/>
          <w:noProof/>
          <w:sz w:val="18"/>
          <w:szCs w:val="20"/>
        </w:rPr>
        <w:t xml:space="preserve"> when the unit that maps to the Serial Number and MAC Address leaves VC permanently</w:t>
      </w:r>
      <w:r>
        <w:rPr>
          <w:rFonts w:ascii="Courier New" w:eastAsia="Times New Roman" w:hAnsi="Courier New" w:cs="Courier New"/>
          <w:noProof/>
          <w:sz w:val="18"/>
          <w:szCs w:val="20"/>
        </w:rPr>
        <w:t>,</w:t>
      </w:r>
      <w:r w:rsidRPr="00121929">
        <w:rPr>
          <w:rFonts w:ascii="Courier New" w:eastAsia="Times New Roman" w:hAnsi="Courier New" w:cs="Courier New"/>
          <w:noProof/>
          <w:sz w:val="18"/>
          <w:szCs w:val="20"/>
        </w:rPr>
        <w:t xml:space="preserve"> with the reason for disable the license feature on the License Client" </w:t>
      </w:r>
    </w:p>
    <w:p w14:paraId="1877080C" w14:textId="77777777" w:rsidR="00236350" w:rsidRDefault="00236350" w:rsidP="00236350">
      <w:pPr>
        <w:shd w:val="clear" w:color="auto" w:fill="C0C0C0"/>
        <w:spacing w:after="0" w:line="240" w:lineRule="auto"/>
        <w:jc w:val="both"/>
        <w:rPr>
          <w:rFonts w:ascii="Courier New" w:eastAsia="Times New Roman" w:hAnsi="Courier New" w:cs="Courier New"/>
          <w:noProof/>
          <w:sz w:val="18"/>
          <w:szCs w:val="20"/>
        </w:rPr>
      </w:pPr>
      <w:r w:rsidRPr="00121929">
        <w:rPr>
          <w:rFonts w:ascii="Courier New" w:eastAsia="Times New Roman" w:hAnsi="Courier New" w:cs="Courier New"/>
          <w:noProof/>
          <w:sz w:val="18"/>
          <w:szCs w:val="20"/>
        </w:rPr>
        <w:t xml:space="preserve">    ::= { </w:t>
      </w:r>
      <w:r w:rsidRPr="003E12B6">
        <w:rPr>
          <w:rFonts w:ascii="Courier New" w:eastAsia="Times New Roman" w:hAnsi="Courier New" w:cs="Courier New"/>
          <w:noProof/>
          <w:sz w:val="18"/>
          <w:szCs w:val="20"/>
        </w:rPr>
        <w:t>alaSiteLicenseServerMibNotifications</w:t>
      </w:r>
      <w:r>
        <w:rPr>
          <w:rFonts w:ascii="Courier New" w:eastAsia="Times New Roman" w:hAnsi="Courier New" w:cs="Courier New"/>
          <w:noProof/>
          <w:sz w:val="18"/>
          <w:szCs w:val="20"/>
        </w:rPr>
        <w:t xml:space="preserve"> 2</w:t>
      </w:r>
      <w:r w:rsidRPr="00121929">
        <w:rPr>
          <w:rFonts w:ascii="Courier New" w:eastAsia="Times New Roman" w:hAnsi="Courier New" w:cs="Courier New"/>
          <w:noProof/>
          <w:sz w:val="18"/>
          <w:szCs w:val="20"/>
        </w:rPr>
        <w:t xml:space="preserve"> }</w:t>
      </w:r>
    </w:p>
    <w:p w14:paraId="297C73D3" w14:textId="77777777" w:rsidR="00236350" w:rsidRDefault="00236350" w:rsidP="00236350"/>
    <w:p w14:paraId="267439B9" w14:textId="77777777" w:rsidR="00236350" w:rsidRDefault="00236350" w:rsidP="00236350">
      <w:pPr>
        <w:pStyle w:val="Heading2"/>
        <w:spacing w:line="276" w:lineRule="auto"/>
      </w:pPr>
      <w:bookmarkStart w:id="1106" w:name="_Toc176718822"/>
      <w:r>
        <w:rPr>
          <w:rFonts w:ascii="Trebuchet MS" w:hAnsi="Trebuchet MS"/>
          <w:b/>
          <w:color w:val="auto"/>
          <w:sz w:val="24"/>
          <w:szCs w:val="24"/>
        </w:rPr>
        <w:t>4.2.12 Objects that contain the Site License Client notification</w:t>
      </w:r>
      <w:bookmarkEnd w:id="1106"/>
    </w:p>
    <w:p w14:paraId="53D74067"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alaSWLICSerialId  OBJECT-TYPE</w:t>
      </w:r>
    </w:p>
    <w:p w14:paraId="03CE933A"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SYNTAX          OCTET STRING (SIZE(</w:t>
      </w:r>
      <w:r>
        <w:rPr>
          <w:rFonts w:ascii="Courier New" w:eastAsia="Times New Roman" w:hAnsi="Courier New" w:cs="Courier New"/>
          <w:noProof/>
          <w:sz w:val="18"/>
          <w:szCs w:val="20"/>
        </w:rPr>
        <w:t>1..</w:t>
      </w:r>
      <w:r w:rsidRPr="00554264">
        <w:rPr>
          <w:rFonts w:ascii="Courier New" w:eastAsia="Times New Roman" w:hAnsi="Courier New" w:cs="Courier New"/>
          <w:noProof/>
          <w:sz w:val="18"/>
          <w:szCs w:val="20"/>
        </w:rPr>
        <w:t>25))</w:t>
      </w:r>
    </w:p>
    <w:p w14:paraId="26F2C973"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MAX-ACCESS      accessible-for-notify</w:t>
      </w:r>
    </w:p>
    <w:p w14:paraId="4B270F27"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STATUS          current</w:t>
      </w:r>
    </w:p>
    <w:p w14:paraId="347D24DC"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DESCRIPTION     "String displaying the serial number for which this license is valid."</w:t>
      </w:r>
    </w:p>
    <w:p w14:paraId="3FFBCFA8" w14:textId="77777777" w:rsidR="00236350"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 { alaSiteLicenseClientNotificationObjects 1 }</w:t>
      </w:r>
    </w:p>
    <w:p w14:paraId="3A5A41AA" w14:textId="77777777" w:rsidR="00236350"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395E43C"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alaSWLICDemoPeriodTime  OBJECT-TYPE</w:t>
      </w:r>
    </w:p>
    <w:p w14:paraId="1861A498"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SYNTAX          Unsigned32 (0..64)</w:t>
      </w:r>
    </w:p>
    <w:p w14:paraId="74F42A0A"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MAX-ACCESS      read-write</w:t>
      </w:r>
    </w:p>
    <w:p w14:paraId="55FDC522"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STATUS          current</w:t>
      </w:r>
    </w:p>
    <w:p w14:paraId="03807ACD"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DESCRIPTION     "The number displaying demo period days"</w:t>
      </w:r>
    </w:p>
    <w:p w14:paraId="72F3CEF4" w14:textId="58696C78" w:rsidR="00236350" w:rsidRPr="00E15D06" w:rsidRDefault="00236350" w:rsidP="00236350">
      <w:pPr>
        <w:shd w:val="clear" w:color="auto" w:fill="C0C0C0"/>
        <w:spacing w:after="0" w:line="240" w:lineRule="auto"/>
        <w:jc w:val="both"/>
        <w:rPr>
          <w:ins w:id="1107" w:author="Kha Truong" w:date="2024-06-28T11:23:00Z"/>
          <w:rFonts w:ascii="Courier New" w:eastAsia="Times New Roman" w:hAnsi="Courier New" w:cs="Courier New"/>
          <w:noProof/>
          <w:sz w:val="18"/>
          <w:szCs w:val="20"/>
          <w:rPrChange w:id="1108" w:author="Vachiravel Sabarinathan" w:date="2024-06-30T20:01:00Z">
            <w:rPr>
              <w:ins w:id="1109" w:author="Kha Truong" w:date="2024-06-28T11:23:00Z"/>
              <w:rFonts w:ascii="Courier New" w:eastAsia="Times New Roman" w:hAnsi="Courier New" w:cs="Courier New"/>
              <w:noProof/>
              <w:sz w:val="18"/>
              <w:szCs w:val="20"/>
              <w:lang w:val="fr-FR"/>
            </w:rPr>
          </w:rPrChange>
        </w:rPr>
      </w:pPr>
      <w:r w:rsidRPr="00554264">
        <w:rPr>
          <w:rFonts w:ascii="Courier New" w:eastAsia="Times New Roman" w:hAnsi="Courier New" w:cs="Courier New"/>
          <w:noProof/>
          <w:sz w:val="18"/>
          <w:szCs w:val="20"/>
        </w:rPr>
        <w:t xml:space="preserve">    </w:t>
      </w:r>
      <w:r w:rsidRPr="00E15D06">
        <w:rPr>
          <w:rFonts w:ascii="Courier New" w:eastAsia="Times New Roman" w:hAnsi="Courier New" w:cs="Courier New"/>
          <w:noProof/>
          <w:sz w:val="18"/>
          <w:szCs w:val="20"/>
          <w:rPrChange w:id="1110" w:author="Vachiravel Sabarinathan" w:date="2024-06-30T20:01:00Z">
            <w:rPr>
              <w:rFonts w:ascii="Courier New" w:eastAsia="Times New Roman" w:hAnsi="Courier New" w:cs="Courier New"/>
              <w:noProof/>
              <w:sz w:val="18"/>
              <w:szCs w:val="20"/>
              <w:lang w:val="fr-FR"/>
            </w:rPr>
          </w:rPrChange>
        </w:rPr>
        <w:t>::= { alaSiteLicenseClientNotificationObjects 2 }</w:t>
      </w:r>
    </w:p>
    <w:p w14:paraId="5F731900" w14:textId="4A0DA6DF" w:rsidR="00BE70F5" w:rsidRPr="00E15D06" w:rsidRDefault="00BE70F5" w:rsidP="00236350">
      <w:pPr>
        <w:shd w:val="clear" w:color="auto" w:fill="C0C0C0"/>
        <w:spacing w:after="0" w:line="240" w:lineRule="auto"/>
        <w:jc w:val="both"/>
        <w:rPr>
          <w:ins w:id="1111" w:author="Kha Truong" w:date="2024-06-28T11:23:00Z"/>
          <w:rFonts w:ascii="Courier New" w:eastAsia="Times New Roman" w:hAnsi="Courier New" w:cs="Courier New"/>
          <w:noProof/>
          <w:sz w:val="18"/>
          <w:szCs w:val="20"/>
          <w:rPrChange w:id="1112" w:author="Vachiravel Sabarinathan" w:date="2024-06-30T20:01:00Z">
            <w:rPr>
              <w:ins w:id="1113" w:author="Kha Truong" w:date="2024-06-28T11:23:00Z"/>
              <w:rFonts w:ascii="Courier New" w:eastAsia="Times New Roman" w:hAnsi="Courier New" w:cs="Courier New"/>
              <w:noProof/>
              <w:sz w:val="18"/>
              <w:szCs w:val="20"/>
              <w:lang w:val="fr-FR"/>
            </w:rPr>
          </w:rPrChange>
        </w:rPr>
      </w:pPr>
    </w:p>
    <w:p w14:paraId="77F881C0" w14:textId="5390920F" w:rsidR="00BE70F5" w:rsidRPr="00E15D06" w:rsidRDefault="00BE70F5" w:rsidP="00BE70F5">
      <w:pPr>
        <w:shd w:val="clear" w:color="auto" w:fill="C0C0C0"/>
        <w:spacing w:after="0" w:line="240" w:lineRule="auto"/>
        <w:jc w:val="both"/>
        <w:rPr>
          <w:ins w:id="1114" w:author="Kha Truong" w:date="2024-06-28T11:23:00Z"/>
          <w:rFonts w:ascii="Courier New" w:eastAsia="Times New Roman" w:hAnsi="Courier New" w:cs="Courier New"/>
          <w:noProof/>
          <w:sz w:val="18"/>
          <w:szCs w:val="20"/>
          <w:rPrChange w:id="1115" w:author="Vachiravel Sabarinathan" w:date="2024-06-30T20:01:00Z">
            <w:rPr>
              <w:ins w:id="1116" w:author="Kha Truong" w:date="2024-06-28T11:23:00Z"/>
              <w:rFonts w:ascii="Courier New" w:eastAsia="Times New Roman" w:hAnsi="Courier New" w:cs="Courier New"/>
              <w:noProof/>
              <w:sz w:val="18"/>
              <w:szCs w:val="20"/>
              <w:lang w:val="fr-FR"/>
            </w:rPr>
          </w:rPrChange>
        </w:rPr>
      </w:pPr>
      <w:ins w:id="1117" w:author="Kha Truong" w:date="2024-06-28T11:23:00Z">
        <w:r w:rsidRPr="00E15D06">
          <w:rPr>
            <w:rFonts w:ascii="Courier New" w:eastAsia="Times New Roman" w:hAnsi="Courier New" w:cs="Courier New"/>
            <w:noProof/>
            <w:sz w:val="18"/>
            <w:szCs w:val="20"/>
            <w:rPrChange w:id="1118" w:author="Vachiravel Sabarinathan" w:date="2024-06-30T20:01:00Z">
              <w:rPr>
                <w:rFonts w:ascii="Courier New" w:eastAsia="Times New Roman" w:hAnsi="Courier New" w:cs="Courier New"/>
                <w:noProof/>
                <w:sz w:val="18"/>
                <w:szCs w:val="20"/>
                <w:lang w:val="fr-FR"/>
              </w:rPr>
            </w:rPrChange>
          </w:rPr>
          <w:t>alaSWLIC</w:t>
        </w:r>
      </w:ins>
      <w:ins w:id="1119" w:author="Kha Truong" w:date="2024-06-28T11:25:00Z">
        <w:r w:rsidRPr="00E15D06">
          <w:rPr>
            <w:rFonts w:ascii="Courier New" w:eastAsia="Times New Roman" w:hAnsi="Courier New" w:cs="Courier New"/>
            <w:noProof/>
            <w:sz w:val="18"/>
            <w:szCs w:val="20"/>
            <w:rPrChange w:id="1120" w:author="Vachiravel Sabarinathan" w:date="2024-06-30T20:01:00Z">
              <w:rPr>
                <w:rFonts w:ascii="Courier New" w:eastAsia="Times New Roman" w:hAnsi="Courier New" w:cs="Courier New"/>
                <w:noProof/>
                <w:sz w:val="18"/>
                <w:szCs w:val="20"/>
                <w:lang w:val="fr-FR"/>
              </w:rPr>
            </w:rPrChange>
          </w:rPr>
          <w:t>License</w:t>
        </w:r>
      </w:ins>
      <w:ins w:id="1121" w:author="Kha Truong" w:date="2024-06-28T11:23:00Z">
        <w:r w:rsidRPr="00E15D06">
          <w:rPr>
            <w:rFonts w:ascii="Courier New" w:eastAsia="Times New Roman" w:hAnsi="Courier New" w:cs="Courier New"/>
            <w:noProof/>
            <w:sz w:val="18"/>
            <w:szCs w:val="20"/>
            <w:rPrChange w:id="1122" w:author="Vachiravel Sabarinathan" w:date="2024-06-30T20:01:00Z">
              <w:rPr>
                <w:rFonts w:ascii="Courier New" w:eastAsia="Times New Roman" w:hAnsi="Courier New" w:cs="Courier New"/>
                <w:noProof/>
                <w:sz w:val="18"/>
                <w:szCs w:val="20"/>
                <w:lang w:val="fr-FR"/>
              </w:rPr>
            </w:rPrChange>
          </w:rPr>
          <w:t>Feature  OBJECT-TYPE</w:t>
        </w:r>
      </w:ins>
    </w:p>
    <w:p w14:paraId="1396A68D" w14:textId="77777777" w:rsidR="00BE70F5" w:rsidRPr="00E15D06" w:rsidRDefault="00BE70F5" w:rsidP="00BE70F5">
      <w:pPr>
        <w:shd w:val="clear" w:color="auto" w:fill="C0C0C0"/>
        <w:spacing w:after="0" w:line="240" w:lineRule="auto"/>
        <w:jc w:val="both"/>
        <w:rPr>
          <w:ins w:id="1123" w:author="Kha Truong" w:date="2024-06-28T11:23:00Z"/>
          <w:rFonts w:ascii="Courier New" w:eastAsia="Times New Roman" w:hAnsi="Courier New" w:cs="Courier New"/>
          <w:noProof/>
          <w:sz w:val="18"/>
          <w:szCs w:val="20"/>
          <w:rPrChange w:id="1124" w:author="Vachiravel Sabarinathan" w:date="2024-06-30T20:01:00Z">
            <w:rPr>
              <w:ins w:id="1125" w:author="Kha Truong" w:date="2024-06-28T11:23:00Z"/>
              <w:rFonts w:ascii="Courier New" w:eastAsia="Times New Roman" w:hAnsi="Courier New" w:cs="Courier New"/>
              <w:noProof/>
              <w:sz w:val="18"/>
              <w:szCs w:val="20"/>
              <w:lang w:val="fr-FR"/>
            </w:rPr>
          </w:rPrChange>
        </w:rPr>
      </w:pPr>
      <w:ins w:id="1126" w:author="Kha Truong" w:date="2024-06-28T11:23:00Z">
        <w:r w:rsidRPr="00E15D06">
          <w:rPr>
            <w:rFonts w:ascii="Courier New" w:eastAsia="Times New Roman" w:hAnsi="Courier New" w:cs="Courier New"/>
            <w:noProof/>
            <w:sz w:val="18"/>
            <w:szCs w:val="20"/>
            <w:rPrChange w:id="1127" w:author="Vachiravel Sabarinathan" w:date="2024-06-30T20:01:00Z">
              <w:rPr>
                <w:rFonts w:ascii="Courier New" w:eastAsia="Times New Roman" w:hAnsi="Courier New" w:cs="Courier New"/>
                <w:noProof/>
                <w:sz w:val="18"/>
                <w:szCs w:val="20"/>
                <w:lang w:val="fr-FR"/>
              </w:rPr>
            </w:rPrChange>
          </w:rPr>
          <w:t xml:space="preserve">    SYNTAX          INTEGER {</w:t>
        </w:r>
      </w:ins>
    </w:p>
    <w:p w14:paraId="1580362F" w14:textId="77777777" w:rsidR="00BE70F5" w:rsidRPr="00E15D06" w:rsidRDefault="00BE70F5" w:rsidP="00BE70F5">
      <w:pPr>
        <w:shd w:val="clear" w:color="auto" w:fill="C0C0C0"/>
        <w:spacing w:after="0" w:line="240" w:lineRule="auto"/>
        <w:jc w:val="both"/>
        <w:rPr>
          <w:ins w:id="1128" w:author="Kha Truong" w:date="2024-06-28T11:23:00Z"/>
          <w:rFonts w:ascii="Courier New" w:eastAsia="Times New Roman" w:hAnsi="Courier New" w:cs="Courier New"/>
          <w:noProof/>
          <w:sz w:val="18"/>
          <w:szCs w:val="20"/>
          <w:rPrChange w:id="1129" w:author="Vachiravel Sabarinathan" w:date="2024-06-30T20:01:00Z">
            <w:rPr>
              <w:ins w:id="1130" w:author="Kha Truong" w:date="2024-06-28T11:23:00Z"/>
              <w:rFonts w:ascii="Courier New" w:eastAsia="Times New Roman" w:hAnsi="Courier New" w:cs="Courier New"/>
              <w:noProof/>
              <w:sz w:val="18"/>
              <w:szCs w:val="20"/>
              <w:lang w:val="fr-FR"/>
            </w:rPr>
          </w:rPrChange>
        </w:rPr>
      </w:pPr>
      <w:ins w:id="1131" w:author="Kha Truong" w:date="2024-06-28T11:23:00Z">
        <w:r w:rsidRPr="00E15D06">
          <w:rPr>
            <w:rFonts w:ascii="Courier New" w:eastAsia="Times New Roman" w:hAnsi="Courier New" w:cs="Courier New"/>
            <w:noProof/>
            <w:sz w:val="18"/>
            <w:szCs w:val="20"/>
            <w:rPrChange w:id="1132" w:author="Vachiravel Sabarinathan" w:date="2024-06-30T20:01:00Z">
              <w:rPr>
                <w:rFonts w:ascii="Courier New" w:eastAsia="Times New Roman" w:hAnsi="Courier New" w:cs="Courier New"/>
                <w:noProof/>
                <w:sz w:val="18"/>
                <w:szCs w:val="20"/>
                <w:lang w:val="fr-FR"/>
              </w:rPr>
            </w:rPrChange>
          </w:rPr>
          <w:t xml:space="preserve">                        mpls (1),</w:t>
        </w:r>
      </w:ins>
    </w:p>
    <w:p w14:paraId="72AB5D12" w14:textId="77777777" w:rsidR="00BE70F5" w:rsidRPr="00E15D06" w:rsidRDefault="00BE70F5" w:rsidP="00BE70F5">
      <w:pPr>
        <w:shd w:val="clear" w:color="auto" w:fill="C0C0C0"/>
        <w:spacing w:after="0" w:line="240" w:lineRule="auto"/>
        <w:jc w:val="both"/>
        <w:rPr>
          <w:ins w:id="1133" w:author="Kha Truong" w:date="2024-06-28T11:23:00Z"/>
          <w:rFonts w:ascii="Courier New" w:eastAsia="Times New Roman" w:hAnsi="Courier New" w:cs="Courier New"/>
          <w:noProof/>
          <w:sz w:val="18"/>
          <w:szCs w:val="20"/>
          <w:rPrChange w:id="1134" w:author="Vachiravel Sabarinathan" w:date="2024-06-30T20:01:00Z">
            <w:rPr>
              <w:ins w:id="1135" w:author="Kha Truong" w:date="2024-06-28T11:23:00Z"/>
              <w:rFonts w:ascii="Courier New" w:eastAsia="Times New Roman" w:hAnsi="Courier New" w:cs="Courier New"/>
              <w:noProof/>
              <w:sz w:val="18"/>
              <w:szCs w:val="20"/>
              <w:lang w:val="fr-FR"/>
            </w:rPr>
          </w:rPrChange>
        </w:rPr>
      </w:pPr>
      <w:ins w:id="1136" w:author="Kha Truong" w:date="2024-06-28T11:23:00Z">
        <w:r w:rsidRPr="00E15D06">
          <w:rPr>
            <w:rFonts w:ascii="Courier New" w:eastAsia="Times New Roman" w:hAnsi="Courier New" w:cs="Courier New"/>
            <w:noProof/>
            <w:sz w:val="18"/>
            <w:szCs w:val="20"/>
            <w:rPrChange w:id="1137" w:author="Vachiravel Sabarinathan" w:date="2024-06-30T20:01:00Z">
              <w:rPr>
                <w:rFonts w:ascii="Courier New" w:eastAsia="Times New Roman" w:hAnsi="Courier New" w:cs="Courier New"/>
                <w:noProof/>
                <w:sz w:val="18"/>
                <w:szCs w:val="20"/>
                <w:lang w:val="fr-FR"/>
              </w:rPr>
            </w:rPrChange>
          </w:rPr>
          <w:t xml:space="preserve">                        f50g (2)</w:t>
        </w:r>
      </w:ins>
    </w:p>
    <w:p w14:paraId="331E7DFE" w14:textId="77777777" w:rsidR="00BE70F5" w:rsidRPr="00E15D06" w:rsidRDefault="00BE70F5" w:rsidP="00BE70F5">
      <w:pPr>
        <w:shd w:val="clear" w:color="auto" w:fill="C0C0C0"/>
        <w:spacing w:after="0" w:line="240" w:lineRule="auto"/>
        <w:jc w:val="both"/>
        <w:rPr>
          <w:ins w:id="1138" w:author="Kha Truong" w:date="2024-06-28T11:23:00Z"/>
          <w:rFonts w:ascii="Courier New" w:eastAsia="Times New Roman" w:hAnsi="Courier New" w:cs="Courier New"/>
          <w:noProof/>
          <w:sz w:val="18"/>
          <w:szCs w:val="20"/>
          <w:rPrChange w:id="1139" w:author="Vachiravel Sabarinathan" w:date="2024-06-30T20:01:00Z">
            <w:rPr>
              <w:ins w:id="1140" w:author="Kha Truong" w:date="2024-06-28T11:23:00Z"/>
              <w:rFonts w:ascii="Courier New" w:eastAsia="Times New Roman" w:hAnsi="Courier New" w:cs="Courier New"/>
              <w:noProof/>
              <w:sz w:val="18"/>
              <w:szCs w:val="20"/>
              <w:lang w:val="fr-FR"/>
            </w:rPr>
          </w:rPrChange>
        </w:rPr>
      </w:pPr>
      <w:ins w:id="1141" w:author="Kha Truong" w:date="2024-06-28T11:23:00Z">
        <w:r w:rsidRPr="00E15D06">
          <w:rPr>
            <w:rFonts w:ascii="Courier New" w:eastAsia="Times New Roman" w:hAnsi="Courier New" w:cs="Courier New"/>
            <w:noProof/>
            <w:sz w:val="18"/>
            <w:szCs w:val="20"/>
            <w:rPrChange w:id="1142" w:author="Vachiravel Sabarinathan" w:date="2024-06-30T20:01:00Z">
              <w:rPr>
                <w:rFonts w:ascii="Courier New" w:eastAsia="Times New Roman" w:hAnsi="Courier New" w:cs="Courier New"/>
                <w:noProof/>
                <w:sz w:val="18"/>
                <w:szCs w:val="20"/>
                <w:lang w:val="fr-FR"/>
              </w:rPr>
            </w:rPrChange>
          </w:rPr>
          <w:t xml:space="preserve">                    }</w:t>
        </w:r>
      </w:ins>
    </w:p>
    <w:p w14:paraId="33D435E4" w14:textId="77777777" w:rsidR="00BE70F5" w:rsidRPr="00E15D06" w:rsidRDefault="00BE70F5" w:rsidP="00BE70F5">
      <w:pPr>
        <w:shd w:val="clear" w:color="auto" w:fill="C0C0C0"/>
        <w:spacing w:after="0" w:line="240" w:lineRule="auto"/>
        <w:jc w:val="both"/>
        <w:rPr>
          <w:ins w:id="1143" w:author="Kha Truong" w:date="2024-06-28T11:23:00Z"/>
          <w:rFonts w:ascii="Courier New" w:eastAsia="Times New Roman" w:hAnsi="Courier New" w:cs="Courier New"/>
          <w:noProof/>
          <w:sz w:val="18"/>
          <w:szCs w:val="20"/>
          <w:rPrChange w:id="1144" w:author="Vachiravel Sabarinathan" w:date="2024-06-30T20:01:00Z">
            <w:rPr>
              <w:ins w:id="1145" w:author="Kha Truong" w:date="2024-06-28T11:23:00Z"/>
              <w:rFonts w:ascii="Courier New" w:eastAsia="Times New Roman" w:hAnsi="Courier New" w:cs="Courier New"/>
              <w:noProof/>
              <w:sz w:val="18"/>
              <w:szCs w:val="20"/>
              <w:lang w:val="fr-FR"/>
            </w:rPr>
          </w:rPrChange>
        </w:rPr>
      </w:pPr>
      <w:ins w:id="1146" w:author="Kha Truong" w:date="2024-06-28T11:23:00Z">
        <w:r w:rsidRPr="00E15D06">
          <w:rPr>
            <w:rFonts w:ascii="Courier New" w:eastAsia="Times New Roman" w:hAnsi="Courier New" w:cs="Courier New"/>
            <w:noProof/>
            <w:sz w:val="18"/>
            <w:szCs w:val="20"/>
            <w:rPrChange w:id="1147" w:author="Vachiravel Sabarinathan" w:date="2024-06-30T20:01:00Z">
              <w:rPr>
                <w:rFonts w:ascii="Courier New" w:eastAsia="Times New Roman" w:hAnsi="Courier New" w:cs="Courier New"/>
                <w:noProof/>
                <w:sz w:val="18"/>
                <w:szCs w:val="20"/>
                <w:lang w:val="fr-FR"/>
              </w:rPr>
            </w:rPrChange>
          </w:rPr>
          <w:t xml:space="preserve">    MAX-ACCESS      read-write</w:t>
        </w:r>
      </w:ins>
    </w:p>
    <w:p w14:paraId="6F2443A4" w14:textId="77777777" w:rsidR="00BE70F5" w:rsidRPr="00E15D06" w:rsidRDefault="00BE70F5" w:rsidP="00BE70F5">
      <w:pPr>
        <w:shd w:val="clear" w:color="auto" w:fill="C0C0C0"/>
        <w:spacing w:after="0" w:line="240" w:lineRule="auto"/>
        <w:jc w:val="both"/>
        <w:rPr>
          <w:ins w:id="1148" w:author="Kha Truong" w:date="2024-06-28T11:23:00Z"/>
          <w:rFonts w:ascii="Courier New" w:eastAsia="Times New Roman" w:hAnsi="Courier New" w:cs="Courier New"/>
          <w:noProof/>
          <w:sz w:val="18"/>
          <w:szCs w:val="20"/>
          <w:rPrChange w:id="1149" w:author="Vachiravel Sabarinathan" w:date="2024-06-30T20:01:00Z">
            <w:rPr>
              <w:ins w:id="1150" w:author="Kha Truong" w:date="2024-06-28T11:23:00Z"/>
              <w:rFonts w:ascii="Courier New" w:eastAsia="Times New Roman" w:hAnsi="Courier New" w:cs="Courier New"/>
              <w:noProof/>
              <w:sz w:val="18"/>
              <w:szCs w:val="20"/>
              <w:lang w:val="fr-FR"/>
            </w:rPr>
          </w:rPrChange>
        </w:rPr>
      </w:pPr>
      <w:ins w:id="1151" w:author="Kha Truong" w:date="2024-06-28T11:23:00Z">
        <w:r w:rsidRPr="00E15D06">
          <w:rPr>
            <w:rFonts w:ascii="Courier New" w:eastAsia="Times New Roman" w:hAnsi="Courier New" w:cs="Courier New"/>
            <w:noProof/>
            <w:sz w:val="18"/>
            <w:szCs w:val="20"/>
            <w:rPrChange w:id="1152" w:author="Vachiravel Sabarinathan" w:date="2024-06-30T20:01:00Z">
              <w:rPr>
                <w:rFonts w:ascii="Courier New" w:eastAsia="Times New Roman" w:hAnsi="Courier New" w:cs="Courier New"/>
                <w:noProof/>
                <w:sz w:val="18"/>
                <w:szCs w:val="20"/>
                <w:lang w:val="fr-FR"/>
              </w:rPr>
            </w:rPrChange>
          </w:rPr>
          <w:t xml:space="preserve">    STATUS          current</w:t>
        </w:r>
      </w:ins>
    </w:p>
    <w:p w14:paraId="5D43E649" w14:textId="52DF83DA" w:rsidR="00BE70F5" w:rsidRPr="00E15D06" w:rsidRDefault="00BE70F5" w:rsidP="00BE70F5">
      <w:pPr>
        <w:shd w:val="clear" w:color="auto" w:fill="C0C0C0"/>
        <w:spacing w:after="0" w:line="240" w:lineRule="auto"/>
        <w:jc w:val="both"/>
        <w:rPr>
          <w:ins w:id="1153" w:author="Kha Truong" w:date="2024-06-28T11:23:00Z"/>
          <w:rFonts w:ascii="Courier New" w:eastAsia="Times New Roman" w:hAnsi="Courier New" w:cs="Courier New"/>
          <w:noProof/>
          <w:sz w:val="18"/>
          <w:szCs w:val="20"/>
          <w:rPrChange w:id="1154" w:author="Vachiravel Sabarinathan" w:date="2024-06-30T20:01:00Z">
            <w:rPr>
              <w:ins w:id="1155" w:author="Kha Truong" w:date="2024-06-28T11:23:00Z"/>
              <w:rFonts w:ascii="Courier New" w:eastAsia="Times New Roman" w:hAnsi="Courier New" w:cs="Courier New"/>
              <w:noProof/>
              <w:sz w:val="18"/>
              <w:szCs w:val="20"/>
              <w:lang w:val="fr-FR"/>
            </w:rPr>
          </w:rPrChange>
        </w:rPr>
      </w:pPr>
      <w:ins w:id="1156" w:author="Kha Truong" w:date="2024-06-28T11:23:00Z">
        <w:r w:rsidRPr="00E15D06">
          <w:rPr>
            <w:rFonts w:ascii="Courier New" w:eastAsia="Times New Roman" w:hAnsi="Courier New" w:cs="Courier New"/>
            <w:noProof/>
            <w:sz w:val="18"/>
            <w:szCs w:val="20"/>
            <w:rPrChange w:id="1157" w:author="Vachiravel Sabarinathan" w:date="2024-06-30T20:01:00Z">
              <w:rPr>
                <w:rFonts w:ascii="Courier New" w:eastAsia="Times New Roman" w:hAnsi="Courier New" w:cs="Courier New"/>
                <w:noProof/>
                <w:sz w:val="18"/>
                <w:szCs w:val="20"/>
                <w:lang w:val="fr-FR"/>
              </w:rPr>
            </w:rPrChange>
          </w:rPr>
          <w:t xml:space="preserve">    DESCRIPTION     "The license feature id."</w:t>
        </w:r>
      </w:ins>
    </w:p>
    <w:p w14:paraId="08C7866B" w14:textId="10E6542A" w:rsidR="00BE70F5" w:rsidRPr="002D66A9" w:rsidRDefault="00BE70F5" w:rsidP="00BE70F5">
      <w:pPr>
        <w:shd w:val="clear" w:color="auto" w:fill="C0C0C0"/>
        <w:spacing w:after="0" w:line="240" w:lineRule="auto"/>
        <w:jc w:val="both"/>
        <w:rPr>
          <w:rFonts w:ascii="Courier New" w:eastAsia="Times New Roman" w:hAnsi="Courier New" w:cs="Courier New"/>
          <w:noProof/>
          <w:sz w:val="18"/>
          <w:szCs w:val="20"/>
          <w:lang w:val="fr-FR"/>
        </w:rPr>
      </w:pPr>
      <w:ins w:id="1158" w:author="Kha Truong" w:date="2024-06-28T11:23:00Z">
        <w:r w:rsidRPr="00E15D06">
          <w:rPr>
            <w:rFonts w:ascii="Courier New" w:eastAsia="Times New Roman" w:hAnsi="Courier New" w:cs="Courier New"/>
            <w:noProof/>
            <w:sz w:val="18"/>
            <w:szCs w:val="20"/>
            <w:rPrChange w:id="1159" w:author="Vachiravel Sabarinathan" w:date="2024-06-30T20:01:00Z">
              <w:rPr>
                <w:rFonts w:ascii="Courier New" w:eastAsia="Times New Roman" w:hAnsi="Courier New" w:cs="Courier New"/>
                <w:noProof/>
                <w:sz w:val="18"/>
                <w:szCs w:val="20"/>
                <w:lang w:val="fr-FR"/>
              </w:rPr>
            </w:rPrChange>
          </w:rPr>
          <w:t xml:space="preserve">    </w:t>
        </w:r>
        <w:r w:rsidRPr="00BE70F5">
          <w:rPr>
            <w:rFonts w:ascii="Courier New" w:eastAsia="Times New Roman" w:hAnsi="Courier New" w:cs="Courier New"/>
            <w:noProof/>
            <w:sz w:val="18"/>
            <w:szCs w:val="20"/>
            <w:lang w:val="fr-FR"/>
          </w:rPr>
          <w:t>::= { alaSiteLicenseClientNotificationObjects 3 }</w:t>
        </w:r>
      </w:ins>
    </w:p>
    <w:p w14:paraId="0E576798" w14:textId="77777777" w:rsidR="00236350" w:rsidRPr="002D66A9" w:rsidRDefault="00236350" w:rsidP="00236350">
      <w:pPr>
        <w:rPr>
          <w:rFonts w:ascii="Courier New" w:eastAsia="Times New Roman" w:hAnsi="Courier New" w:cs="Courier New"/>
          <w:noProof/>
          <w:sz w:val="18"/>
          <w:szCs w:val="20"/>
          <w:lang w:val="fr-FR"/>
        </w:rPr>
      </w:pPr>
    </w:p>
    <w:p w14:paraId="4A2DFCEC" w14:textId="77777777" w:rsidR="00236350" w:rsidRPr="002D66A9" w:rsidRDefault="00236350" w:rsidP="00236350">
      <w:pPr>
        <w:pStyle w:val="Heading2"/>
        <w:spacing w:line="276" w:lineRule="auto"/>
        <w:rPr>
          <w:rFonts w:ascii="Trebuchet MS" w:hAnsi="Trebuchet MS"/>
          <w:b/>
          <w:color w:val="auto"/>
          <w:sz w:val="24"/>
          <w:szCs w:val="24"/>
          <w:lang w:val="fr-FR"/>
        </w:rPr>
      </w:pPr>
      <w:bookmarkStart w:id="1160" w:name="_Toc176718823"/>
      <w:r w:rsidRPr="002D66A9">
        <w:rPr>
          <w:rFonts w:ascii="Trebuchet MS" w:hAnsi="Trebuchet MS"/>
          <w:b/>
          <w:color w:val="auto"/>
          <w:sz w:val="24"/>
          <w:szCs w:val="24"/>
          <w:lang w:val="fr-FR"/>
        </w:rPr>
        <w:t>4.2.13 Site License Client trap notification</w:t>
      </w:r>
      <w:bookmarkEnd w:id="1160"/>
    </w:p>
    <w:p w14:paraId="614CC73E"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alaSWLICNoConnectivityAlert NOTIFICATION-TYPE</w:t>
      </w:r>
    </w:p>
    <w:p w14:paraId="598489BC"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OBJECTS </w:t>
      </w:r>
    </w:p>
    <w:p w14:paraId="4CA4E6EF"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w:t>
      </w:r>
    </w:p>
    <w:p w14:paraId="6D3C3F68"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lastRenderedPageBreak/>
        <w:t xml:space="preserve">        alaSWLICSerialId,</w:t>
      </w:r>
    </w:p>
    <w:p w14:paraId="3B5957CA"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alaSWLICInfoSiteId,</w:t>
      </w:r>
    </w:p>
    <w:p w14:paraId="6D89C682"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alaSWLICInfoConnectionStatus</w:t>
      </w:r>
    </w:p>
    <w:p w14:paraId="5991592B"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w:t>
      </w:r>
    </w:p>
    <w:p w14:paraId="3816AED9"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STATUS  current</w:t>
      </w:r>
    </w:p>
    <w:p w14:paraId="593E87B5"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DESCRIPTION</w:t>
      </w:r>
    </w:p>
    <w:p w14:paraId="4EE91287"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"If no License Server is configured or if the License Server is not reachable,  this trap is raised periodically (every 24 hours) to alert the customer to configure the License Server (SILOS) and ensure the connectivity as well." </w:t>
      </w:r>
    </w:p>
    <w:p w14:paraId="5E78B4D6"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 { alaSiteLicenseClientMibNotifications 1 }</w:t>
      </w:r>
    </w:p>
    <w:p w14:paraId="57BE4FE1"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3B0B5849"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alaSWLICExtendDemoLicenseAlert NOTIFICATION-TYPE</w:t>
      </w:r>
    </w:p>
    <w:p w14:paraId="3D46B16D"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OBJECTS </w:t>
      </w:r>
    </w:p>
    <w:p w14:paraId="5C117252"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w:t>
      </w:r>
    </w:p>
    <w:p w14:paraId="245B97D2"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alaSWLICSerialId,</w:t>
      </w:r>
    </w:p>
    <w:p w14:paraId="68DC1992"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alaSWLICInfoSiteId,</w:t>
      </w:r>
    </w:p>
    <w:p w14:paraId="5ECDDE6A" w14:textId="2BDE0802" w:rsidR="00236350" w:rsidRDefault="00236350" w:rsidP="00236350">
      <w:pPr>
        <w:shd w:val="clear" w:color="auto" w:fill="C0C0C0"/>
        <w:spacing w:after="0" w:line="240" w:lineRule="auto"/>
        <w:jc w:val="both"/>
        <w:rPr>
          <w:ins w:id="1161" w:author="Kha Truong" w:date="2024-06-28T11:24:00Z"/>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alaSWLICDemoPeriodTime</w:t>
      </w:r>
      <w:ins w:id="1162" w:author="Kha Truong" w:date="2024-06-28T11:24:00Z">
        <w:r w:rsidR="00BE70F5">
          <w:rPr>
            <w:rFonts w:ascii="Courier New" w:eastAsia="Times New Roman" w:hAnsi="Courier New" w:cs="Courier New"/>
            <w:noProof/>
            <w:sz w:val="18"/>
            <w:szCs w:val="20"/>
          </w:rPr>
          <w:t>,</w:t>
        </w:r>
      </w:ins>
    </w:p>
    <w:p w14:paraId="7FE6045F" w14:textId="00794661" w:rsidR="00BE70F5" w:rsidRPr="00554264" w:rsidRDefault="00BE70F5" w:rsidP="00236350">
      <w:pPr>
        <w:shd w:val="clear" w:color="auto" w:fill="C0C0C0"/>
        <w:spacing w:after="0" w:line="240" w:lineRule="auto"/>
        <w:jc w:val="both"/>
        <w:rPr>
          <w:rFonts w:ascii="Courier New" w:eastAsia="Times New Roman" w:hAnsi="Courier New" w:cs="Courier New"/>
          <w:noProof/>
          <w:sz w:val="18"/>
          <w:szCs w:val="20"/>
        </w:rPr>
      </w:pPr>
      <w:ins w:id="1163" w:author="Kha Truong" w:date="2024-06-28T11:24:00Z">
        <w:r>
          <w:rPr>
            <w:rFonts w:ascii="Courier New" w:eastAsia="Times New Roman" w:hAnsi="Courier New" w:cs="Courier New"/>
            <w:noProof/>
            <w:sz w:val="18"/>
            <w:szCs w:val="20"/>
          </w:rPr>
          <w:t xml:space="preserve">        </w:t>
        </w:r>
      </w:ins>
      <w:ins w:id="1164" w:author="Kha Truong" w:date="2024-06-28T11:25:00Z">
        <w:r w:rsidRPr="00E15D06">
          <w:rPr>
            <w:rFonts w:ascii="Courier New" w:eastAsia="Times New Roman" w:hAnsi="Courier New" w:cs="Courier New"/>
            <w:noProof/>
            <w:sz w:val="18"/>
            <w:szCs w:val="20"/>
            <w:rPrChange w:id="1165" w:author="Vachiravel Sabarinathan" w:date="2024-06-30T20:01:00Z">
              <w:rPr>
                <w:rFonts w:ascii="Courier New" w:eastAsia="Times New Roman" w:hAnsi="Courier New" w:cs="Courier New"/>
                <w:noProof/>
                <w:sz w:val="18"/>
                <w:szCs w:val="20"/>
                <w:lang w:val="fr-FR"/>
              </w:rPr>
            </w:rPrChange>
          </w:rPr>
          <w:t>alaSWLICLicenseFeature</w:t>
        </w:r>
      </w:ins>
    </w:p>
    <w:p w14:paraId="1ADA6353"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w:t>
      </w:r>
    </w:p>
    <w:p w14:paraId="47212053"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STATUS  current</w:t>
      </w:r>
    </w:p>
    <w:p w14:paraId="5CE1DA54"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DESCRIPTION</w:t>
      </w:r>
    </w:p>
    <w:p w14:paraId="5F81C1F9" w14:textId="4D198005"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"This trap is raised when the demo period is extended from 1</w:t>
      </w:r>
      <w:r w:rsidR="001E1B29">
        <w:rPr>
          <w:rFonts w:ascii="Courier New" w:eastAsia="Times New Roman" w:hAnsi="Courier New" w:cs="Courier New"/>
          <w:noProof/>
          <w:sz w:val="18"/>
          <w:szCs w:val="20"/>
        </w:rPr>
        <w:t>5</w:t>
      </w:r>
      <w:r w:rsidRPr="00554264">
        <w:rPr>
          <w:rFonts w:ascii="Courier New" w:eastAsia="Times New Roman" w:hAnsi="Courier New" w:cs="Courier New"/>
          <w:noProof/>
          <w:sz w:val="18"/>
          <w:szCs w:val="20"/>
        </w:rPr>
        <w:t xml:space="preserve"> days to 30 days (after connecting to the License Server)." </w:t>
      </w:r>
    </w:p>
    <w:p w14:paraId="0FFB5828"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 { alaSiteLicenseClientMibNotifications 2 }</w:t>
      </w:r>
    </w:p>
    <w:p w14:paraId="3871C32F"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7F59B4F1"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alaSWLICDemoLicenseExpiredAlert NOTIFICATION-TYPE</w:t>
      </w:r>
    </w:p>
    <w:p w14:paraId="2F7F7DB5"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OBJECTS </w:t>
      </w:r>
    </w:p>
    <w:p w14:paraId="490661D8"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w:t>
      </w:r>
    </w:p>
    <w:p w14:paraId="14E47430"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alaSWLICSerialId,</w:t>
      </w:r>
    </w:p>
    <w:p w14:paraId="1B4A0B50" w14:textId="711A729E" w:rsidR="00236350" w:rsidRDefault="00236350" w:rsidP="00236350">
      <w:pPr>
        <w:shd w:val="clear" w:color="auto" w:fill="C0C0C0"/>
        <w:spacing w:after="0" w:line="240" w:lineRule="auto"/>
        <w:jc w:val="both"/>
        <w:rPr>
          <w:ins w:id="1166" w:author="Kha Truong" w:date="2024-06-28T11:24:00Z"/>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alaSWLICInfoSiteId</w:t>
      </w:r>
      <w:ins w:id="1167" w:author="Kha Truong" w:date="2024-06-28T11:24:00Z">
        <w:r w:rsidR="00BE70F5">
          <w:rPr>
            <w:rFonts w:ascii="Courier New" w:eastAsia="Times New Roman" w:hAnsi="Courier New" w:cs="Courier New"/>
            <w:noProof/>
            <w:sz w:val="18"/>
            <w:szCs w:val="20"/>
          </w:rPr>
          <w:t>,</w:t>
        </w:r>
      </w:ins>
    </w:p>
    <w:p w14:paraId="1EAC01B9" w14:textId="03EDFA36" w:rsidR="00BE70F5" w:rsidRPr="00554264" w:rsidRDefault="00BE70F5" w:rsidP="00236350">
      <w:pPr>
        <w:shd w:val="clear" w:color="auto" w:fill="C0C0C0"/>
        <w:spacing w:after="0" w:line="240" w:lineRule="auto"/>
        <w:jc w:val="both"/>
        <w:rPr>
          <w:rFonts w:ascii="Courier New" w:eastAsia="Times New Roman" w:hAnsi="Courier New" w:cs="Courier New"/>
          <w:noProof/>
          <w:sz w:val="18"/>
          <w:szCs w:val="20"/>
        </w:rPr>
      </w:pPr>
      <w:ins w:id="1168" w:author="Kha Truong" w:date="2024-06-28T11:24:00Z">
        <w:r>
          <w:rPr>
            <w:rFonts w:ascii="Courier New" w:eastAsia="Times New Roman" w:hAnsi="Courier New" w:cs="Courier New"/>
            <w:noProof/>
            <w:sz w:val="18"/>
            <w:szCs w:val="20"/>
          </w:rPr>
          <w:t xml:space="preserve">        </w:t>
        </w:r>
      </w:ins>
      <w:ins w:id="1169" w:author="Kha Truong" w:date="2024-06-28T11:25:00Z">
        <w:r w:rsidRPr="00E15D06">
          <w:rPr>
            <w:rFonts w:ascii="Courier New" w:eastAsia="Times New Roman" w:hAnsi="Courier New" w:cs="Courier New"/>
            <w:noProof/>
            <w:sz w:val="18"/>
            <w:szCs w:val="20"/>
            <w:rPrChange w:id="1170" w:author="Vachiravel Sabarinathan" w:date="2024-06-30T20:01:00Z">
              <w:rPr>
                <w:rFonts w:ascii="Courier New" w:eastAsia="Times New Roman" w:hAnsi="Courier New" w:cs="Courier New"/>
                <w:noProof/>
                <w:sz w:val="18"/>
                <w:szCs w:val="20"/>
                <w:lang w:val="fr-FR"/>
              </w:rPr>
            </w:rPrChange>
          </w:rPr>
          <w:t>alaSWLICLicenseFeature</w:t>
        </w:r>
      </w:ins>
    </w:p>
    <w:p w14:paraId="02A0C68C"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w:t>
      </w:r>
    </w:p>
    <w:p w14:paraId="6CED8B19"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STATUS  current</w:t>
      </w:r>
    </w:p>
    <w:p w14:paraId="6FFE3EA9"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DESCRIPTION</w:t>
      </w:r>
    </w:p>
    <w:p w14:paraId="07B6BEA0"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"This trap is raised when there is no license available in the License Server (SILOS) after expiry of (30 day) demo period and the MPLS feature is disabled." </w:t>
      </w:r>
    </w:p>
    <w:p w14:paraId="08BBC2E4"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 { alaSiteLicenseClientMibNotifications 3 }</w:t>
      </w:r>
    </w:p>
    <w:p w14:paraId="2630523D"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p>
    <w:p w14:paraId="26CFA47C"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alaSWLICPermanentLicenseInstalledAlert NOTIFICATION-TYPE</w:t>
      </w:r>
    </w:p>
    <w:p w14:paraId="06E5F6FA"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OBJECTS </w:t>
      </w:r>
    </w:p>
    <w:p w14:paraId="3F4084B3"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w:t>
      </w:r>
    </w:p>
    <w:p w14:paraId="292FA37E"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alaSWLICSerialId,</w:t>
      </w:r>
    </w:p>
    <w:p w14:paraId="239FD1CC" w14:textId="1E296FB3" w:rsidR="00236350" w:rsidRDefault="00236350" w:rsidP="00236350">
      <w:pPr>
        <w:shd w:val="clear" w:color="auto" w:fill="C0C0C0"/>
        <w:spacing w:after="0" w:line="240" w:lineRule="auto"/>
        <w:jc w:val="both"/>
        <w:rPr>
          <w:ins w:id="1171" w:author="Kha Truong" w:date="2024-06-28T11:24:00Z"/>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alaSWLICInfoSiteId</w:t>
      </w:r>
      <w:ins w:id="1172" w:author="Kha Truong" w:date="2024-06-28T11:24:00Z">
        <w:r w:rsidR="00BE70F5">
          <w:rPr>
            <w:rFonts w:ascii="Courier New" w:eastAsia="Times New Roman" w:hAnsi="Courier New" w:cs="Courier New"/>
            <w:noProof/>
            <w:sz w:val="18"/>
            <w:szCs w:val="20"/>
          </w:rPr>
          <w:t>,</w:t>
        </w:r>
      </w:ins>
    </w:p>
    <w:p w14:paraId="36AEF1B5" w14:textId="2C6FEF4F" w:rsidR="00BE70F5" w:rsidRPr="00554264" w:rsidRDefault="00BE70F5" w:rsidP="00236350">
      <w:pPr>
        <w:shd w:val="clear" w:color="auto" w:fill="C0C0C0"/>
        <w:spacing w:after="0" w:line="240" w:lineRule="auto"/>
        <w:jc w:val="both"/>
        <w:rPr>
          <w:rFonts w:ascii="Courier New" w:eastAsia="Times New Roman" w:hAnsi="Courier New" w:cs="Courier New"/>
          <w:noProof/>
          <w:sz w:val="18"/>
          <w:szCs w:val="20"/>
        </w:rPr>
      </w:pPr>
      <w:ins w:id="1173" w:author="Kha Truong" w:date="2024-06-28T11:24:00Z">
        <w:r>
          <w:rPr>
            <w:rFonts w:ascii="Courier New" w:eastAsia="Times New Roman" w:hAnsi="Courier New" w:cs="Courier New"/>
            <w:noProof/>
            <w:sz w:val="18"/>
            <w:szCs w:val="20"/>
          </w:rPr>
          <w:t xml:space="preserve">        </w:t>
        </w:r>
      </w:ins>
      <w:ins w:id="1174" w:author="Kha Truong" w:date="2024-06-28T11:25:00Z">
        <w:r w:rsidRPr="00E15D06">
          <w:rPr>
            <w:rFonts w:ascii="Courier New" w:eastAsia="Times New Roman" w:hAnsi="Courier New" w:cs="Courier New"/>
            <w:noProof/>
            <w:sz w:val="18"/>
            <w:szCs w:val="20"/>
            <w:rPrChange w:id="1175" w:author="Vachiravel Sabarinathan" w:date="2024-06-30T20:01:00Z">
              <w:rPr>
                <w:rFonts w:ascii="Courier New" w:eastAsia="Times New Roman" w:hAnsi="Courier New" w:cs="Courier New"/>
                <w:noProof/>
                <w:sz w:val="18"/>
                <w:szCs w:val="20"/>
                <w:lang w:val="fr-FR"/>
              </w:rPr>
            </w:rPrChange>
          </w:rPr>
          <w:t>alaSWLICLicenseFeature</w:t>
        </w:r>
      </w:ins>
    </w:p>
    <w:p w14:paraId="45403B5A"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w:t>
      </w:r>
    </w:p>
    <w:p w14:paraId="4C31C708"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STATUS  current</w:t>
      </w:r>
    </w:p>
    <w:p w14:paraId="2CAD67DB"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DESCRIPTION</w:t>
      </w:r>
    </w:p>
    <w:p w14:paraId="13761042"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"This trap is raised when the Site License Client receives the permanent Site or Node License from the License Server." </w:t>
      </w:r>
    </w:p>
    <w:p w14:paraId="335A6355" w14:textId="77777777" w:rsidR="00236350" w:rsidRPr="00554264" w:rsidRDefault="00236350" w:rsidP="00236350">
      <w:pPr>
        <w:shd w:val="clear" w:color="auto" w:fill="C0C0C0"/>
        <w:spacing w:after="0" w:line="240" w:lineRule="auto"/>
        <w:jc w:val="both"/>
        <w:rPr>
          <w:rFonts w:ascii="Courier New" w:eastAsia="Times New Roman" w:hAnsi="Courier New" w:cs="Courier New"/>
          <w:noProof/>
          <w:sz w:val="18"/>
          <w:szCs w:val="20"/>
        </w:rPr>
      </w:pPr>
      <w:r w:rsidRPr="00554264">
        <w:rPr>
          <w:rFonts w:ascii="Courier New" w:eastAsia="Times New Roman" w:hAnsi="Courier New" w:cs="Courier New"/>
          <w:noProof/>
          <w:sz w:val="18"/>
          <w:szCs w:val="20"/>
        </w:rPr>
        <w:t xml:space="preserve">    ::= { alaSiteLicenseClientMibNotifications 4 }</w:t>
      </w:r>
    </w:p>
    <w:p w14:paraId="73A5A31D" w14:textId="2DA185ED" w:rsidR="002758D4" w:rsidRPr="00E96B95" w:rsidRDefault="002758D4" w:rsidP="00236350">
      <w:pPr>
        <w:pStyle w:val="Heading2"/>
        <w:spacing w:line="276" w:lineRule="auto"/>
      </w:pPr>
    </w:p>
    <w:p w14:paraId="2E169E93" w14:textId="77777777" w:rsidR="00320989" w:rsidRPr="00E62C28" w:rsidRDefault="00320989" w:rsidP="00320989">
      <w:pPr>
        <w:pStyle w:val="Heading2"/>
        <w:spacing w:line="276" w:lineRule="auto"/>
        <w:rPr>
          <w:rFonts w:ascii="Trebuchet MS" w:hAnsi="Trebuchet MS"/>
          <w:b/>
          <w:color w:val="auto"/>
          <w:sz w:val="24"/>
          <w:szCs w:val="24"/>
        </w:rPr>
      </w:pPr>
      <w:bookmarkStart w:id="1176" w:name="_Toc176718824"/>
      <w:r w:rsidRPr="00E62C28">
        <w:rPr>
          <w:rFonts w:ascii="Trebuchet MS" w:hAnsi="Trebuchet MS"/>
          <w:b/>
          <w:color w:val="auto"/>
          <w:sz w:val="24"/>
          <w:szCs w:val="24"/>
        </w:rPr>
        <w:t>4.3 Web Interface</w:t>
      </w:r>
      <w:bookmarkEnd w:id="1176"/>
    </w:p>
    <w:p w14:paraId="1A6839BD" w14:textId="77777777" w:rsidR="00D7305A" w:rsidRPr="00155FEF" w:rsidRDefault="00D7305A" w:rsidP="00D7305A">
      <w:pPr>
        <w:rPr>
          <w:rFonts w:ascii="Trebuchet MS" w:eastAsia="Times New Roman" w:hAnsi="Trebuchet MS" w:cs="Arial"/>
          <w:b/>
          <w:i/>
          <w:lang w:eastAsia="zh-TW"/>
        </w:rPr>
      </w:pPr>
      <w:r w:rsidRPr="0051298A">
        <w:rPr>
          <w:rFonts w:ascii="Trebuchet MS" w:eastAsia="Times New Roman" w:hAnsi="Trebuchet MS" w:cs="Arial"/>
          <w:b/>
          <w:i/>
          <w:lang w:eastAsia="zh-TW"/>
        </w:rPr>
        <w:t xml:space="preserve">The webpage </w:t>
      </w:r>
      <w:r>
        <w:rPr>
          <w:rFonts w:ascii="Trebuchet MS" w:eastAsia="Times New Roman" w:hAnsi="Trebuchet MS" w:cs="Arial"/>
          <w:b/>
          <w:i/>
          <w:lang w:eastAsia="zh-TW"/>
        </w:rPr>
        <w:t>support</w:t>
      </w:r>
      <w:r w:rsidRPr="0051298A">
        <w:rPr>
          <w:rFonts w:ascii="Trebuchet MS" w:eastAsia="Times New Roman" w:hAnsi="Trebuchet MS" w:cs="Arial"/>
          <w:b/>
          <w:i/>
          <w:lang w:eastAsia="zh-TW"/>
        </w:rPr>
        <w:t xml:space="preserve"> </w:t>
      </w:r>
      <w:r>
        <w:rPr>
          <w:rFonts w:ascii="Trebuchet MS" w:eastAsia="Times New Roman" w:hAnsi="Trebuchet MS" w:cs="Arial"/>
          <w:b/>
          <w:i/>
          <w:lang w:eastAsia="zh-TW"/>
        </w:rPr>
        <w:t xml:space="preserve">all </w:t>
      </w:r>
      <w:r w:rsidRPr="0051298A">
        <w:rPr>
          <w:rFonts w:ascii="Trebuchet MS" w:eastAsia="Times New Roman" w:hAnsi="Trebuchet MS" w:cs="Arial"/>
          <w:b/>
          <w:i/>
          <w:lang w:eastAsia="zh-TW"/>
        </w:rPr>
        <w:t>Command Line Interface (CLI)</w:t>
      </w:r>
      <w:r>
        <w:rPr>
          <w:rFonts w:ascii="Trebuchet MS" w:eastAsia="Times New Roman" w:hAnsi="Trebuchet MS" w:cs="Arial"/>
          <w:b/>
          <w:i/>
          <w:lang w:eastAsia="zh-TW"/>
        </w:rPr>
        <w:t xml:space="preserve"> below</w:t>
      </w:r>
      <w:r w:rsidRPr="0051298A">
        <w:rPr>
          <w:rFonts w:ascii="Trebuchet MS" w:eastAsia="Times New Roman" w:hAnsi="Trebuchet MS" w:cs="Arial"/>
          <w:b/>
          <w:i/>
          <w:lang w:eastAsia="zh-TW"/>
        </w:rPr>
        <w:t>.</w:t>
      </w:r>
    </w:p>
    <w:p w14:paraId="2B7BBA3D" w14:textId="77777777" w:rsidR="00D7305A" w:rsidRDefault="00D7305A" w:rsidP="00D7305A">
      <w:pPr>
        <w:pStyle w:val="ListParagraph"/>
        <w:numPr>
          <w:ilvl w:val="0"/>
          <w:numId w:val="3"/>
        </w:numPr>
      </w:pPr>
      <w:r w:rsidRPr="00155FEF">
        <w:rPr>
          <w:rFonts w:ascii="Trebuchet MS" w:eastAsia="Times New Roman" w:hAnsi="Trebuchet MS" w:cs="Arial"/>
          <w:b/>
          <w:i/>
          <w:lang w:eastAsia="zh-TW"/>
        </w:rPr>
        <w:lastRenderedPageBreak/>
        <w:t>license server</w:t>
      </w:r>
      <w:r w:rsidRPr="00155FEF">
        <w:rPr>
          <w:rFonts w:ascii="Trebuchet MS" w:eastAsia="Times New Roman" w:hAnsi="Trebuchet MS" w:cs="Arial"/>
          <w:i/>
          <w:lang w:eastAsia="zh-TW"/>
        </w:rPr>
        <w:t xml:space="preserve"> [</w:t>
      </w:r>
      <w:proofErr w:type="spellStart"/>
      <w:r w:rsidRPr="00155FEF">
        <w:rPr>
          <w:rFonts w:ascii="Trebuchet MS" w:eastAsia="Times New Roman" w:hAnsi="Trebuchet MS" w:cs="Arial"/>
          <w:b/>
          <w:i/>
          <w:lang w:eastAsia="zh-TW"/>
        </w:rPr>
        <w:t>vrf</w:t>
      </w:r>
      <w:proofErr w:type="spellEnd"/>
      <w:r w:rsidRPr="00155FEF">
        <w:rPr>
          <w:rFonts w:ascii="Trebuchet MS" w:eastAsia="Times New Roman" w:hAnsi="Trebuchet MS" w:cs="Arial"/>
          <w:i/>
          <w:lang w:eastAsia="zh-TW"/>
        </w:rPr>
        <w:t xml:space="preserve"> {default | &lt;</w:t>
      </w:r>
      <w:proofErr w:type="spellStart"/>
      <w:r w:rsidRPr="00155FEF">
        <w:rPr>
          <w:rFonts w:ascii="Trebuchet MS" w:eastAsia="Times New Roman" w:hAnsi="Trebuchet MS" w:cs="Arial"/>
          <w:i/>
          <w:lang w:eastAsia="zh-TW"/>
        </w:rPr>
        <w:t>vrf_name</w:t>
      </w:r>
      <w:proofErr w:type="spellEnd"/>
      <w:r w:rsidRPr="00155FEF">
        <w:rPr>
          <w:rFonts w:ascii="Trebuchet MS" w:eastAsia="Times New Roman" w:hAnsi="Trebuchet MS" w:cs="Arial"/>
          <w:i/>
          <w:lang w:eastAsia="zh-TW"/>
        </w:rPr>
        <w:t xml:space="preserve">&gt;}] </w:t>
      </w:r>
      <w:proofErr w:type="spellStart"/>
      <w:r w:rsidRPr="00155FEF">
        <w:rPr>
          <w:rFonts w:ascii="Trebuchet MS" w:eastAsia="Times New Roman" w:hAnsi="Trebuchet MS" w:cs="Arial"/>
          <w:b/>
          <w:i/>
          <w:lang w:eastAsia="zh-TW"/>
        </w:rPr>
        <w:t>ip</w:t>
      </w:r>
      <w:proofErr w:type="spellEnd"/>
      <w:r w:rsidRPr="00155FEF">
        <w:rPr>
          <w:rFonts w:ascii="Trebuchet MS" w:eastAsia="Times New Roman" w:hAnsi="Trebuchet MS" w:cs="Arial"/>
          <w:b/>
          <w:i/>
          <w:lang w:eastAsia="zh-TW"/>
        </w:rPr>
        <w:t>-address</w:t>
      </w:r>
      <w:r w:rsidRPr="00155FEF">
        <w:rPr>
          <w:rFonts w:ascii="Trebuchet MS" w:eastAsia="Times New Roman" w:hAnsi="Trebuchet MS" w:cs="Arial"/>
          <w:i/>
          <w:lang w:eastAsia="zh-TW"/>
        </w:rPr>
        <w:t xml:space="preserve"> &lt;</w:t>
      </w:r>
      <w:proofErr w:type="spellStart"/>
      <w:r w:rsidRPr="00155FEF">
        <w:rPr>
          <w:rFonts w:ascii="Trebuchet MS" w:eastAsia="Times New Roman" w:hAnsi="Trebuchet MS" w:cs="Arial"/>
          <w:i/>
          <w:lang w:eastAsia="zh-TW"/>
        </w:rPr>
        <w:t>ip</w:t>
      </w:r>
      <w:proofErr w:type="spellEnd"/>
      <w:r w:rsidRPr="00155FEF">
        <w:rPr>
          <w:rFonts w:ascii="Trebuchet MS" w:eastAsia="Times New Roman" w:hAnsi="Trebuchet MS" w:cs="Arial"/>
          <w:i/>
          <w:lang w:eastAsia="zh-TW"/>
        </w:rPr>
        <w:t>-address&gt; [</w:t>
      </w:r>
      <w:r w:rsidRPr="00155FEF">
        <w:rPr>
          <w:rFonts w:ascii="Trebuchet MS" w:eastAsia="Times New Roman" w:hAnsi="Trebuchet MS" w:cs="Arial"/>
          <w:b/>
          <w:i/>
          <w:lang w:eastAsia="zh-TW"/>
        </w:rPr>
        <w:t>listen-port</w:t>
      </w:r>
      <w:r w:rsidRPr="00155FEF">
        <w:rPr>
          <w:rFonts w:ascii="Trebuchet MS" w:eastAsia="Times New Roman" w:hAnsi="Trebuchet MS" w:cs="Arial"/>
          <w:i/>
          <w:lang w:eastAsia="zh-TW"/>
        </w:rPr>
        <w:t xml:space="preserve"> &lt;num&gt;] [</w:t>
      </w:r>
      <w:r w:rsidRPr="00155FEF">
        <w:rPr>
          <w:rFonts w:ascii="Trebuchet MS" w:eastAsia="Times New Roman" w:hAnsi="Trebuchet MS" w:cs="Arial"/>
          <w:b/>
          <w:i/>
          <w:lang w:eastAsia="zh-TW"/>
        </w:rPr>
        <w:t>admin-state</w:t>
      </w:r>
      <w:r w:rsidRPr="00155FEF">
        <w:rPr>
          <w:rFonts w:ascii="Trebuchet MS" w:eastAsia="Times New Roman" w:hAnsi="Trebuchet MS" w:cs="Arial"/>
          <w:i/>
          <w:lang w:eastAsia="zh-TW"/>
        </w:rPr>
        <w:t xml:space="preserve"> {enable | disable}]</w:t>
      </w:r>
    </w:p>
    <w:p w14:paraId="44A480F0" w14:textId="77777777" w:rsidR="00D7305A" w:rsidRDefault="00D7305A" w:rsidP="00D7305A">
      <w:pPr>
        <w:pStyle w:val="ListParagraph"/>
        <w:numPr>
          <w:ilvl w:val="0"/>
          <w:numId w:val="3"/>
        </w:numPr>
      </w:pPr>
      <w:r w:rsidRPr="00155FEF">
        <w:rPr>
          <w:rFonts w:ascii="Trebuchet MS" w:eastAsia="Times New Roman" w:hAnsi="Trebuchet MS" w:cs="Arial"/>
          <w:b/>
          <w:i/>
          <w:lang w:eastAsia="zh-TW"/>
        </w:rPr>
        <w:t>license server apply</w:t>
      </w:r>
      <w:r w:rsidRPr="00155FEF">
        <w:rPr>
          <w:rFonts w:ascii="Trebuchet MS" w:eastAsia="Times New Roman" w:hAnsi="Trebuchet MS" w:cs="Arial"/>
          <w:i/>
          <w:lang w:eastAsia="zh-TW"/>
        </w:rPr>
        <w:t xml:space="preserve"> {</w:t>
      </w:r>
      <w:r w:rsidRPr="00155FEF">
        <w:rPr>
          <w:rFonts w:ascii="Trebuchet MS" w:eastAsia="Times New Roman" w:hAnsi="Trebuchet MS" w:cs="Arial"/>
          <w:b/>
          <w:i/>
          <w:lang w:eastAsia="zh-TW"/>
        </w:rPr>
        <w:t>file</w:t>
      </w:r>
      <w:r w:rsidRPr="00155FEF">
        <w:rPr>
          <w:rFonts w:ascii="Trebuchet MS" w:eastAsia="Times New Roman" w:hAnsi="Trebuchet MS" w:cs="Arial"/>
          <w:i/>
          <w:lang w:eastAsia="zh-TW"/>
        </w:rPr>
        <w:t xml:space="preserve"> </w:t>
      </w:r>
      <w:proofErr w:type="spellStart"/>
      <w:r w:rsidRPr="00155FEF">
        <w:rPr>
          <w:rFonts w:ascii="Trebuchet MS" w:eastAsia="Times New Roman" w:hAnsi="Trebuchet MS" w:cs="Arial"/>
          <w:i/>
          <w:lang w:eastAsia="zh-TW"/>
        </w:rPr>
        <w:t>file_name</w:t>
      </w:r>
      <w:proofErr w:type="spellEnd"/>
      <w:r w:rsidRPr="00155FEF">
        <w:rPr>
          <w:rFonts w:ascii="Trebuchet MS" w:eastAsia="Times New Roman" w:hAnsi="Trebuchet MS" w:cs="Arial"/>
          <w:i/>
          <w:lang w:eastAsia="zh-TW"/>
        </w:rPr>
        <w:t xml:space="preserve"> | </w:t>
      </w:r>
      <w:r w:rsidRPr="00155FEF">
        <w:rPr>
          <w:rFonts w:ascii="Trebuchet MS" w:eastAsia="Times New Roman" w:hAnsi="Trebuchet MS" w:cs="Arial"/>
          <w:b/>
          <w:i/>
          <w:lang w:eastAsia="zh-TW"/>
        </w:rPr>
        <w:t>key</w:t>
      </w:r>
      <w:r w:rsidRPr="00155FEF">
        <w:rPr>
          <w:rFonts w:ascii="Trebuchet MS" w:eastAsia="Times New Roman" w:hAnsi="Trebuchet MS" w:cs="Arial"/>
          <w:i/>
          <w:lang w:eastAsia="zh-TW"/>
        </w:rPr>
        <w:t xml:space="preserve"> </w:t>
      </w:r>
      <w:proofErr w:type="spellStart"/>
      <w:r w:rsidRPr="00155FEF">
        <w:rPr>
          <w:rFonts w:ascii="Trebuchet MS" w:eastAsia="Times New Roman" w:hAnsi="Trebuchet MS" w:cs="Arial"/>
          <w:i/>
          <w:lang w:eastAsia="zh-TW"/>
        </w:rPr>
        <w:t>license_key</w:t>
      </w:r>
      <w:proofErr w:type="spellEnd"/>
      <w:r w:rsidRPr="00155FEF">
        <w:rPr>
          <w:rFonts w:ascii="Trebuchet MS" w:eastAsia="Times New Roman" w:hAnsi="Trebuchet MS" w:cs="Arial"/>
          <w:i/>
          <w:lang w:eastAsia="zh-TW"/>
        </w:rPr>
        <w:t>}</w:t>
      </w:r>
    </w:p>
    <w:p w14:paraId="75F35BAA" w14:textId="77777777" w:rsidR="00D7305A" w:rsidRPr="00155FEF" w:rsidRDefault="00D7305A" w:rsidP="00D7305A">
      <w:pPr>
        <w:pStyle w:val="ListParagraph"/>
        <w:numPr>
          <w:ilvl w:val="0"/>
          <w:numId w:val="3"/>
        </w:numPr>
        <w:snapToGrid w:val="0"/>
        <w:spacing w:after="0" w:line="240" w:lineRule="auto"/>
        <w:rPr>
          <w:rFonts w:ascii="Trebuchet MS" w:eastAsia="Times New Roman" w:hAnsi="Trebuchet MS" w:cs="Arial"/>
          <w:b/>
          <w:i/>
          <w:lang w:eastAsia="zh-TW"/>
        </w:rPr>
      </w:pPr>
      <w:r w:rsidRPr="00155FEF">
        <w:rPr>
          <w:rFonts w:ascii="Trebuchet MS" w:eastAsia="Times New Roman" w:hAnsi="Trebuchet MS" w:cs="Arial"/>
          <w:b/>
          <w:i/>
          <w:lang w:eastAsia="zh-TW"/>
        </w:rPr>
        <w:t>license server remove</w:t>
      </w:r>
      <w:r w:rsidRPr="00155FEF">
        <w:rPr>
          <w:rFonts w:ascii="Trebuchet MS" w:eastAsia="Times New Roman" w:hAnsi="Trebuchet MS" w:cs="Arial"/>
          <w:i/>
          <w:lang w:eastAsia="zh-TW"/>
        </w:rPr>
        <w:t xml:space="preserve"> {</w:t>
      </w:r>
      <w:r w:rsidRPr="00155FEF">
        <w:rPr>
          <w:rFonts w:ascii="Trebuchet MS" w:eastAsia="Times New Roman" w:hAnsi="Trebuchet MS" w:cs="Arial"/>
          <w:b/>
          <w:i/>
          <w:lang w:eastAsia="zh-TW"/>
        </w:rPr>
        <w:t>site</w:t>
      </w:r>
      <w:r w:rsidRPr="00155FEF">
        <w:rPr>
          <w:rFonts w:ascii="Trebuchet MS" w:eastAsia="Times New Roman" w:hAnsi="Trebuchet MS" w:cs="Arial"/>
          <w:i/>
          <w:lang w:eastAsia="zh-TW"/>
        </w:rPr>
        <w:t xml:space="preserve"> </w:t>
      </w:r>
      <w:proofErr w:type="spellStart"/>
      <w:r w:rsidRPr="00155FEF">
        <w:rPr>
          <w:rFonts w:ascii="Trebuchet MS" w:eastAsia="Times New Roman" w:hAnsi="Trebuchet MS" w:cs="Arial"/>
          <w:i/>
          <w:lang w:eastAsia="zh-TW"/>
        </w:rPr>
        <w:t>site_id</w:t>
      </w:r>
      <w:proofErr w:type="spellEnd"/>
      <w:r w:rsidRPr="00155FEF">
        <w:rPr>
          <w:rFonts w:ascii="Trebuchet MS" w:eastAsia="Times New Roman" w:hAnsi="Trebuchet MS" w:cs="Arial"/>
          <w:i/>
          <w:lang w:eastAsia="zh-TW"/>
        </w:rPr>
        <w:t xml:space="preserve"> | </w:t>
      </w:r>
      <w:r w:rsidRPr="00155FEF">
        <w:rPr>
          <w:rFonts w:ascii="Trebuchet MS" w:eastAsia="Times New Roman" w:hAnsi="Trebuchet MS" w:cs="Arial"/>
          <w:b/>
          <w:i/>
          <w:lang w:eastAsia="zh-TW"/>
        </w:rPr>
        <w:t>node-</w:t>
      </w:r>
      <w:proofErr w:type="spellStart"/>
      <w:r w:rsidRPr="00155FEF">
        <w:rPr>
          <w:rFonts w:ascii="Trebuchet MS" w:eastAsia="Times New Roman" w:hAnsi="Trebuchet MS" w:cs="Arial"/>
          <w:b/>
          <w:i/>
          <w:lang w:eastAsia="zh-TW"/>
        </w:rPr>
        <w:t>ip</w:t>
      </w:r>
      <w:proofErr w:type="spellEnd"/>
      <w:r w:rsidRPr="00155FEF">
        <w:rPr>
          <w:rFonts w:ascii="Trebuchet MS" w:eastAsia="Times New Roman" w:hAnsi="Trebuchet MS" w:cs="Arial"/>
          <w:i/>
          <w:lang w:eastAsia="zh-TW"/>
        </w:rPr>
        <w:t xml:space="preserve"> </w:t>
      </w:r>
      <w:proofErr w:type="spellStart"/>
      <w:r w:rsidRPr="00155FEF">
        <w:rPr>
          <w:rFonts w:ascii="Trebuchet MS" w:eastAsia="Times New Roman" w:hAnsi="Trebuchet MS" w:cs="Arial"/>
          <w:i/>
          <w:lang w:eastAsia="zh-TW"/>
        </w:rPr>
        <w:t>node_ip</w:t>
      </w:r>
      <w:proofErr w:type="spellEnd"/>
      <w:r w:rsidRPr="00155FEF">
        <w:rPr>
          <w:rFonts w:ascii="Trebuchet MS" w:eastAsia="Times New Roman" w:hAnsi="Trebuchet MS" w:cs="Arial"/>
          <w:i/>
          <w:lang w:eastAsia="zh-TW"/>
        </w:rPr>
        <w:t xml:space="preserve"> | </w:t>
      </w:r>
      <w:r w:rsidRPr="00155FEF">
        <w:rPr>
          <w:rFonts w:ascii="Trebuchet MS" w:eastAsia="Times New Roman" w:hAnsi="Trebuchet MS" w:cs="Arial"/>
          <w:b/>
          <w:i/>
          <w:lang w:eastAsia="zh-TW"/>
        </w:rPr>
        <w:t>node-id</w:t>
      </w:r>
      <w:r w:rsidRPr="00155FEF">
        <w:rPr>
          <w:rFonts w:ascii="Trebuchet MS" w:eastAsia="Times New Roman" w:hAnsi="Trebuchet MS" w:cs="Arial"/>
          <w:i/>
          <w:lang w:eastAsia="zh-TW"/>
        </w:rPr>
        <w:t xml:space="preserve"> node-id}  [</w:t>
      </w:r>
      <w:r w:rsidRPr="00155FEF">
        <w:rPr>
          <w:rFonts w:ascii="Trebuchet MS" w:eastAsia="Times New Roman" w:hAnsi="Trebuchet MS" w:cs="Arial"/>
          <w:b/>
          <w:i/>
          <w:lang w:eastAsia="zh-TW"/>
        </w:rPr>
        <w:t>license</w:t>
      </w:r>
      <w:r w:rsidRPr="00155FEF">
        <w:rPr>
          <w:rFonts w:ascii="Trebuchet MS" w:eastAsia="Times New Roman" w:hAnsi="Trebuchet MS" w:cs="Arial"/>
          <w:i/>
          <w:lang w:eastAsia="zh-TW"/>
        </w:rPr>
        <w:t xml:space="preserve"> </w:t>
      </w:r>
      <w:proofErr w:type="spellStart"/>
      <w:r w:rsidRPr="00155FEF">
        <w:rPr>
          <w:rFonts w:ascii="Trebuchet MS" w:eastAsia="Times New Roman" w:hAnsi="Trebuchet MS" w:cs="Arial"/>
          <w:i/>
          <w:lang w:eastAsia="zh-TW"/>
        </w:rPr>
        <w:t>mpls</w:t>
      </w:r>
      <w:proofErr w:type="spellEnd"/>
      <w:r w:rsidRPr="00155FEF">
        <w:rPr>
          <w:rFonts w:ascii="Trebuchet MS" w:eastAsia="Times New Roman" w:hAnsi="Trebuchet MS" w:cs="Arial"/>
          <w:i/>
          <w:lang w:eastAsia="zh-TW"/>
        </w:rPr>
        <w:t>]</w:t>
      </w:r>
    </w:p>
    <w:p w14:paraId="141078DB" w14:textId="77777777" w:rsidR="00D7305A" w:rsidRDefault="00D7305A" w:rsidP="00D7305A">
      <w:pPr>
        <w:pStyle w:val="ListParagraph"/>
        <w:numPr>
          <w:ilvl w:val="0"/>
          <w:numId w:val="3"/>
        </w:numPr>
      </w:pPr>
      <w:r w:rsidRPr="00155FEF">
        <w:rPr>
          <w:rFonts w:ascii="Trebuchet MS" w:eastAsia="Times New Roman" w:hAnsi="Trebuchet MS" w:cs="Arial"/>
          <w:b/>
          <w:i/>
          <w:lang w:eastAsia="zh-TW"/>
        </w:rPr>
        <w:t>show license-server</w:t>
      </w:r>
    </w:p>
    <w:p w14:paraId="56F912D8" w14:textId="77777777" w:rsidR="00D7305A" w:rsidRPr="00155FEF" w:rsidRDefault="00D7305A" w:rsidP="00D7305A">
      <w:pPr>
        <w:pStyle w:val="ListParagraph"/>
        <w:numPr>
          <w:ilvl w:val="0"/>
          <w:numId w:val="3"/>
        </w:numPr>
        <w:snapToGrid w:val="0"/>
        <w:spacing w:after="0" w:line="240" w:lineRule="auto"/>
        <w:rPr>
          <w:rFonts w:ascii="Trebuchet MS" w:eastAsia="Times New Roman" w:hAnsi="Trebuchet MS" w:cs="Arial"/>
          <w:b/>
          <w:i/>
          <w:lang w:eastAsia="zh-TW"/>
        </w:rPr>
      </w:pPr>
      <w:r w:rsidRPr="00155FEF">
        <w:rPr>
          <w:rFonts w:ascii="Trebuchet MS" w:eastAsia="Times New Roman" w:hAnsi="Trebuchet MS" w:cs="Arial"/>
          <w:b/>
          <w:i/>
          <w:lang w:eastAsia="zh-TW"/>
        </w:rPr>
        <w:t>show license-server info</w:t>
      </w:r>
    </w:p>
    <w:p w14:paraId="2C54C588" w14:textId="77777777" w:rsidR="00D7305A" w:rsidRDefault="00D7305A" w:rsidP="00D7305A">
      <w:pPr>
        <w:pStyle w:val="ListParagraph"/>
        <w:numPr>
          <w:ilvl w:val="0"/>
          <w:numId w:val="3"/>
        </w:numPr>
      </w:pPr>
      <w:r w:rsidRPr="00155FEF">
        <w:rPr>
          <w:rFonts w:ascii="Trebuchet MS" w:eastAsia="Times New Roman" w:hAnsi="Trebuchet MS" w:cs="Arial"/>
          <w:b/>
          <w:i/>
          <w:lang w:eastAsia="zh-TW"/>
        </w:rPr>
        <w:t>show license-server usage</w:t>
      </w:r>
    </w:p>
    <w:p w14:paraId="4B2ABCCF" w14:textId="77777777" w:rsidR="00D7305A" w:rsidRDefault="00D7305A" w:rsidP="00D7305A">
      <w:pPr>
        <w:pStyle w:val="ListParagraph"/>
        <w:numPr>
          <w:ilvl w:val="0"/>
          <w:numId w:val="3"/>
        </w:numPr>
      </w:pPr>
      <w:r w:rsidRPr="00155FEF">
        <w:rPr>
          <w:rFonts w:ascii="Trebuchet MS" w:eastAsia="Times New Roman" w:hAnsi="Trebuchet MS" w:cs="Arial"/>
          <w:b/>
          <w:i/>
          <w:lang w:eastAsia="zh-TW"/>
        </w:rPr>
        <w:t>license client</w:t>
      </w:r>
      <w:r w:rsidRPr="00155FEF">
        <w:rPr>
          <w:rFonts w:ascii="Trebuchet MS" w:eastAsia="Times New Roman" w:hAnsi="Trebuchet MS" w:cs="Arial"/>
          <w:i/>
          <w:lang w:eastAsia="zh-TW"/>
        </w:rPr>
        <w:t xml:space="preserve"> { [</w:t>
      </w:r>
      <w:r w:rsidRPr="00155FEF">
        <w:rPr>
          <w:rFonts w:ascii="Trebuchet MS" w:eastAsia="Times New Roman" w:hAnsi="Trebuchet MS" w:cs="Arial"/>
          <w:b/>
          <w:i/>
          <w:lang w:eastAsia="zh-TW"/>
        </w:rPr>
        <w:t>site-id</w:t>
      </w:r>
      <w:r w:rsidRPr="00155FEF">
        <w:rPr>
          <w:rFonts w:ascii="Trebuchet MS" w:eastAsia="Times New Roman" w:hAnsi="Trebuchet MS" w:cs="Arial"/>
          <w:i/>
          <w:lang w:eastAsia="zh-TW"/>
        </w:rPr>
        <w:t xml:space="preserve"> </w:t>
      </w:r>
      <w:proofErr w:type="spellStart"/>
      <w:r w:rsidRPr="00155FEF">
        <w:rPr>
          <w:rFonts w:ascii="Trebuchet MS" w:eastAsia="Times New Roman" w:hAnsi="Trebuchet MS" w:cs="Arial"/>
          <w:i/>
          <w:lang w:eastAsia="zh-TW"/>
        </w:rPr>
        <w:t>site_id</w:t>
      </w:r>
      <w:proofErr w:type="spellEnd"/>
      <w:r w:rsidRPr="00155FEF">
        <w:rPr>
          <w:rFonts w:ascii="Trebuchet MS" w:eastAsia="Times New Roman" w:hAnsi="Trebuchet MS" w:cs="Arial"/>
          <w:i/>
          <w:lang w:eastAsia="zh-TW"/>
        </w:rPr>
        <w:t>] | [</w:t>
      </w:r>
      <w:r w:rsidRPr="00155FEF">
        <w:rPr>
          <w:rFonts w:ascii="Trebuchet MS" w:eastAsia="Times New Roman" w:hAnsi="Trebuchet MS" w:cs="Arial"/>
          <w:b/>
          <w:i/>
          <w:lang w:eastAsia="zh-TW"/>
        </w:rPr>
        <w:t>server-</w:t>
      </w:r>
      <w:proofErr w:type="spellStart"/>
      <w:r w:rsidRPr="00155FEF">
        <w:rPr>
          <w:rFonts w:ascii="Trebuchet MS" w:eastAsia="Times New Roman" w:hAnsi="Trebuchet MS" w:cs="Arial"/>
          <w:b/>
          <w:i/>
          <w:lang w:eastAsia="zh-TW"/>
        </w:rPr>
        <w:t>ip</w:t>
      </w:r>
      <w:proofErr w:type="spellEnd"/>
      <w:r w:rsidRPr="00155FEF">
        <w:rPr>
          <w:rFonts w:ascii="Trebuchet MS" w:eastAsia="Times New Roman" w:hAnsi="Trebuchet MS" w:cs="Arial"/>
          <w:i/>
          <w:lang w:eastAsia="zh-TW"/>
        </w:rPr>
        <w:t xml:space="preserve"> &lt;</w:t>
      </w:r>
      <w:proofErr w:type="spellStart"/>
      <w:r w:rsidRPr="00155FEF">
        <w:rPr>
          <w:rFonts w:ascii="Trebuchet MS" w:eastAsia="Times New Roman" w:hAnsi="Trebuchet MS" w:cs="Arial"/>
          <w:i/>
          <w:lang w:eastAsia="zh-TW"/>
        </w:rPr>
        <w:t>ip</w:t>
      </w:r>
      <w:proofErr w:type="spellEnd"/>
      <w:r w:rsidRPr="00155FEF">
        <w:rPr>
          <w:rFonts w:ascii="Trebuchet MS" w:eastAsia="Times New Roman" w:hAnsi="Trebuchet MS" w:cs="Arial"/>
          <w:i/>
          <w:lang w:eastAsia="zh-TW"/>
        </w:rPr>
        <w:t>-address&gt; [</w:t>
      </w:r>
      <w:r w:rsidRPr="00155FEF">
        <w:rPr>
          <w:rFonts w:ascii="Trebuchet MS" w:eastAsia="Times New Roman" w:hAnsi="Trebuchet MS" w:cs="Arial"/>
          <w:b/>
          <w:i/>
          <w:lang w:eastAsia="zh-TW"/>
        </w:rPr>
        <w:t>server-port</w:t>
      </w:r>
      <w:r w:rsidRPr="00155FEF">
        <w:rPr>
          <w:rFonts w:ascii="Trebuchet MS" w:eastAsia="Times New Roman" w:hAnsi="Trebuchet MS" w:cs="Arial"/>
          <w:i/>
          <w:lang w:eastAsia="zh-TW"/>
        </w:rPr>
        <w:t xml:space="preserve"> &lt;num&gt;]]}</w:t>
      </w:r>
    </w:p>
    <w:p w14:paraId="419A3933" w14:textId="77777777" w:rsidR="00D7305A" w:rsidRDefault="00D7305A" w:rsidP="00D7305A">
      <w:pPr>
        <w:pStyle w:val="ListParagraph"/>
        <w:numPr>
          <w:ilvl w:val="0"/>
          <w:numId w:val="3"/>
        </w:numPr>
      </w:pPr>
      <w:r w:rsidRPr="00155FEF">
        <w:rPr>
          <w:rFonts w:ascii="Trebuchet MS" w:eastAsia="Times New Roman" w:hAnsi="Trebuchet MS" w:cs="Arial"/>
          <w:b/>
          <w:i/>
          <w:lang w:eastAsia="zh-TW"/>
        </w:rPr>
        <w:t>license client remove license</w:t>
      </w:r>
      <w:r w:rsidRPr="00155FEF">
        <w:rPr>
          <w:rFonts w:ascii="Trebuchet MS" w:eastAsia="Times New Roman" w:hAnsi="Trebuchet MS" w:cs="Arial"/>
          <w:i/>
          <w:lang w:eastAsia="zh-TW"/>
        </w:rPr>
        <w:t xml:space="preserve"> all | </w:t>
      </w:r>
      <w:proofErr w:type="spellStart"/>
      <w:r w:rsidRPr="00155FEF">
        <w:rPr>
          <w:rFonts w:ascii="Trebuchet MS" w:eastAsia="Times New Roman" w:hAnsi="Trebuchet MS" w:cs="Arial"/>
          <w:i/>
          <w:lang w:eastAsia="zh-TW"/>
        </w:rPr>
        <w:t>mpls</w:t>
      </w:r>
      <w:proofErr w:type="spellEnd"/>
    </w:p>
    <w:p w14:paraId="549137DC" w14:textId="77777777" w:rsidR="00D7305A" w:rsidRPr="0051298A" w:rsidRDefault="00D7305A" w:rsidP="00D7305A">
      <w:pPr>
        <w:pStyle w:val="ListParagraph"/>
        <w:numPr>
          <w:ilvl w:val="0"/>
          <w:numId w:val="3"/>
        </w:numPr>
      </w:pPr>
      <w:r w:rsidRPr="00155FEF">
        <w:rPr>
          <w:rFonts w:ascii="Trebuchet MS" w:eastAsia="Times New Roman" w:hAnsi="Trebuchet MS" w:cs="Arial"/>
          <w:b/>
          <w:i/>
          <w:lang w:eastAsia="zh-TW"/>
        </w:rPr>
        <w:t>show license-client info</w:t>
      </w:r>
    </w:p>
    <w:p w14:paraId="6218E70F" w14:textId="77777777" w:rsidR="00D7305A" w:rsidRPr="00030C7E" w:rsidRDefault="00D7305A" w:rsidP="0029343E">
      <w:pPr>
        <w:rPr>
          <w:rFonts w:ascii="Trebuchet MS" w:eastAsia="Times New Roman" w:hAnsi="Trebuchet MS" w:cs="Arial"/>
          <w:i/>
          <w:lang w:eastAsia="zh-TW"/>
        </w:rPr>
      </w:pPr>
      <w:r w:rsidRPr="002C25F0">
        <w:rPr>
          <w:rFonts w:ascii="Trebuchet MS" w:hAnsi="Trebuchet MS"/>
          <w:b/>
          <w:lang w:val="fr-FR"/>
        </w:rPr>
        <w:t xml:space="preserve">4.3.1 Web Interface Entry </w:t>
      </w:r>
      <w:r>
        <w:rPr>
          <w:rFonts w:ascii="Trebuchet MS" w:hAnsi="Trebuchet MS"/>
          <w:b/>
          <w:lang w:val="fr-FR"/>
        </w:rPr>
        <w:t>Page</w:t>
      </w:r>
      <w:r>
        <w:br/>
      </w:r>
      <w:r w:rsidRPr="00030C7E">
        <w:rPr>
          <w:rFonts w:ascii="Trebuchet MS" w:eastAsia="Times New Roman" w:hAnsi="Trebuchet MS" w:cs="Arial"/>
          <w:i/>
          <w:lang w:eastAsia="zh-TW"/>
        </w:rPr>
        <w:br/>
      </w:r>
      <w:r w:rsidRPr="0029343E">
        <w:rPr>
          <w:noProof/>
        </w:rPr>
        <w:drawing>
          <wp:inline distT="0" distB="0" distL="0" distR="0" wp14:anchorId="16F1AB0B" wp14:editId="503B7579">
            <wp:extent cx="5943600" cy="2515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15235"/>
                    </a:xfrm>
                    <a:prstGeom prst="rect">
                      <a:avLst/>
                    </a:prstGeom>
                  </pic:spPr>
                </pic:pic>
              </a:graphicData>
            </a:graphic>
          </wp:inline>
        </w:drawing>
      </w:r>
      <w:r w:rsidRPr="0029343E">
        <w:rPr>
          <w:lang w:eastAsia="zh-TW"/>
        </w:rPr>
        <w:br/>
      </w:r>
    </w:p>
    <w:p w14:paraId="7065191E" w14:textId="77777777" w:rsidR="00D7305A" w:rsidRPr="00D7305A" w:rsidRDefault="00D7305A" w:rsidP="00D7305A">
      <w:pPr>
        <w:pStyle w:val="Heading3"/>
        <w:spacing w:line="276" w:lineRule="auto"/>
        <w:rPr>
          <w:rFonts w:ascii="Trebuchet MS" w:hAnsi="Trebuchet MS"/>
          <w:b/>
          <w:color w:val="auto"/>
        </w:rPr>
      </w:pPr>
      <w:bookmarkStart w:id="1177" w:name="_Toc176718825"/>
      <w:r w:rsidRPr="00D7305A">
        <w:rPr>
          <w:rFonts w:ascii="Trebuchet MS" w:hAnsi="Trebuchet MS"/>
          <w:b/>
          <w:color w:val="auto"/>
        </w:rPr>
        <w:t>4.3.2 Configure broker for Site License Server Page</w:t>
      </w:r>
      <w:bookmarkEnd w:id="1177"/>
    </w:p>
    <w:p w14:paraId="71817899" w14:textId="77777777" w:rsidR="00D7305A" w:rsidRPr="002D624E" w:rsidRDefault="00D7305A" w:rsidP="00D7305A">
      <w:r>
        <w:rPr>
          <w:rFonts w:ascii="Trebuchet MS" w:eastAsia="Times New Roman" w:hAnsi="Trebuchet MS" w:cs="Arial"/>
          <w:b/>
          <w:i/>
          <w:lang w:eastAsia="zh-TW"/>
        </w:rPr>
        <w:t xml:space="preserve">CLI: </w:t>
      </w:r>
      <w:r w:rsidRPr="00556875">
        <w:rPr>
          <w:rFonts w:ascii="Trebuchet MS" w:eastAsia="Times New Roman" w:hAnsi="Trebuchet MS" w:cs="Arial"/>
          <w:b/>
          <w:i/>
          <w:lang w:eastAsia="zh-TW"/>
        </w:rPr>
        <w:t>license server</w:t>
      </w:r>
      <w:r w:rsidRPr="00556875">
        <w:rPr>
          <w:rFonts w:ascii="Trebuchet MS" w:eastAsia="Times New Roman" w:hAnsi="Trebuchet MS" w:cs="Arial"/>
          <w:i/>
          <w:lang w:eastAsia="zh-TW"/>
        </w:rPr>
        <w:t xml:space="preserve"> [</w:t>
      </w:r>
      <w:proofErr w:type="spellStart"/>
      <w:r w:rsidRPr="00556875">
        <w:rPr>
          <w:rFonts w:ascii="Trebuchet MS" w:eastAsia="Times New Roman" w:hAnsi="Trebuchet MS" w:cs="Arial"/>
          <w:b/>
          <w:i/>
          <w:lang w:eastAsia="zh-TW"/>
        </w:rPr>
        <w:t>vrf</w:t>
      </w:r>
      <w:proofErr w:type="spellEnd"/>
      <w:r w:rsidRPr="00556875">
        <w:rPr>
          <w:rFonts w:ascii="Trebuchet MS" w:eastAsia="Times New Roman" w:hAnsi="Trebuchet MS" w:cs="Arial"/>
          <w:i/>
          <w:lang w:eastAsia="zh-TW"/>
        </w:rPr>
        <w:t xml:space="preserve"> {default | &lt;</w:t>
      </w:r>
      <w:proofErr w:type="spellStart"/>
      <w:r w:rsidRPr="00556875">
        <w:rPr>
          <w:rFonts w:ascii="Trebuchet MS" w:eastAsia="Times New Roman" w:hAnsi="Trebuchet MS" w:cs="Arial"/>
          <w:i/>
          <w:lang w:eastAsia="zh-TW"/>
        </w:rPr>
        <w:t>vrf_name</w:t>
      </w:r>
      <w:proofErr w:type="spellEnd"/>
      <w:r w:rsidRPr="00556875">
        <w:rPr>
          <w:rFonts w:ascii="Trebuchet MS" w:eastAsia="Times New Roman" w:hAnsi="Trebuchet MS" w:cs="Arial"/>
          <w:i/>
          <w:lang w:eastAsia="zh-TW"/>
        </w:rPr>
        <w:t xml:space="preserve">&gt;}] </w:t>
      </w:r>
      <w:proofErr w:type="spellStart"/>
      <w:r w:rsidRPr="00556875">
        <w:rPr>
          <w:rFonts w:ascii="Trebuchet MS" w:eastAsia="Times New Roman" w:hAnsi="Trebuchet MS" w:cs="Arial"/>
          <w:b/>
          <w:i/>
          <w:lang w:eastAsia="zh-TW"/>
        </w:rPr>
        <w:t>ip</w:t>
      </w:r>
      <w:proofErr w:type="spellEnd"/>
      <w:r w:rsidRPr="00556875">
        <w:rPr>
          <w:rFonts w:ascii="Trebuchet MS" w:eastAsia="Times New Roman" w:hAnsi="Trebuchet MS" w:cs="Arial"/>
          <w:b/>
          <w:i/>
          <w:lang w:eastAsia="zh-TW"/>
        </w:rPr>
        <w:t>-address</w:t>
      </w:r>
      <w:r w:rsidRPr="00556875">
        <w:rPr>
          <w:rFonts w:ascii="Trebuchet MS" w:eastAsia="Times New Roman" w:hAnsi="Trebuchet MS" w:cs="Arial"/>
          <w:i/>
          <w:lang w:eastAsia="zh-TW"/>
        </w:rPr>
        <w:t xml:space="preserve"> &lt;</w:t>
      </w:r>
      <w:proofErr w:type="spellStart"/>
      <w:r w:rsidRPr="00556875">
        <w:rPr>
          <w:rFonts w:ascii="Trebuchet MS" w:eastAsia="Times New Roman" w:hAnsi="Trebuchet MS" w:cs="Arial"/>
          <w:i/>
          <w:lang w:eastAsia="zh-TW"/>
        </w:rPr>
        <w:t>ip</w:t>
      </w:r>
      <w:proofErr w:type="spellEnd"/>
      <w:r w:rsidRPr="00556875">
        <w:rPr>
          <w:rFonts w:ascii="Trebuchet MS" w:eastAsia="Times New Roman" w:hAnsi="Trebuchet MS" w:cs="Arial"/>
          <w:i/>
          <w:lang w:eastAsia="zh-TW"/>
        </w:rPr>
        <w:t>-address&gt; [</w:t>
      </w:r>
      <w:r w:rsidRPr="00556875">
        <w:rPr>
          <w:rFonts w:ascii="Trebuchet MS" w:eastAsia="Times New Roman" w:hAnsi="Trebuchet MS" w:cs="Arial"/>
          <w:b/>
          <w:i/>
          <w:lang w:eastAsia="zh-TW"/>
        </w:rPr>
        <w:t>listen-port</w:t>
      </w:r>
      <w:r w:rsidRPr="00556875">
        <w:rPr>
          <w:rFonts w:ascii="Trebuchet MS" w:eastAsia="Times New Roman" w:hAnsi="Trebuchet MS" w:cs="Arial"/>
          <w:i/>
          <w:lang w:eastAsia="zh-TW"/>
        </w:rPr>
        <w:t xml:space="preserve"> &lt;num&gt;] [</w:t>
      </w:r>
      <w:r w:rsidRPr="00556875">
        <w:rPr>
          <w:rFonts w:ascii="Trebuchet MS" w:eastAsia="Times New Roman" w:hAnsi="Trebuchet MS" w:cs="Arial"/>
          <w:b/>
          <w:i/>
          <w:lang w:eastAsia="zh-TW"/>
        </w:rPr>
        <w:t>admin-state</w:t>
      </w:r>
      <w:r w:rsidRPr="00556875">
        <w:rPr>
          <w:rFonts w:ascii="Trebuchet MS" w:eastAsia="Times New Roman" w:hAnsi="Trebuchet MS" w:cs="Arial"/>
          <w:i/>
          <w:lang w:eastAsia="zh-TW"/>
        </w:rPr>
        <w:t xml:space="preserve"> {enable | disable}]</w:t>
      </w:r>
    </w:p>
    <w:p w14:paraId="0EFC8A95" w14:textId="77777777" w:rsidR="00D7305A" w:rsidRDefault="00D7305A" w:rsidP="00D7305A">
      <w:pPr>
        <w:spacing w:line="276" w:lineRule="auto"/>
        <w:rPr>
          <w:rFonts w:ascii="Trebuchet MS" w:eastAsia="Times New Roman" w:hAnsi="Trebuchet MS" w:cs="Arial"/>
          <w:b/>
          <w:sz w:val="24"/>
          <w:szCs w:val="24"/>
          <w:lang w:eastAsia="zh-TW"/>
        </w:rPr>
      </w:pPr>
      <w:r>
        <w:rPr>
          <w:noProof/>
        </w:rPr>
        <w:lastRenderedPageBreak/>
        <w:drawing>
          <wp:inline distT="0" distB="0" distL="0" distR="0" wp14:anchorId="141690CE" wp14:editId="40BDED40">
            <wp:extent cx="5943600" cy="2979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79420"/>
                    </a:xfrm>
                    <a:prstGeom prst="rect">
                      <a:avLst/>
                    </a:prstGeom>
                  </pic:spPr>
                </pic:pic>
              </a:graphicData>
            </a:graphic>
          </wp:inline>
        </w:drawing>
      </w:r>
    </w:p>
    <w:p w14:paraId="095D397E" w14:textId="77777777" w:rsidR="00D7305A" w:rsidRPr="00D7305A" w:rsidRDefault="00D7305A" w:rsidP="00D7305A">
      <w:pPr>
        <w:spacing w:line="276" w:lineRule="auto"/>
        <w:rPr>
          <w:rFonts w:ascii="Trebuchet MS" w:eastAsia="Times New Roman" w:hAnsi="Trebuchet MS" w:cs="Arial"/>
          <w:b/>
          <w:sz w:val="24"/>
          <w:szCs w:val="24"/>
          <w:lang w:val="fr-FR" w:eastAsia="zh-TW"/>
        </w:rPr>
      </w:pPr>
      <w:r w:rsidRPr="00D7305A" w:rsidDel="00784BA6">
        <w:rPr>
          <w:rFonts w:ascii="Trebuchet MS" w:hAnsi="Trebuchet MS"/>
          <w:sz w:val="24"/>
          <w:szCs w:val="24"/>
          <w:lang w:val="fr-FR"/>
        </w:rPr>
        <w:t xml:space="preserve"> </w:t>
      </w:r>
    </w:p>
    <w:p w14:paraId="58735590" w14:textId="77777777" w:rsidR="00D7305A" w:rsidRDefault="00D7305A" w:rsidP="00D7305A">
      <w:pPr>
        <w:pStyle w:val="Heading3"/>
        <w:spacing w:line="276" w:lineRule="auto"/>
        <w:rPr>
          <w:rFonts w:ascii="Trebuchet MS" w:hAnsi="Trebuchet MS"/>
          <w:b/>
          <w:color w:val="auto"/>
          <w:lang w:val="fr-FR"/>
        </w:rPr>
      </w:pPr>
      <w:bookmarkStart w:id="1178" w:name="_Toc176718826"/>
      <w:r w:rsidRPr="000104AC">
        <w:rPr>
          <w:rFonts w:ascii="Trebuchet MS" w:hAnsi="Trebuchet MS"/>
          <w:b/>
          <w:color w:val="auto"/>
          <w:lang w:val="fr-FR"/>
        </w:rPr>
        <w:t xml:space="preserve">4.3.3 Install Site/Node </w:t>
      </w:r>
      <w:proofErr w:type="spellStart"/>
      <w:r w:rsidRPr="000104AC">
        <w:rPr>
          <w:rFonts w:ascii="Trebuchet MS" w:hAnsi="Trebuchet MS"/>
          <w:b/>
          <w:color w:val="auto"/>
          <w:lang w:val="fr-FR"/>
        </w:rPr>
        <w:t>license</w:t>
      </w:r>
      <w:proofErr w:type="spellEnd"/>
      <w:r w:rsidRPr="000104AC">
        <w:rPr>
          <w:rFonts w:ascii="Trebuchet MS" w:hAnsi="Trebuchet MS"/>
          <w:b/>
          <w:color w:val="auto"/>
          <w:lang w:val="fr-FR"/>
        </w:rPr>
        <w:t xml:space="preserve"> on Site License Server</w:t>
      </w:r>
      <w:r w:rsidRPr="000104AC" w:rsidDel="00982361">
        <w:rPr>
          <w:rFonts w:ascii="Trebuchet MS" w:hAnsi="Trebuchet MS"/>
          <w:b/>
          <w:color w:val="auto"/>
          <w:lang w:val="fr-FR"/>
        </w:rPr>
        <w:t xml:space="preserve"> </w:t>
      </w:r>
      <w:r w:rsidRPr="000104AC">
        <w:rPr>
          <w:rFonts w:ascii="Trebuchet MS" w:hAnsi="Trebuchet MS"/>
          <w:b/>
          <w:color w:val="auto"/>
          <w:lang w:val="fr-FR"/>
        </w:rPr>
        <w:t>Page</w:t>
      </w:r>
      <w:bookmarkEnd w:id="1178"/>
    </w:p>
    <w:p w14:paraId="5BA65764" w14:textId="77777777" w:rsidR="00D7305A" w:rsidRPr="0051298A" w:rsidRDefault="00D7305A" w:rsidP="00D7305A">
      <w:pPr>
        <w:rPr>
          <w:lang w:val="fr-FR"/>
        </w:rPr>
      </w:pPr>
    </w:p>
    <w:p w14:paraId="17738E9E" w14:textId="77777777" w:rsidR="00D7305A" w:rsidRPr="002D624E" w:rsidRDefault="00D7305A" w:rsidP="00D7305A">
      <w:r>
        <w:rPr>
          <w:rFonts w:ascii="Trebuchet MS" w:eastAsia="Times New Roman" w:hAnsi="Trebuchet MS" w:cs="Arial"/>
          <w:b/>
          <w:i/>
          <w:lang w:eastAsia="zh-TW"/>
        </w:rPr>
        <w:t xml:space="preserve">CLI: </w:t>
      </w:r>
      <w:r w:rsidRPr="000C555F">
        <w:rPr>
          <w:rFonts w:ascii="Trebuchet MS" w:eastAsia="Times New Roman" w:hAnsi="Trebuchet MS" w:cs="Arial"/>
          <w:b/>
          <w:i/>
          <w:lang w:eastAsia="zh-TW"/>
        </w:rPr>
        <w:t>license server apply</w:t>
      </w:r>
      <w:r w:rsidRPr="000C555F">
        <w:rPr>
          <w:rFonts w:ascii="Trebuchet MS" w:eastAsia="Times New Roman" w:hAnsi="Trebuchet MS" w:cs="Arial"/>
          <w:i/>
          <w:lang w:eastAsia="zh-TW"/>
        </w:rPr>
        <w:t xml:space="preserve"> {</w:t>
      </w:r>
      <w:r w:rsidRPr="000C555F">
        <w:rPr>
          <w:rFonts w:ascii="Trebuchet MS" w:eastAsia="Times New Roman" w:hAnsi="Trebuchet MS" w:cs="Arial"/>
          <w:b/>
          <w:i/>
          <w:lang w:eastAsia="zh-TW"/>
        </w:rPr>
        <w:t>file</w:t>
      </w:r>
      <w:r w:rsidRPr="000C555F">
        <w:rPr>
          <w:rFonts w:ascii="Trebuchet MS" w:eastAsia="Times New Roman" w:hAnsi="Trebuchet MS" w:cs="Arial"/>
          <w:i/>
          <w:lang w:eastAsia="zh-TW"/>
        </w:rPr>
        <w:t xml:space="preserve"> </w:t>
      </w:r>
      <w:proofErr w:type="spellStart"/>
      <w:r w:rsidRPr="000C555F">
        <w:rPr>
          <w:rFonts w:ascii="Trebuchet MS" w:eastAsia="Times New Roman" w:hAnsi="Trebuchet MS" w:cs="Arial"/>
          <w:i/>
          <w:lang w:eastAsia="zh-TW"/>
        </w:rPr>
        <w:t>file_name</w:t>
      </w:r>
      <w:proofErr w:type="spellEnd"/>
      <w:r w:rsidRPr="000C555F">
        <w:rPr>
          <w:rFonts w:ascii="Trebuchet MS" w:eastAsia="Times New Roman" w:hAnsi="Trebuchet MS" w:cs="Arial"/>
          <w:i/>
          <w:lang w:eastAsia="zh-TW"/>
        </w:rPr>
        <w:t xml:space="preserve"> | </w:t>
      </w:r>
      <w:r w:rsidRPr="000C555F">
        <w:rPr>
          <w:rFonts w:ascii="Trebuchet MS" w:eastAsia="Times New Roman" w:hAnsi="Trebuchet MS" w:cs="Arial"/>
          <w:b/>
          <w:i/>
          <w:lang w:eastAsia="zh-TW"/>
        </w:rPr>
        <w:t>key</w:t>
      </w:r>
      <w:r w:rsidRPr="000C555F">
        <w:rPr>
          <w:rFonts w:ascii="Trebuchet MS" w:eastAsia="Times New Roman" w:hAnsi="Trebuchet MS" w:cs="Arial"/>
          <w:i/>
          <w:lang w:eastAsia="zh-TW"/>
        </w:rPr>
        <w:t xml:space="preserve"> </w:t>
      </w:r>
      <w:proofErr w:type="spellStart"/>
      <w:r w:rsidRPr="000C555F">
        <w:rPr>
          <w:rFonts w:ascii="Trebuchet MS" w:eastAsia="Times New Roman" w:hAnsi="Trebuchet MS" w:cs="Arial"/>
          <w:i/>
          <w:lang w:eastAsia="zh-TW"/>
        </w:rPr>
        <w:t>license_key</w:t>
      </w:r>
      <w:proofErr w:type="spellEnd"/>
      <w:r w:rsidRPr="000C555F">
        <w:rPr>
          <w:rFonts w:ascii="Trebuchet MS" w:eastAsia="Times New Roman" w:hAnsi="Trebuchet MS" w:cs="Arial"/>
          <w:i/>
          <w:lang w:eastAsia="zh-TW"/>
        </w:rPr>
        <w:t>}</w:t>
      </w:r>
    </w:p>
    <w:p w14:paraId="4732FD78" w14:textId="77777777" w:rsidR="00D7305A" w:rsidRDefault="00D7305A" w:rsidP="00D7305A">
      <w:pPr>
        <w:spacing w:line="276" w:lineRule="auto"/>
        <w:rPr>
          <w:rFonts w:ascii="Trebuchet MS" w:hAnsi="Trebuchet MS"/>
          <w:sz w:val="24"/>
          <w:szCs w:val="24"/>
        </w:rPr>
      </w:pPr>
      <w:r w:rsidRPr="00E62C28" w:rsidDel="00784BA6">
        <w:rPr>
          <w:rFonts w:ascii="Trebuchet MS" w:hAnsi="Trebuchet MS"/>
          <w:sz w:val="24"/>
          <w:szCs w:val="24"/>
        </w:rPr>
        <w:t xml:space="preserve"> </w:t>
      </w:r>
      <w:r>
        <w:rPr>
          <w:noProof/>
        </w:rPr>
        <w:drawing>
          <wp:inline distT="0" distB="0" distL="0" distR="0" wp14:anchorId="514395DA" wp14:editId="28D8B1BA">
            <wp:extent cx="5943600" cy="2733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33040"/>
                    </a:xfrm>
                    <a:prstGeom prst="rect">
                      <a:avLst/>
                    </a:prstGeom>
                  </pic:spPr>
                </pic:pic>
              </a:graphicData>
            </a:graphic>
          </wp:inline>
        </w:drawing>
      </w:r>
    </w:p>
    <w:p w14:paraId="0A32B5AB" w14:textId="77777777" w:rsidR="00D7305A" w:rsidRPr="00D7305A" w:rsidRDefault="00D7305A" w:rsidP="00D7305A">
      <w:pPr>
        <w:pStyle w:val="Heading3"/>
        <w:spacing w:line="276" w:lineRule="auto"/>
        <w:rPr>
          <w:rFonts w:ascii="Trebuchet MS" w:hAnsi="Trebuchet MS"/>
          <w:b/>
          <w:color w:val="auto"/>
        </w:rPr>
      </w:pPr>
      <w:bookmarkStart w:id="1179" w:name="_Toc176718827"/>
      <w:r w:rsidRPr="00D7305A">
        <w:rPr>
          <w:rFonts w:ascii="Trebuchet MS" w:hAnsi="Trebuchet MS"/>
          <w:b/>
          <w:color w:val="auto"/>
        </w:rPr>
        <w:lastRenderedPageBreak/>
        <w:t>4.3.4 Remove license on the site/node from Site License Server</w:t>
      </w:r>
      <w:r w:rsidRPr="00D7305A" w:rsidDel="00982361">
        <w:rPr>
          <w:rFonts w:ascii="Trebuchet MS" w:hAnsi="Trebuchet MS"/>
          <w:b/>
          <w:color w:val="auto"/>
        </w:rPr>
        <w:t xml:space="preserve"> </w:t>
      </w:r>
      <w:r w:rsidRPr="00D7305A">
        <w:rPr>
          <w:rFonts w:ascii="Trebuchet MS" w:hAnsi="Trebuchet MS"/>
          <w:b/>
          <w:color w:val="auto"/>
        </w:rPr>
        <w:t>Page</w:t>
      </w:r>
      <w:bookmarkEnd w:id="1179"/>
    </w:p>
    <w:p w14:paraId="56702920" w14:textId="77777777" w:rsidR="00D7305A" w:rsidRPr="00D7305A" w:rsidRDefault="00D7305A" w:rsidP="00D7305A"/>
    <w:p w14:paraId="27E69FD2" w14:textId="77777777" w:rsidR="00D7305A" w:rsidRDefault="00D7305A" w:rsidP="00D7305A">
      <w:r w:rsidRPr="00E62C28" w:rsidDel="00784BA6">
        <w:rPr>
          <w:rFonts w:ascii="Trebuchet MS" w:hAnsi="Trebuchet MS"/>
          <w:sz w:val="24"/>
          <w:szCs w:val="24"/>
        </w:rPr>
        <w:t xml:space="preserve"> </w:t>
      </w:r>
      <w:r>
        <w:rPr>
          <w:rFonts w:ascii="Trebuchet MS" w:eastAsia="Times New Roman" w:hAnsi="Trebuchet MS" w:cs="Arial"/>
          <w:b/>
          <w:i/>
          <w:lang w:eastAsia="zh-TW"/>
        </w:rPr>
        <w:t xml:space="preserve">CLI: </w:t>
      </w:r>
      <w:r w:rsidRPr="000D5F4D">
        <w:rPr>
          <w:rFonts w:ascii="Trebuchet MS" w:eastAsia="Times New Roman" w:hAnsi="Trebuchet MS" w:cs="Arial"/>
          <w:b/>
          <w:i/>
          <w:lang w:eastAsia="zh-TW"/>
        </w:rPr>
        <w:t>license server remove</w:t>
      </w:r>
      <w:r w:rsidRPr="000D5F4D">
        <w:rPr>
          <w:rFonts w:ascii="Trebuchet MS" w:eastAsia="Times New Roman" w:hAnsi="Trebuchet MS" w:cs="Arial"/>
          <w:i/>
          <w:lang w:eastAsia="zh-TW"/>
        </w:rPr>
        <w:t xml:space="preserve"> {</w:t>
      </w:r>
      <w:r w:rsidRPr="000D5F4D">
        <w:rPr>
          <w:rFonts w:ascii="Trebuchet MS" w:eastAsia="Times New Roman" w:hAnsi="Trebuchet MS" w:cs="Arial"/>
          <w:b/>
          <w:i/>
          <w:lang w:eastAsia="zh-TW"/>
        </w:rPr>
        <w:t>site</w:t>
      </w:r>
      <w:r w:rsidRPr="000D5F4D">
        <w:rPr>
          <w:rFonts w:ascii="Trebuchet MS" w:eastAsia="Times New Roman" w:hAnsi="Trebuchet MS" w:cs="Arial"/>
          <w:i/>
          <w:lang w:eastAsia="zh-TW"/>
        </w:rPr>
        <w:t xml:space="preserve"> </w:t>
      </w:r>
      <w:proofErr w:type="spellStart"/>
      <w:r w:rsidRPr="000D5F4D">
        <w:rPr>
          <w:rFonts w:ascii="Trebuchet MS" w:eastAsia="Times New Roman" w:hAnsi="Trebuchet MS" w:cs="Arial"/>
          <w:i/>
          <w:lang w:eastAsia="zh-TW"/>
        </w:rPr>
        <w:t>site_id</w:t>
      </w:r>
      <w:proofErr w:type="spellEnd"/>
      <w:r w:rsidRPr="000D5F4D">
        <w:rPr>
          <w:rFonts w:ascii="Trebuchet MS" w:eastAsia="Times New Roman" w:hAnsi="Trebuchet MS" w:cs="Arial"/>
          <w:i/>
          <w:lang w:eastAsia="zh-TW"/>
        </w:rPr>
        <w:t xml:space="preserve"> | </w:t>
      </w:r>
      <w:r w:rsidRPr="000D5F4D">
        <w:rPr>
          <w:rFonts w:ascii="Trebuchet MS" w:eastAsia="Times New Roman" w:hAnsi="Trebuchet MS" w:cs="Arial"/>
          <w:b/>
          <w:i/>
          <w:lang w:eastAsia="zh-TW"/>
        </w:rPr>
        <w:t>node-</w:t>
      </w:r>
      <w:proofErr w:type="spellStart"/>
      <w:r w:rsidRPr="000D5F4D">
        <w:rPr>
          <w:rFonts w:ascii="Trebuchet MS" w:eastAsia="Times New Roman" w:hAnsi="Trebuchet MS" w:cs="Arial"/>
          <w:b/>
          <w:i/>
          <w:lang w:eastAsia="zh-TW"/>
        </w:rPr>
        <w:t>ip</w:t>
      </w:r>
      <w:proofErr w:type="spellEnd"/>
      <w:r w:rsidRPr="000D5F4D">
        <w:rPr>
          <w:rFonts w:ascii="Trebuchet MS" w:eastAsia="Times New Roman" w:hAnsi="Trebuchet MS" w:cs="Arial"/>
          <w:i/>
          <w:lang w:eastAsia="zh-TW"/>
        </w:rPr>
        <w:t xml:space="preserve"> </w:t>
      </w:r>
      <w:proofErr w:type="spellStart"/>
      <w:r w:rsidRPr="000D5F4D">
        <w:rPr>
          <w:rFonts w:ascii="Trebuchet MS" w:eastAsia="Times New Roman" w:hAnsi="Trebuchet MS" w:cs="Arial"/>
          <w:i/>
          <w:lang w:eastAsia="zh-TW"/>
        </w:rPr>
        <w:t>node_ip</w:t>
      </w:r>
      <w:proofErr w:type="spellEnd"/>
      <w:r w:rsidRPr="000D5F4D">
        <w:rPr>
          <w:rFonts w:ascii="Trebuchet MS" w:eastAsia="Times New Roman" w:hAnsi="Trebuchet MS" w:cs="Arial"/>
          <w:i/>
          <w:lang w:eastAsia="zh-TW"/>
        </w:rPr>
        <w:t xml:space="preserve"> | </w:t>
      </w:r>
      <w:r w:rsidRPr="000D5F4D">
        <w:rPr>
          <w:rFonts w:ascii="Trebuchet MS" w:eastAsia="Times New Roman" w:hAnsi="Trebuchet MS" w:cs="Arial"/>
          <w:b/>
          <w:i/>
          <w:lang w:eastAsia="zh-TW"/>
        </w:rPr>
        <w:t>node-id</w:t>
      </w:r>
      <w:r w:rsidRPr="000D5F4D">
        <w:rPr>
          <w:rFonts w:ascii="Trebuchet MS" w:eastAsia="Times New Roman" w:hAnsi="Trebuchet MS" w:cs="Arial"/>
          <w:i/>
          <w:lang w:eastAsia="zh-TW"/>
        </w:rPr>
        <w:t xml:space="preserve"> node-id}  [</w:t>
      </w:r>
      <w:r w:rsidRPr="000D5F4D">
        <w:rPr>
          <w:rFonts w:ascii="Trebuchet MS" w:eastAsia="Times New Roman" w:hAnsi="Trebuchet MS" w:cs="Arial"/>
          <w:b/>
          <w:i/>
          <w:lang w:eastAsia="zh-TW"/>
        </w:rPr>
        <w:t>license</w:t>
      </w:r>
      <w:r w:rsidRPr="000D5F4D">
        <w:rPr>
          <w:rFonts w:ascii="Trebuchet MS" w:eastAsia="Times New Roman" w:hAnsi="Trebuchet MS" w:cs="Arial"/>
          <w:i/>
          <w:lang w:eastAsia="zh-TW"/>
        </w:rPr>
        <w:t xml:space="preserve"> </w:t>
      </w:r>
      <w:proofErr w:type="spellStart"/>
      <w:r w:rsidRPr="000D5F4D">
        <w:rPr>
          <w:rFonts w:ascii="Trebuchet MS" w:eastAsia="Times New Roman" w:hAnsi="Trebuchet MS" w:cs="Arial"/>
          <w:i/>
          <w:lang w:eastAsia="zh-TW"/>
        </w:rPr>
        <w:t>mpls</w:t>
      </w:r>
      <w:proofErr w:type="spellEnd"/>
      <w:r w:rsidRPr="000D5F4D">
        <w:rPr>
          <w:rFonts w:ascii="Trebuchet MS" w:eastAsia="Times New Roman" w:hAnsi="Trebuchet MS" w:cs="Arial"/>
          <w:i/>
          <w:lang w:eastAsia="zh-TW"/>
        </w:rPr>
        <w:t>]</w:t>
      </w:r>
    </w:p>
    <w:p w14:paraId="558E040B" w14:textId="77777777" w:rsidR="00D7305A" w:rsidRPr="00E62C28" w:rsidRDefault="00D7305A" w:rsidP="00D7305A">
      <w:pPr>
        <w:spacing w:line="276" w:lineRule="auto"/>
        <w:rPr>
          <w:rFonts w:ascii="Trebuchet MS" w:hAnsi="Trebuchet MS"/>
          <w:sz w:val="24"/>
          <w:szCs w:val="24"/>
        </w:rPr>
      </w:pPr>
      <w:r>
        <w:rPr>
          <w:noProof/>
        </w:rPr>
        <w:drawing>
          <wp:inline distT="0" distB="0" distL="0" distR="0" wp14:anchorId="1C26E4C5" wp14:editId="1B2315E3">
            <wp:extent cx="5943600" cy="27997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99715"/>
                    </a:xfrm>
                    <a:prstGeom prst="rect">
                      <a:avLst/>
                    </a:prstGeom>
                  </pic:spPr>
                </pic:pic>
              </a:graphicData>
            </a:graphic>
          </wp:inline>
        </w:drawing>
      </w:r>
    </w:p>
    <w:p w14:paraId="443E0226" w14:textId="77777777" w:rsidR="00D7305A" w:rsidRPr="00D7305A" w:rsidRDefault="00D7305A" w:rsidP="00D7305A">
      <w:pPr>
        <w:pStyle w:val="Heading3"/>
        <w:spacing w:line="276" w:lineRule="auto"/>
        <w:rPr>
          <w:rFonts w:ascii="Trebuchet MS" w:hAnsi="Trebuchet MS"/>
          <w:b/>
          <w:color w:val="auto"/>
        </w:rPr>
      </w:pPr>
      <w:bookmarkStart w:id="1180" w:name="_Toc176718828"/>
      <w:r w:rsidRPr="00D7305A">
        <w:rPr>
          <w:rFonts w:ascii="Trebuchet MS" w:hAnsi="Trebuchet MS"/>
          <w:b/>
          <w:color w:val="auto"/>
        </w:rPr>
        <w:t>4.3.5 Command to display the status of Site License Server Page</w:t>
      </w:r>
      <w:bookmarkEnd w:id="1180"/>
    </w:p>
    <w:p w14:paraId="19E531B7" w14:textId="77777777" w:rsidR="00D7305A" w:rsidRPr="00D7305A" w:rsidRDefault="00D7305A" w:rsidP="00D7305A"/>
    <w:p w14:paraId="08B0FF05" w14:textId="77777777" w:rsidR="00D7305A" w:rsidRPr="0051298A" w:rsidRDefault="00D7305A" w:rsidP="00D7305A">
      <w:r>
        <w:rPr>
          <w:rFonts w:ascii="Trebuchet MS" w:eastAsia="Times New Roman" w:hAnsi="Trebuchet MS" w:cs="Arial"/>
          <w:b/>
          <w:i/>
          <w:lang w:eastAsia="zh-TW"/>
        </w:rPr>
        <w:t xml:space="preserve">CLI: </w:t>
      </w:r>
      <w:r w:rsidRPr="00CF6049">
        <w:rPr>
          <w:rFonts w:ascii="Trebuchet MS" w:eastAsia="Times New Roman" w:hAnsi="Trebuchet MS" w:cs="Arial"/>
          <w:b/>
          <w:i/>
          <w:lang w:eastAsia="zh-TW"/>
        </w:rPr>
        <w:t>show license-server</w:t>
      </w:r>
    </w:p>
    <w:p w14:paraId="09340583" w14:textId="77777777" w:rsidR="00D7305A" w:rsidRPr="00FC2B47" w:rsidRDefault="00D7305A" w:rsidP="00D7305A">
      <w:pPr>
        <w:spacing w:line="276" w:lineRule="auto"/>
        <w:rPr>
          <w:rFonts w:ascii="Trebuchet MS" w:hAnsi="Trebuchet MS"/>
          <w:b/>
          <w:i/>
          <w:sz w:val="24"/>
          <w:szCs w:val="24"/>
        </w:rPr>
      </w:pPr>
      <w:r>
        <w:rPr>
          <w:noProof/>
        </w:rPr>
        <w:drawing>
          <wp:inline distT="0" distB="0" distL="0" distR="0" wp14:anchorId="2C0B6169" wp14:editId="4BA4B89C">
            <wp:extent cx="5943600" cy="2803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03525"/>
                    </a:xfrm>
                    <a:prstGeom prst="rect">
                      <a:avLst/>
                    </a:prstGeom>
                  </pic:spPr>
                </pic:pic>
              </a:graphicData>
            </a:graphic>
          </wp:inline>
        </w:drawing>
      </w:r>
    </w:p>
    <w:p w14:paraId="2BC429E3" w14:textId="77777777" w:rsidR="00D7305A" w:rsidRPr="00D7305A" w:rsidRDefault="00D7305A" w:rsidP="00D7305A">
      <w:pPr>
        <w:pStyle w:val="Heading3"/>
        <w:spacing w:line="276" w:lineRule="auto"/>
        <w:rPr>
          <w:rFonts w:ascii="Trebuchet MS" w:hAnsi="Trebuchet MS"/>
          <w:b/>
          <w:color w:val="auto"/>
        </w:rPr>
      </w:pPr>
      <w:bookmarkStart w:id="1181" w:name="_Toc176718829"/>
      <w:r w:rsidRPr="00D7305A">
        <w:rPr>
          <w:rFonts w:ascii="Trebuchet MS" w:hAnsi="Trebuchet MS"/>
          <w:b/>
          <w:color w:val="auto"/>
        </w:rPr>
        <w:lastRenderedPageBreak/>
        <w:t>4.3.6 Display the licenses installed in the Site License Server Page</w:t>
      </w:r>
      <w:bookmarkEnd w:id="1181"/>
    </w:p>
    <w:p w14:paraId="1F87C541" w14:textId="77777777" w:rsidR="00D7305A" w:rsidRPr="00D7305A" w:rsidRDefault="00D7305A" w:rsidP="00D7305A"/>
    <w:p w14:paraId="36A715A5" w14:textId="77777777" w:rsidR="00D7305A" w:rsidRPr="0051298A" w:rsidRDefault="00D7305A" w:rsidP="00D7305A">
      <w:r>
        <w:rPr>
          <w:rFonts w:ascii="Trebuchet MS" w:eastAsia="Times New Roman" w:hAnsi="Trebuchet MS" w:cs="Arial"/>
          <w:b/>
          <w:i/>
          <w:lang w:eastAsia="zh-TW"/>
        </w:rPr>
        <w:t xml:space="preserve">CLI: </w:t>
      </w:r>
      <w:r w:rsidRPr="00CF6049">
        <w:rPr>
          <w:rFonts w:ascii="Trebuchet MS" w:eastAsia="Times New Roman" w:hAnsi="Trebuchet MS" w:cs="Arial"/>
          <w:b/>
          <w:i/>
          <w:lang w:eastAsia="zh-TW"/>
        </w:rPr>
        <w:t>show license-server info</w:t>
      </w:r>
    </w:p>
    <w:p w14:paraId="42F63C46" w14:textId="77777777" w:rsidR="00D7305A" w:rsidRPr="00E62C28" w:rsidRDefault="00D7305A" w:rsidP="00D7305A">
      <w:pPr>
        <w:spacing w:line="276" w:lineRule="auto"/>
        <w:rPr>
          <w:rFonts w:ascii="Trebuchet MS" w:hAnsi="Trebuchet MS"/>
          <w:sz w:val="24"/>
          <w:szCs w:val="24"/>
        </w:rPr>
      </w:pPr>
      <w:r>
        <w:rPr>
          <w:noProof/>
        </w:rPr>
        <w:drawing>
          <wp:inline distT="0" distB="0" distL="0" distR="0" wp14:anchorId="094B0CBF" wp14:editId="1F34A739">
            <wp:extent cx="5943600" cy="25241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24125"/>
                    </a:xfrm>
                    <a:prstGeom prst="rect">
                      <a:avLst/>
                    </a:prstGeom>
                  </pic:spPr>
                </pic:pic>
              </a:graphicData>
            </a:graphic>
          </wp:inline>
        </w:drawing>
      </w:r>
      <w:r w:rsidRPr="00E62C28" w:rsidDel="00B14D73">
        <w:rPr>
          <w:rFonts w:ascii="Trebuchet MS" w:hAnsi="Trebuchet MS"/>
          <w:sz w:val="24"/>
          <w:szCs w:val="24"/>
        </w:rPr>
        <w:t xml:space="preserve"> </w:t>
      </w:r>
    </w:p>
    <w:p w14:paraId="7B732164" w14:textId="77777777" w:rsidR="00D7305A" w:rsidRPr="00D7305A" w:rsidRDefault="00D7305A" w:rsidP="00D7305A">
      <w:pPr>
        <w:pStyle w:val="Heading3"/>
        <w:spacing w:line="276" w:lineRule="auto"/>
        <w:rPr>
          <w:rFonts w:ascii="Trebuchet MS" w:hAnsi="Trebuchet MS"/>
          <w:b/>
          <w:color w:val="auto"/>
        </w:rPr>
      </w:pPr>
      <w:bookmarkStart w:id="1182" w:name="_Toc176718830"/>
      <w:r w:rsidRPr="00D7305A">
        <w:rPr>
          <w:rFonts w:ascii="Trebuchet MS" w:hAnsi="Trebuchet MS"/>
          <w:b/>
          <w:color w:val="auto"/>
        </w:rPr>
        <w:t>4.3.7 Display the sites/nodes connected to Site License Server Page</w:t>
      </w:r>
      <w:bookmarkEnd w:id="1182"/>
    </w:p>
    <w:p w14:paraId="0AD502FA" w14:textId="77777777" w:rsidR="00D7305A" w:rsidRPr="00D7305A" w:rsidRDefault="00D7305A" w:rsidP="00D7305A"/>
    <w:p w14:paraId="28DFD7DC" w14:textId="77777777" w:rsidR="00D7305A" w:rsidRPr="0051298A" w:rsidDel="00EB2CEF" w:rsidRDefault="00D7305A" w:rsidP="00D7305A">
      <w:r>
        <w:rPr>
          <w:rFonts w:ascii="Trebuchet MS" w:eastAsia="Times New Roman" w:hAnsi="Trebuchet MS" w:cs="Arial"/>
          <w:b/>
          <w:i/>
          <w:lang w:eastAsia="zh-TW"/>
        </w:rPr>
        <w:t xml:space="preserve">CLI: </w:t>
      </w:r>
      <w:r w:rsidRPr="00CF6049">
        <w:rPr>
          <w:rFonts w:ascii="Trebuchet MS" w:eastAsia="Times New Roman" w:hAnsi="Trebuchet MS" w:cs="Arial"/>
          <w:b/>
          <w:i/>
          <w:lang w:eastAsia="zh-TW"/>
        </w:rPr>
        <w:t>show license-server usage</w:t>
      </w:r>
    </w:p>
    <w:p w14:paraId="2E68DEC0" w14:textId="77777777" w:rsidR="00D7305A" w:rsidRPr="00320989" w:rsidRDefault="00D7305A" w:rsidP="00D7305A">
      <w:pPr>
        <w:spacing w:line="276" w:lineRule="auto"/>
        <w:rPr>
          <w:rFonts w:ascii="Trebuchet MS" w:hAnsi="Trebuchet MS"/>
          <w:sz w:val="24"/>
          <w:szCs w:val="24"/>
          <w:lang w:val="pt-BR"/>
        </w:rPr>
      </w:pPr>
      <w:r>
        <w:rPr>
          <w:noProof/>
        </w:rPr>
        <w:drawing>
          <wp:inline distT="0" distB="0" distL="0" distR="0" wp14:anchorId="41FFF326" wp14:editId="131FD08C">
            <wp:extent cx="5943600" cy="24009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400935"/>
                    </a:xfrm>
                    <a:prstGeom prst="rect">
                      <a:avLst/>
                    </a:prstGeom>
                  </pic:spPr>
                </pic:pic>
              </a:graphicData>
            </a:graphic>
          </wp:inline>
        </w:drawing>
      </w:r>
    </w:p>
    <w:p w14:paraId="08363EB3" w14:textId="77777777" w:rsidR="00D7305A" w:rsidRDefault="00D7305A" w:rsidP="00D7305A">
      <w:pPr>
        <w:pStyle w:val="Heading3"/>
        <w:spacing w:line="276" w:lineRule="auto"/>
        <w:rPr>
          <w:rFonts w:ascii="Trebuchet MS" w:hAnsi="Trebuchet MS"/>
          <w:b/>
          <w:color w:val="auto"/>
          <w:lang w:val="fr-FR"/>
        </w:rPr>
      </w:pPr>
      <w:bookmarkStart w:id="1183" w:name="_Toc176718831"/>
      <w:r w:rsidRPr="000104AC">
        <w:rPr>
          <w:rFonts w:ascii="Trebuchet MS" w:hAnsi="Trebuchet MS"/>
          <w:b/>
          <w:color w:val="auto"/>
          <w:lang w:val="fr-FR"/>
        </w:rPr>
        <w:t>4.3.8 Configure Switch License Client Page</w:t>
      </w:r>
      <w:bookmarkEnd w:id="1183"/>
    </w:p>
    <w:p w14:paraId="24100F6D" w14:textId="77777777" w:rsidR="00D7305A" w:rsidRDefault="00D7305A" w:rsidP="00D7305A">
      <w:r>
        <w:rPr>
          <w:rFonts w:ascii="Trebuchet MS" w:eastAsia="Times New Roman" w:hAnsi="Trebuchet MS" w:cs="Arial"/>
          <w:b/>
          <w:i/>
          <w:lang w:eastAsia="zh-TW"/>
        </w:rPr>
        <w:t xml:space="preserve">CLI: </w:t>
      </w:r>
      <w:r w:rsidRPr="009916C8">
        <w:rPr>
          <w:rFonts w:ascii="Trebuchet MS" w:eastAsia="Times New Roman" w:hAnsi="Trebuchet MS" w:cs="Arial"/>
          <w:b/>
          <w:i/>
          <w:lang w:eastAsia="zh-TW"/>
        </w:rPr>
        <w:t>license client</w:t>
      </w:r>
      <w:r w:rsidRPr="009916C8">
        <w:rPr>
          <w:rFonts w:ascii="Trebuchet MS" w:eastAsia="Times New Roman" w:hAnsi="Trebuchet MS" w:cs="Arial"/>
          <w:i/>
          <w:lang w:eastAsia="zh-TW"/>
        </w:rPr>
        <w:t xml:space="preserve"> { [</w:t>
      </w:r>
      <w:r w:rsidRPr="009916C8">
        <w:rPr>
          <w:rFonts w:ascii="Trebuchet MS" w:eastAsia="Times New Roman" w:hAnsi="Trebuchet MS" w:cs="Arial"/>
          <w:b/>
          <w:i/>
          <w:lang w:eastAsia="zh-TW"/>
        </w:rPr>
        <w:t>site-id</w:t>
      </w:r>
      <w:r w:rsidRPr="009916C8">
        <w:rPr>
          <w:rFonts w:ascii="Trebuchet MS" w:eastAsia="Times New Roman" w:hAnsi="Trebuchet MS" w:cs="Arial"/>
          <w:i/>
          <w:lang w:eastAsia="zh-TW"/>
        </w:rPr>
        <w:t xml:space="preserve"> </w:t>
      </w:r>
      <w:proofErr w:type="spellStart"/>
      <w:r w:rsidRPr="009916C8">
        <w:rPr>
          <w:rFonts w:ascii="Trebuchet MS" w:eastAsia="Times New Roman" w:hAnsi="Trebuchet MS" w:cs="Arial"/>
          <w:i/>
          <w:lang w:eastAsia="zh-TW"/>
        </w:rPr>
        <w:t>site_id</w:t>
      </w:r>
      <w:proofErr w:type="spellEnd"/>
      <w:r w:rsidRPr="009916C8">
        <w:rPr>
          <w:rFonts w:ascii="Trebuchet MS" w:eastAsia="Times New Roman" w:hAnsi="Trebuchet MS" w:cs="Arial"/>
          <w:i/>
          <w:lang w:eastAsia="zh-TW"/>
        </w:rPr>
        <w:t>] | [</w:t>
      </w:r>
      <w:r w:rsidRPr="009916C8">
        <w:rPr>
          <w:rFonts w:ascii="Trebuchet MS" w:eastAsia="Times New Roman" w:hAnsi="Trebuchet MS" w:cs="Arial"/>
          <w:b/>
          <w:i/>
          <w:lang w:eastAsia="zh-TW"/>
        </w:rPr>
        <w:t>server-</w:t>
      </w:r>
      <w:proofErr w:type="spellStart"/>
      <w:r w:rsidRPr="009916C8">
        <w:rPr>
          <w:rFonts w:ascii="Trebuchet MS" w:eastAsia="Times New Roman" w:hAnsi="Trebuchet MS" w:cs="Arial"/>
          <w:b/>
          <w:i/>
          <w:lang w:eastAsia="zh-TW"/>
        </w:rPr>
        <w:t>ip</w:t>
      </w:r>
      <w:proofErr w:type="spellEnd"/>
      <w:r w:rsidRPr="009916C8">
        <w:rPr>
          <w:rFonts w:ascii="Trebuchet MS" w:eastAsia="Times New Roman" w:hAnsi="Trebuchet MS" w:cs="Arial"/>
          <w:i/>
          <w:lang w:eastAsia="zh-TW"/>
        </w:rPr>
        <w:t xml:space="preserve"> &lt;</w:t>
      </w:r>
      <w:proofErr w:type="spellStart"/>
      <w:r w:rsidRPr="009916C8">
        <w:rPr>
          <w:rFonts w:ascii="Trebuchet MS" w:eastAsia="Times New Roman" w:hAnsi="Trebuchet MS" w:cs="Arial"/>
          <w:i/>
          <w:lang w:eastAsia="zh-TW"/>
        </w:rPr>
        <w:t>ip</w:t>
      </w:r>
      <w:proofErr w:type="spellEnd"/>
      <w:r w:rsidRPr="009916C8">
        <w:rPr>
          <w:rFonts w:ascii="Trebuchet MS" w:eastAsia="Times New Roman" w:hAnsi="Trebuchet MS" w:cs="Arial"/>
          <w:i/>
          <w:lang w:eastAsia="zh-TW"/>
        </w:rPr>
        <w:t>-address&gt; [</w:t>
      </w:r>
      <w:r w:rsidRPr="009916C8">
        <w:rPr>
          <w:rFonts w:ascii="Trebuchet MS" w:eastAsia="Times New Roman" w:hAnsi="Trebuchet MS" w:cs="Arial"/>
          <w:b/>
          <w:i/>
          <w:lang w:eastAsia="zh-TW"/>
        </w:rPr>
        <w:t>server-port</w:t>
      </w:r>
      <w:r w:rsidRPr="009916C8">
        <w:rPr>
          <w:rFonts w:ascii="Trebuchet MS" w:eastAsia="Times New Roman" w:hAnsi="Trebuchet MS" w:cs="Arial"/>
          <w:i/>
          <w:lang w:eastAsia="zh-TW"/>
        </w:rPr>
        <w:t xml:space="preserve"> &lt;num&gt;]]}</w:t>
      </w:r>
    </w:p>
    <w:p w14:paraId="172C9D7F" w14:textId="77777777" w:rsidR="00D7305A" w:rsidRPr="0051298A" w:rsidRDefault="00D7305A" w:rsidP="00D7305A">
      <w:pPr>
        <w:rPr>
          <w:lang w:val="fr-FR"/>
        </w:rPr>
      </w:pPr>
    </w:p>
    <w:p w14:paraId="25A2BCE6" w14:textId="77777777" w:rsidR="00D7305A" w:rsidRPr="0051298A" w:rsidRDefault="00D7305A" w:rsidP="00D7305A">
      <w:r>
        <w:rPr>
          <w:noProof/>
        </w:rPr>
        <w:lastRenderedPageBreak/>
        <w:drawing>
          <wp:inline distT="0" distB="0" distL="0" distR="0" wp14:anchorId="4690593C" wp14:editId="2ABC2C7D">
            <wp:extent cx="5943600" cy="26841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684145"/>
                    </a:xfrm>
                    <a:prstGeom prst="rect">
                      <a:avLst/>
                    </a:prstGeom>
                  </pic:spPr>
                </pic:pic>
              </a:graphicData>
            </a:graphic>
          </wp:inline>
        </w:drawing>
      </w:r>
    </w:p>
    <w:p w14:paraId="6F357A06" w14:textId="77777777" w:rsidR="00D7305A" w:rsidRDefault="00D7305A" w:rsidP="00D7305A">
      <w:pPr>
        <w:spacing w:line="276" w:lineRule="auto"/>
        <w:rPr>
          <w:rFonts w:ascii="Trebuchet MS" w:eastAsia="Times New Roman" w:hAnsi="Trebuchet MS" w:cs="Arial"/>
          <w:b/>
          <w:sz w:val="24"/>
          <w:szCs w:val="24"/>
          <w:lang w:eastAsia="zh-TW"/>
        </w:rPr>
      </w:pPr>
      <w:r>
        <w:rPr>
          <w:rFonts w:ascii="Trebuchet MS" w:hAnsi="Trebuchet MS"/>
          <w:b/>
          <w:sz w:val="24"/>
          <w:szCs w:val="24"/>
        </w:rPr>
        <w:t>4.3.9</w:t>
      </w:r>
      <w:r w:rsidRPr="00FC2B47">
        <w:rPr>
          <w:rFonts w:ascii="Trebuchet MS" w:hAnsi="Trebuchet MS"/>
          <w:b/>
          <w:sz w:val="24"/>
          <w:szCs w:val="24"/>
        </w:rPr>
        <w:t xml:space="preserve"> </w:t>
      </w:r>
      <w:r>
        <w:rPr>
          <w:rFonts w:ascii="Trebuchet MS" w:hAnsi="Trebuchet MS"/>
          <w:b/>
          <w:sz w:val="24"/>
          <w:szCs w:val="24"/>
        </w:rPr>
        <w:t xml:space="preserve">Remove feature license on </w:t>
      </w:r>
      <w:r>
        <w:rPr>
          <w:rFonts w:ascii="Trebuchet MS" w:eastAsia="Times New Roman" w:hAnsi="Trebuchet MS" w:cs="Arial"/>
          <w:b/>
          <w:sz w:val="24"/>
          <w:szCs w:val="24"/>
          <w:lang w:eastAsia="zh-TW"/>
        </w:rPr>
        <w:t>Switch License Client Page</w:t>
      </w:r>
    </w:p>
    <w:p w14:paraId="71973A67" w14:textId="77777777" w:rsidR="00D7305A" w:rsidRPr="0051298A" w:rsidRDefault="00D7305A" w:rsidP="00D7305A">
      <w:pPr>
        <w:spacing w:line="276" w:lineRule="auto"/>
        <w:rPr>
          <w:rFonts w:ascii="Trebuchet MS" w:eastAsia="Times New Roman" w:hAnsi="Trebuchet MS" w:cs="Arial"/>
          <w:b/>
          <w:sz w:val="24"/>
          <w:szCs w:val="24"/>
          <w:lang w:eastAsia="zh-TW"/>
        </w:rPr>
      </w:pPr>
    </w:p>
    <w:p w14:paraId="51A875EE" w14:textId="77777777" w:rsidR="00D7305A" w:rsidRPr="0051298A" w:rsidRDefault="00D7305A" w:rsidP="00D7305A">
      <w:r>
        <w:rPr>
          <w:rFonts w:ascii="Trebuchet MS" w:eastAsia="Times New Roman" w:hAnsi="Trebuchet MS" w:cs="Arial"/>
          <w:b/>
          <w:i/>
          <w:lang w:eastAsia="zh-TW"/>
        </w:rPr>
        <w:t xml:space="preserve">CLI: </w:t>
      </w:r>
      <w:r w:rsidRPr="008C23E2">
        <w:rPr>
          <w:rFonts w:ascii="Trebuchet MS" w:eastAsia="Times New Roman" w:hAnsi="Trebuchet MS" w:cs="Arial"/>
          <w:b/>
          <w:i/>
          <w:lang w:eastAsia="zh-TW"/>
        </w:rPr>
        <w:t>license client remove license</w:t>
      </w:r>
      <w:r w:rsidRPr="008C23E2">
        <w:rPr>
          <w:rFonts w:ascii="Trebuchet MS" w:eastAsia="Times New Roman" w:hAnsi="Trebuchet MS" w:cs="Arial"/>
          <w:i/>
          <w:lang w:eastAsia="zh-TW"/>
        </w:rPr>
        <w:t xml:space="preserve"> all | </w:t>
      </w:r>
      <w:proofErr w:type="spellStart"/>
      <w:r w:rsidRPr="008C23E2">
        <w:rPr>
          <w:rFonts w:ascii="Trebuchet MS" w:eastAsia="Times New Roman" w:hAnsi="Trebuchet MS" w:cs="Arial"/>
          <w:i/>
          <w:lang w:eastAsia="zh-TW"/>
        </w:rPr>
        <w:t>mpls</w:t>
      </w:r>
      <w:proofErr w:type="spellEnd"/>
    </w:p>
    <w:p w14:paraId="46C116AF" w14:textId="77777777" w:rsidR="00D7305A" w:rsidRDefault="00D7305A" w:rsidP="00D7305A">
      <w:pPr>
        <w:spacing w:line="276" w:lineRule="auto"/>
        <w:rPr>
          <w:rFonts w:ascii="Trebuchet MS" w:eastAsia="Times New Roman" w:hAnsi="Trebuchet MS" w:cs="Arial"/>
          <w:b/>
          <w:sz w:val="24"/>
          <w:szCs w:val="24"/>
          <w:lang w:eastAsia="zh-TW"/>
        </w:rPr>
      </w:pPr>
      <w:r>
        <w:rPr>
          <w:noProof/>
        </w:rPr>
        <w:drawing>
          <wp:inline distT="0" distB="0" distL="0" distR="0" wp14:anchorId="10037B26" wp14:editId="70981C12">
            <wp:extent cx="5943600" cy="22777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277745"/>
                    </a:xfrm>
                    <a:prstGeom prst="rect">
                      <a:avLst/>
                    </a:prstGeom>
                  </pic:spPr>
                </pic:pic>
              </a:graphicData>
            </a:graphic>
          </wp:inline>
        </w:drawing>
      </w:r>
    </w:p>
    <w:p w14:paraId="78900EA3" w14:textId="77777777" w:rsidR="00D7305A" w:rsidRDefault="00D7305A" w:rsidP="00D7305A">
      <w:pPr>
        <w:spacing w:line="276" w:lineRule="auto"/>
        <w:rPr>
          <w:rFonts w:ascii="Trebuchet MS" w:eastAsia="Times New Roman" w:hAnsi="Trebuchet MS" w:cs="Arial"/>
          <w:b/>
          <w:sz w:val="24"/>
          <w:szCs w:val="24"/>
          <w:lang w:eastAsia="zh-TW"/>
        </w:rPr>
      </w:pPr>
      <w:r>
        <w:rPr>
          <w:rFonts w:ascii="Trebuchet MS" w:hAnsi="Trebuchet MS"/>
          <w:b/>
          <w:sz w:val="24"/>
          <w:szCs w:val="24"/>
        </w:rPr>
        <w:t>4.3.11</w:t>
      </w:r>
      <w:r w:rsidRPr="00FC2B47">
        <w:rPr>
          <w:rFonts w:ascii="Trebuchet MS" w:hAnsi="Trebuchet MS"/>
          <w:b/>
          <w:sz w:val="24"/>
          <w:szCs w:val="24"/>
        </w:rPr>
        <w:t xml:space="preserve"> </w:t>
      </w:r>
      <w:r>
        <w:rPr>
          <w:rFonts w:ascii="Trebuchet MS" w:hAnsi="Trebuchet MS"/>
          <w:b/>
          <w:sz w:val="24"/>
          <w:szCs w:val="24"/>
        </w:rPr>
        <w:t xml:space="preserve">Show </w:t>
      </w:r>
      <w:r>
        <w:rPr>
          <w:rFonts w:ascii="Trebuchet MS" w:eastAsia="Times New Roman" w:hAnsi="Trebuchet MS" w:cs="Arial"/>
          <w:b/>
          <w:sz w:val="24"/>
          <w:szCs w:val="24"/>
          <w:lang w:eastAsia="zh-TW"/>
        </w:rPr>
        <w:t>Switch License Client information</w:t>
      </w:r>
    </w:p>
    <w:p w14:paraId="498E85F7" w14:textId="77777777" w:rsidR="00D7305A" w:rsidRPr="0051298A" w:rsidRDefault="00D7305A" w:rsidP="00D7305A">
      <w:r>
        <w:rPr>
          <w:rFonts w:ascii="Trebuchet MS" w:eastAsia="Times New Roman" w:hAnsi="Trebuchet MS" w:cs="Arial"/>
          <w:b/>
          <w:i/>
          <w:lang w:eastAsia="zh-TW"/>
        </w:rPr>
        <w:t xml:space="preserve">CLI: </w:t>
      </w:r>
      <w:r w:rsidRPr="0010762C">
        <w:rPr>
          <w:rFonts w:ascii="Trebuchet MS" w:eastAsia="Times New Roman" w:hAnsi="Trebuchet MS" w:cs="Arial"/>
          <w:b/>
          <w:i/>
          <w:lang w:eastAsia="zh-TW"/>
        </w:rPr>
        <w:t>show license-client info</w:t>
      </w:r>
    </w:p>
    <w:p w14:paraId="7BB62D38" w14:textId="77777777" w:rsidR="00D7305A" w:rsidRPr="002C25F0" w:rsidRDefault="00D7305A" w:rsidP="00D7305A">
      <w:r>
        <w:rPr>
          <w:noProof/>
        </w:rPr>
        <w:lastRenderedPageBreak/>
        <w:drawing>
          <wp:inline distT="0" distB="0" distL="0" distR="0" wp14:anchorId="1679D262" wp14:editId="5A88A62F">
            <wp:extent cx="5943600" cy="27412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41295"/>
                    </a:xfrm>
                    <a:prstGeom prst="rect">
                      <a:avLst/>
                    </a:prstGeom>
                  </pic:spPr>
                </pic:pic>
              </a:graphicData>
            </a:graphic>
          </wp:inline>
        </w:drawing>
      </w:r>
    </w:p>
    <w:p w14:paraId="1E64C1B7" w14:textId="77777777" w:rsidR="00D7305A" w:rsidRDefault="00D7305A" w:rsidP="0027272F"/>
    <w:p w14:paraId="24F1327A" w14:textId="77777777" w:rsidR="0016305A" w:rsidRDefault="0016305A">
      <w:pPr>
        <w:rPr>
          <w:rFonts w:ascii="Trebuchet MS" w:eastAsiaTheme="majorEastAsia" w:hAnsi="Trebuchet MS" w:cstheme="majorBidi"/>
          <w:b/>
          <w:sz w:val="24"/>
          <w:szCs w:val="24"/>
        </w:rPr>
      </w:pPr>
      <w:r>
        <w:rPr>
          <w:rFonts w:ascii="Trebuchet MS" w:hAnsi="Trebuchet MS"/>
          <w:b/>
          <w:sz w:val="24"/>
          <w:szCs w:val="24"/>
        </w:rPr>
        <w:br w:type="page"/>
      </w:r>
    </w:p>
    <w:p w14:paraId="3D3EC1A9" w14:textId="25E0322A" w:rsidR="005A3DD1" w:rsidRDefault="005A3DD1" w:rsidP="00917E25">
      <w:pPr>
        <w:pStyle w:val="Heading1"/>
        <w:spacing w:line="276" w:lineRule="auto"/>
        <w:rPr>
          <w:rFonts w:ascii="Trebuchet MS" w:hAnsi="Trebuchet MS"/>
          <w:b/>
          <w:color w:val="auto"/>
          <w:sz w:val="24"/>
          <w:szCs w:val="24"/>
        </w:rPr>
      </w:pPr>
      <w:bookmarkStart w:id="1184" w:name="_Toc176718832"/>
      <w:r w:rsidRPr="00E62C28">
        <w:rPr>
          <w:rFonts w:ascii="Trebuchet MS" w:hAnsi="Trebuchet MS"/>
          <w:b/>
          <w:color w:val="auto"/>
          <w:sz w:val="24"/>
          <w:szCs w:val="24"/>
        </w:rPr>
        <w:lastRenderedPageBreak/>
        <w:t xml:space="preserve">5 </w:t>
      </w:r>
      <w:r w:rsidR="00610610" w:rsidRPr="00E62C28">
        <w:rPr>
          <w:rFonts w:ascii="Trebuchet MS" w:hAnsi="Trebuchet MS"/>
          <w:b/>
          <w:color w:val="auto"/>
          <w:sz w:val="24"/>
          <w:szCs w:val="24"/>
        </w:rPr>
        <w:t xml:space="preserve">SAMPLE </w:t>
      </w:r>
      <w:r w:rsidRPr="00E62C28">
        <w:rPr>
          <w:rFonts w:ascii="Trebuchet MS" w:hAnsi="Trebuchet MS"/>
          <w:b/>
          <w:color w:val="auto"/>
          <w:sz w:val="24"/>
          <w:szCs w:val="24"/>
        </w:rPr>
        <w:t>CONFIGURATION / USE CASE</w:t>
      </w:r>
      <w:bookmarkEnd w:id="1184"/>
    </w:p>
    <w:p w14:paraId="2B9850D4" w14:textId="77777777" w:rsidR="005A3DD1" w:rsidRPr="00E62C28" w:rsidRDefault="005A3DD1" w:rsidP="00917E25">
      <w:pPr>
        <w:pStyle w:val="Heading2"/>
        <w:spacing w:line="276" w:lineRule="auto"/>
        <w:rPr>
          <w:rFonts w:ascii="Trebuchet MS" w:hAnsi="Trebuchet MS"/>
          <w:b/>
          <w:color w:val="auto"/>
          <w:sz w:val="24"/>
          <w:szCs w:val="24"/>
        </w:rPr>
      </w:pPr>
      <w:bookmarkStart w:id="1185" w:name="_Toc176718833"/>
      <w:r w:rsidRPr="00E62C28">
        <w:rPr>
          <w:rFonts w:ascii="Trebuchet MS" w:hAnsi="Trebuchet MS"/>
          <w:b/>
          <w:color w:val="auto"/>
          <w:sz w:val="24"/>
          <w:szCs w:val="24"/>
        </w:rPr>
        <w:t>5.1 Configuration Example</w:t>
      </w:r>
      <w:bookmarkEnd w:id="1185"/>
    </w:p>
    <w:p w14:paraId="13001846" w14:textId="3C9FA54F" w:rsidR="002541DE" w:rsidRPr="002541DE" w:rsidRDefault="002541DE" w:rsidP="002541DE">
      <w:pPr>
        <w:rPr>
          <w:rFonts w:ascii="Trebuchet MS" w:hAnsi="Trebuchet MS"/>
        </w:rPr>
      </w:pPr>
      <w:r w:rsidRPr="002541DE">
        <w:rPr>
          <w:rFonts w:ascii="Trebuchet MS" w:hAnsi="Trebuchet MS"/>
        </w:rPr>
        <w:t>Here are some basic steps to configure site-base license on switch</w:t>
      </w:r>
    </w:p>
    <w:p w14:paraId="05AFE011" w14:textId="77777777" w:rsidR="002541DE" w:rsidRPr="002541DE" w:rsidRDefault="002541DE" w:rsidP="002541DE">
      <w:pPr>
        <w:rPr>
          <w:rFonts w:ascii="Trebuchet MS" w:hAnsi="Trebuchet MS"/>
        </w:rPr>
      </w:pPr>
      <w:r w:rsidRPr="002541DE">
        <w:rPr>
          <w:rFonts w:ascii="Trebuchet MS" w:hAnsi="Trebuchet MS"/>
        </w:rPr>
        <w:t>+ Install a site management application on a switch that is intended to be a license server</w:t>
      </w:r>
    </w:p>
    <w:p w14:paraId="4733AD37" w14:textId="77777777" w:rsidR="002541DE" w:rsidRPr="002541DE" w:rsidRDefault="002541DE" w:rsidP="002541DE">
      <w:pPr>
        <w:rPr>
          <w:rFonts w:ascii="Trebuchet MS" w:hAnsi="Trebuchet MS"/>
          <w:lang w:val="de-DE"/>
        </w:rPr>
      </w:pPr>
      <w:r w:rsidRPr="002541DE">
        <w:rPr>
          <w:rFonts w:ascii="Trebuchet MS" w:hAnsi="Trebuchet MS"/>
          <w:lang w:val="de-DE"/>
        </w:rPr>
        <w:t xml:space="preserve">-&gt; </w:t>
      </w:r>
      <w:proofErr w:type="spellStart"/>
      <w:r w:rsidRPr="002541DE">
        <w:rPr>
          <w:rFonts w:ascii="Trebuchet MS" w:hAnsi="Trebuchet MS"/>
          <w:lang w:val="de-DE"/>
        </w:rPr>
        <w:t>pkgmgr</w:t>
      </w:r>
      <w:proofErr w:type="spellEnd"/>
      <w:r w:rsidRPr="002541DE">
        <w:rPr>
          <w:rFonts w:ascii="Trebuchet MS" w:hAnsi="Trebuchet MS"/>
          <w:lang w:val="de-DE"/>
        </w:rPr>
        <w:t xml:space="preserve"> </w:t>
      </w:r>
      <w:proofErr w:type="spellStart"/>
      <w:r w:rsidRPr="002541DE">
        <w:rPr>
          <w:rFonts w:ascii="Trebuchet MS" w:hAnsi="Trebuchet MS"/>
          <w:lang w:val="de-DE"/>
        </w:rPr>
        <w:t>install</w:t>
      </w:r>
      <w:proofErr w:type="spellEnd"/>
      <w:r w:rsidRPr="002541DE">
        <w:rPr>
          <w:rFonts w:ascii="Trebuchet MS" w:hAnsi="Trebuchet MS"/>
          <w:lang w:val="de-DE"/>
        </w:rPr>
        <w:t xml:space="preserve"> uosn-sitemgr-v1.deb</w:t>
      </w:r>
    </w:p>
    <w:p w14:paraId="2488E3EF" w14:textId="77777777" w:rsidR="002541DE" w:rsidRPr="002541DE" w:rsidRDefault="002541DE" w:rsidP="002541DE">
      <w:pPr>
        <w:rPr>
          <w:rFonts w:ascii="Trebuchet MS" w:hAnsi="Trebuchet MS"/>
        </w:rPr>
      </w:pPr>
      <w:r w:rsidRPr="002541DE">
        <w:rPr>
          <w:rFonts w:ascii="Trebuchet MS" w:hAnsi="Trebuchet MS"/>
        </w:rPr>
        <w:t>Verifying MD5 checksum.. OK</w:t>
      </w:r>
    </w:p>
    <w:p w14:paraId="329D1035" w14:textId="77777777" w:rsidR="002541DE" w:rsidRPr="002541DE" w:rsidRDefault="002541DE" w:rsidP="002541DE">
      <w:pPr>
        <w:rPr>
          <w:rFonts w:ascii="Trebuchet MS" w:hAnsi="Trebuchet MS"/>
        </w:rPr>
      </w:pPr>
      <w:r w:rsidRPr="002541DE">
        <w:rPr>
          <w:rFonts w:ascii="Trebuchet MS" w:hAnsi="Trebuchet MS"/>
        </w:rPr>
        <w:t>System Memory check.. PASS</w:t>
      </w:r>
    </w:p>
    <w:p w14:paraId="4E838690" w14:textId="77777777" w:rsidR="002541DE" w:rsidRPr="002541DE" w:rsidRDefault="002541DE" w:rsidP="002541DE">
      <w:pPr>
        <w:rPr>
          <w:rFonts w:ascii="Trebuchet MS" w:hAnsi="Trebuchet MS"/>
        </w:rPr>
      </w:pPr>
      <w:r w:rsidRPr="002541DE">
        <w:rPr>
          <w:rFonts w:ascii="Trebuchet MS" w:hAnsi="Trebuchet MS"/>
        </w:rPr>
        <w:t>Extracting control files for package uosn-sitemgr-v1.deb .. OK</w:t>
      </w:r>
    </w:p>
    <w:p w14:paraId="26CE1CD4" w14:textId="77777777" w:rsidR="002541DE" w:rsidRPr="002541DE" w:rsidRDefault="002541DE" w:rsidP="002541DE">
      <w:pPr>
        <w:rPr>
          <w:rFonts w:ascii="Trebuchet MS" w:hAnsi="Trebuchet MS"/>
        </w:rPr>
      </w:pPr>
      <w:r w:rsidRPr="002541DE">
        <w:rPr>
          <w:rFonts w:ascii="Trebuchet MS" w:hAnsi="Trebuchet MS"/>
        </w:rPr>
        <w:t>TARGET_AOS_PLATFORMS OS6860N</w:t>
      </w:r>
    </w:p>
    <w:p w14:paraId="4C34B4AD" w14:textId="77777777" w:rsidR="002541DE" w:rsidRPr="002541DE" w:rsidRDefault="002541DE" w:rsidP="002541DE">
      <w:pPr>
        <w:rPr>
          <w:rFonts w:ascii="Trebuchet MS" w:hAnsi="Trebuchet MS"/>
        </w:rPr>
      </w:pPr>
      <w:r w:rsidRPr="002541DE">
        <w:rPr>
          <w:rFonts w:ascii="Trebuchet MS" w:hAnsi="Trebuchet MS"/>
        </w:rPr>
        <w:t>Package target platforms check.. PASS</w:t>
      </w:r>
    </w:p>
    <w:p w14:paraId="1D042B83" w14:textId="77777777" w:rsidR="002541DE" w:rsidRPr="002541DE" w:rsidRDefault="002541DE" w:rsidP="002541DE">
      <w:pPr>
        <w:rPr>
          <w:rFonts w:ascii="Trebuchet MS" w:hAnsi="Trebuchet MS"/>
        </w:rPr>
      </w:pPr>
      <w:r w:rsidRPr="002541DE">
        <w:rPr>
          <w:rFonts w:ascii="Trebuchet MS" w:hAnsi="Trebuchet MS"/>
        </w:rPr>
        <w:t>Package Dependency check.. PASS</w:t>
      </w:r>
    </w:p>
    <w:p w14:paraId="44061230" w14:textId="77777777" w:rsidR="002541DE" w:rsidRPr="002541DE" w:rsidRDefault="002541DE" w:rsidP="002541DE">
      <w:pPr>
        <w:rPr>
          <w:rFonts w:ascii="Trebuchet MS" w:hAnsi="Trebuchet MS"/>
        </w:rPr>
      </w:pPr>
      <w:r w:rsidRPr="002541DE">
        <w:rPr>
          <w:rFonts w:ascii="Trebuchet MS" w:hAnsi="Trebuchet MS"/>
        </w:rPr>
        <w:t xml:space="preserve">Unpacking </w:t>
      </w:r>
      <w:proofErr w:type="spellStart"/>
      <w:r w:rsidRPr="002541DE">
        <w:rPr>
          <w:rFonts w:ascii="Trebuchet MS" w:hAnsi="Trebuchet MS"/>
        </w:rPr>
        <w:t>sitemgr</w:t>
      </w:r>
      <w:proofErr w:type="spellEnd"/>
      <w:r w:rsidRPr="002541DE">
        <w:rPr>
          <w:rFonts w:ascii="Trebuchet MS" w:hAnsi="Trebuchet MS"/>
        </w:rPr>
        <w:t xml:space="preserve"> (from /flash/working/pkg/uosn-sitemgr-v1.deb)...</w:t>
      </w:r>
    </w:p>
    <w:p w14:paraId="37F48DDC" w14:textId="77777777" w:rsidR="002541DE" w:rsidRPr="002541DE" w:rsidRDefault="002541DE" w:rsidP="002541DE">
      <w:pPr>
        <w:rPr>
          <w:rFonts w:ascii="Trebuchet MS" w:hAnsi="Trebuchet MS"/>
        </w:rPr>
      </w:pPr>
      <w:r w:rsidRPr="002541DE">
        <w:rPr>
          <w:rFonts w:ascii="Trebuchet MS" w:hAnsi="Trebuchet MS"/>
        </w:rPr>
        <w:t xml:space="preserve">Setting up </w:t>
      </w:r>
      <w:proofErr w:type="spellStart"/>
      <w:r w:rsidRPr="002541DE">
        <w:rPr>
          <w:rFonts w:ascii="Trebuchet MS" w:hAnsi="Trebuchet MS"/>
        </w:rPr>
        <w:t>sitemgr</w:t>
      </w:r>
      <w:proofErr w:type="spellEnd"/>
      <w:r w:rsidRPr="002541DE">
        <w:rPr>
          <w:rFonts w:ascii="Trebuchet MS" w:hAnsi="Trebuchet MS"/>
        </w:rPr>
        <w:t xml:space="preserve"> (1)...</w:t>
      </w:r>
    </w:p>
    <w:p w14:paraId="3BF30345" w14:textId="77777777" w:rsidR="002541DE" w:rsidRPr="002541DE" w:rsidRDefault="002541DE" w:rsidP="002541DE">
      <w:pPr>
        <w:rPr>
          <w:rFonts w:ascii="Trebuchet MS" w:hAnsi="Trebuchet MS"/>
        </w:rPr>
      </w:pPr>
      <w:r w:rsidRPr="002541DE">
        <w:rPr>
          <w:rFonts w:ascii="Trebuchet MS" w:hAnsi="Trebuchet MS"/>
        </w:rPr>
        <w:t>Installing package uosn-sitemgr-v1.deb .. OK</w:t>
      </w:r>
    </w:p>
    <w:p w14:paraId="199599EA" w14:textId="58942A46" w:rsidR="002541DE" w:rsidRPr="002541DE" w:rsidRDefault="002541DE" w:rsidP="002541DE">
      <w:pPr>
        <w:rPr>
          <w:rFonts w:ascii="Trebuchet MS" w:hAnsi="Trebuchet MS"/>
        </w:rPr>
      </w:pPr>
      <w:r w:rsidRPr="002541DE">
        <w:rPr>
          <w:rFonts w:ascii="Trebuchet MS" w:hAnsi="Trebuchet MS"/>
        </w:rPr>
        <w:t xml:space="preserve">Execute the command 'write memory' </w:t>
      </w:r>
      <w:r w:rsidR="00DF1802" w:rsidRPr="002541DE">
        <w:rPr>
          <w:rFonts w:ascii="Trebuchet MS" w:hAnsi="Trebuchet MS"/>
        </w:rPr>
        <w:t>for</w:t>
      </w:r>
      <w:r w:rsidRPr="002541DE">
        <w:rPr>
          <w:rFonts w:ascii="Trebuchet MS" w:hAnsi="Trebuchet MS"/>
        </w:rPr>
        <w:t xml:space="preserve"> the </w:t>
      </w:r>
      <w:proofErr w:type="spellStart"/>
      <w:r w:rsidRPr="002541DE">
        <w:rPr>
          <w:rFonts w:ascii="Trebuchet MS" w:hAnsi="Trebuchet MS"/>
        </w:rPr>
        <w:t>sitemgr</w:t>
      </w:r>
      <w:proofErr w:type="spellEnd"/>
      <w:r w:rsidRPr="002541DE">
        <w:rPr>
          <w:rFonts w:ascii="Trebuchet MS" w:hAnsi="Trebuchet MS"/>
        </w:rPr>
        <w:t xml:space="preserve"> package to remain installed after a system reboot.</w:t>
      </w:r>
    </w:p>
    <w:p w14:paraId="1B3E7536" w14:textId="77777777" w:rsidR="002541DE" w:rsidRPr="002541DE" w:rsidRDefault="002541DE" w:rsidP="002541DE">
      <w:pPr>
        <w:rPr>
          <w:rFonts w:ascii="Trebuchet MS" w:hAnsi="Trebuchet MS"/>
        </w:rPr>
      </w:pPr>
      <w:r w:rsidRPr="002541DE">
        <w:rPr>
          <w:rFonts w:ascii="Trebuchet MS" w:hAnsi="Trebuchet MS"/>
        </w:rPr>
        <w:t xml:space="preserve">+ Configure the license server with the available </w:t>
      </w:r>
      <w:proofErr w:type="spellStart"/>
      <w:r w:rsidRPr="002541DE">
        <w:rPr>
          <w:rFonts w:ascii="Trebuchet MS" w:hAnsi="Trebuchet MS"/>
        </w:rPr>
        <w:t>ip</w:t>
      </w:r>
      <w:proofErr w:type="spellEnd"/>
      <w:r w:rsidRPr="002541DE">
        <w:rPr>
          <w:rFonts w:ascii="Trebuchet MS" w:hAnsi="Trebuchet MS"/>
        </w:rPr>
        <w:t xml:space="preserve"> interface on the switch or create a new one:</w:t>
      </w:r>
    </w:p>
    <w:p w14:paraId="46234BDE" w14:textId="77777777" w:rsidR="002541DE" w:rsidRPr="002541DE" w:rsidRDefault="002541DE" w:rsidP="002541DE">
      <w:pPr>
        <w:rPr>
          <w:rFonts w:ascii="Trebuchet MS" w:hAnsi="Trebuchet MS"/>
        </w:rPr>
      </w:pPr>
      <w:r w:rsidRPr="002541DE">
        <w:rPr>
          <w:rFonts w:ascii="Trebuchet MS" w:hAnsi="Trebuchet MS"/>
        </w:rPr>
        <w:t xml:space="preserve">-&gt; license server </w:t>
      </w:r>
      <w:proofErr w:type="spellStart"/>
      <w:r w:rsidRPr="002541DE">
        <w:rPr>
          <w:rFonts w:ascii="Trebuchet MS" w:hAnsi="Trebuchet MS"/>
        </w:rPr>
        <w:t>ip</w:t>
      </w:r>
      <w:proofErr w:type="spellEnd"/>
      <w:r w:rsidRPr="002541DE">
        <w:rPr>
          <w:rFonts w:ascii="Trebuchet MS" w:hAnsi="Trebuchet MS"/>
        </w:rPr>
        <w:t>-address 10.135.81.35 admin-state enable</w:t>
      </w:r>
    </w:p>
    <w:p w14:paraId="69CDC60B" w14:textId="77777777" w:rsidR="002541DE" w:rsidRPr="002541DE" w:rsidRDefault="002541DE" w:rsidP="002541DE">
      <w:pPr>
        <w:rPr>
          <w:rFonts w:ascii="Trebuchet MS" w:hAnsi="Trebuchet MS"/>
        </w:rPr>
      </w:pPr>
      <w:r w:rsidRPr="002541DE">
        <w:rPr>
          <w:rFonts w:ascii="Trebuchet MS" w:hAnsi="Trebuchet MS"/>
        </w:rPr>
        <w:t>+ MQTT server will be started and site-manager will connect to it, we can monitor the status with the following command:</w:t>
      </w:r>
    </w:p>
    <w:p w14:paraId="16338777" w14:textId="77777777" w:rsidR="002541DE" w:rsidRPr="002541DE" w:rsidRDefault="002541DE" w:rsidP="002541DE">
      <w:pPr>
        <w:rPr>
          <w:rFonts w:ascii="Trebuchet MS" w:hAnsi="Trebuchet MS"/>
        </w:rPr>
      </w:pPr>
      <w:r w:rsidRPr="002541DE">
        <w:rPr>
          <w:rFonts w:ascii="Trebuchet MS" w:hAnsi="Trebuchet MS"/>
        </w:rPr>
        <w:t xml:space="preserve">-&gt; show license-server </w:t>
      </w:r>
    </w:p>
    <w:p w14:paraId="51E0902F" w14:textId="77777777" w:rsidR="002541DE" w:rsidRPr="002541DE" w:rsidRDefault="002541DE" w:rsidP="002541DE">
      <w:pPr>
        <w:rPr>
          <w:rFonts w:ascii="Trebuchet MS" w:hAnsi="Trebuchet MS"/>
        </w:rPr>
      </w:pPr>
      <w:r w:rsidRPr="002541DE">
        <w:rPr>
          <w:rFonts w:ascii="Trebuchet MS" w:hAnsi="Trebuchet MS"/>
        </w:rPr>
        <w:t>Package Version   : v1.0,</w:t>
      </w:r>
    </w:p>
    <w:p w14:paraId="2F083E81" w14:textId="77777777" w:rsidR="002541DE" w:rsidRPr="002541DE" w:rsidRDefault="002541DE" w:rsidP="002541DE">
      <w:pPr>
        <w:rPr>
          <w:rFonts w:ascii="Trebuchet MS" w:hAnsi="Trebuchet MS"/>
        </w:rPr>
      </w:pPr>
      <w:r w:rsidRPr="002541DE">
        <w:rPr>
          <w:rFonts w:ascii="Trebuchet MS" w:hAnsi="Trebuchet MS"/>
        </w:rPr>
        <w:t>Admin Status      : Enable,</w:t>
      </w:r>
    </w:p>
    <w:p w14:paraId="6A52B620" w14:textId="77777777" w:rsidR="002541DE" w:rsidRPr="002541DE" w:rsidRDefault="002541DE" w:rsidP="002541DE">
      <w:pPr>
        <w:rPr>
          <w:rFonts w:ascii="Trebuchet MS" w:hAnsi="Trebuchet MS"/>
        </w:rPr>
      </w:pPr>
      <w:r w:rsidRPr="002541DE">
        <w:rPr>
          <w:rFonts w:ascii="Trebuchet MS" w:hAnsi="Trebuchet MS"/>
        </w:rPr>
        <w:t xml:space="preserve">Server </w:t>
      </w:r>
      <w:proofErr w:type="spellStart"/>
      <w:r w:rsidRPr="002541DE">
        <w:rPr>
          <w:rFonts w:ascii="Trebuchet MS" w:hAnsi="Trebuchet MS"/>
        </w:rPr>
        <w:t>IpAddress</w:t>
      </w:r>
      <w:proofErr w:type="spellEnd"/>
      <w:r w:rsidRPr="002541DE">
        <w:rPr>
          <w:rFonts w:ascii="Trebuchet MS" w:hAnsi="Trebuchet MS"/>
        </w:rPr>
        <w:t xml:space="preserve">  : 10.135.81.35,</w:t>
      </w:r>
    </w:p>
    <w:p w14:paraId="0221CC9C" w14:textId="77777777" w:rsidR="002541DE" w:rsidRPr="002541DE" w:rsidRDefault="002541DE" w:rsidP="002541DE">
      <w:pPr>
        <w:rPr>
          <w:rFonts w:ascii="Trebuchet MS" w:hAnsi="Trebuchet MS"/>
        </w:rPr>
      </w:pPr>
      <w:r w:rsidRPr="002541DE">
        <w:rPr>
          <w:rFonts w:ascii="Trebuchet MS" w:hAnsi="Trebuchet MS"/>
        </w:rPr>
        <w:t>Server Port       : 8883,</w:t>
      </w:r>
    </w:p>
    <w:p w14:paraId="65B32E1F" w14:textId="77777777" w:rsidR="002541DE" w:rsidRPr="002541DE" w:rsidRDefault="002541DE" w:rsidP="002541DE">
      <w:pPr>
        <w:rPr>
          <w:rFonts w:ascii="Trebuchet MS" w:hAnsi="Trebuchet MS"/>
        </w:rPr>
      </w:pPr>
      <w:r w:rsidRPr="002541DE">
        <w:rPr>
          <w:rFonts w:ascii="Trebuchet MS" w:hAnsi="Trebuchet MS"/>
        </w:rPr>
        <w:t>Connection Status : Connected,</w:t>
      </w:r>
    </w:p>
    <w:p w14:paraId="25FD56F9" w14:textId="77777777" w:rsidR="002541DE" w:rsidRPr="002541DE" w:rsidRDefault="002541DE" w:rsidP="002541DE">
      <w:pPr>
        <w:rPr>
          <w:rFonts w:ascii="Trebuchet MS" w:hAnsi="Trebuchet MS"/>
        </w:rPr>
      </w:pPr>
      <w:r w:rsidRPr="002541DE">
        <w:rPr>
          <w:rFonts w:ascii="Trebuchet MS" w:hAnsi="Trebuchet MS"/>
        </w:rPr>
        <w:t>Site Connected    : 0,</w:t>
      </w:r>
    </w:p>
    <w:p w14:paraId="02FE54AB" w14:textId="77777777" w:rsidR="002541DE" w:rsidRPr="002541DE" w:rsidRDefault="002541DE" w:rsidP="002541DE">
      <w:pPr>
        <w:rPr>
          <w:rFonts w:ascii="Trebuchet MS" w:hAnsi="Trebuchet MS"/>
        </w:rPr>
      </w:pPr>
      <w:r w:rsidRPr="002541DE">
        <w:rPr>
          <w:rFonts w:ascii="Trebuchet MS" w:hAnsi="Trebuchet MS"/>
        </w:rPr>
        <w:lastRenderedPageBreak/>
        <w:t>Node Connected    : 0</w:t>
      </w:r>
    </w:p>
    <w:p w14:paraId="14FED3BC" w14:textId="759594CB" w:rsidR="009551E4" w:rsidRPr="00D323CF" w:rsidRDefault="009551E4" w:rsidP="009551E4">
      <w:pPr>
        <w:rPr>
          <w:rFonts w:ascii="Calibri" w:hAnsi="Calibri"/>
          <w:lang w:val="vi-VN"/>
        </w:rPr>
      </w:pPr>
      <w:r>
        <w:rPr>
          <w:rFonts w:ascii="Trebuchet MS" w:hAnsi="Trebuchet MS"/>
        </w:rPr>
        <w:t>To check broker’s configuration, we can view the content of /flash/&lt;running&gt;</w:t>
      </w:r>
      <w:r w:rsidRPr="00422F31">
        <w:rPr>
          <w:rFonts w:ascii="Trebuchet MS" w:hAnsi="Trebuchet MS"/>
        </w:rPr>
        <w:t>/pkg/</w:t>
      </w:r>
      <w:proofErr w:type="spellStart"/>
      <w:r w:rsidRPr="00422F31">
        <w:rPr>
          <w:rFonts w:ascii="Trebuchet MS" w:hAnsi="Trebuchet MS"/>
        </w:rPr>
        <w:t>sitemgr</w:t>
      </w:r>
      <w:proofErr w:type="spellEnd"/>
      <w:r w:rsidRPr="00422F31">
        <w:rPr>
          <w:rFonts w:ascii="Trebuchet MS" w:hAnsi="Trebuchet MS"/>
        </w:rPr>
        <w:t>/</w:t>
      </w:r>
      <w:proofErr w:type="spellStart"/>
      <w:r w:rsidRPr="00422F31">
        <w:rPr>
          <w:rFonts w:ascii="Trebuchet MS" w:hAnsi="Trebuchet MS"/>
        </w:rPr>
        <w:t>sitemgr.cfg</w:t>
      </w:r>
      <w:proofErr w:type="spellEnd"/>
      <w:r>
        <w:rPr>
          <w:rFonts w:ascii="Trebuchet MS" w:hAnsi="Trebuchet MS"/>
        </w:rPr>
        <w:t>” file.</w:t>
      </w:r>
    </w:p>
    <w:p w14:paraId="0F0D9DDB" w14:textId="6963E4DC" w:rsidR="009551E4" w:rsidRPr="00422F31" w:rsidRDefault="009551E4" w:rsidP="009551E4">
      <w:pPr>
        <w:rPr>
          <w:rFonts w:ascii="Trebuchet MS" w:hAnsi="Trebuchet MS"/>
        </w:rPr>
      </w:pPr>
      <w:r w:rsidRPr="00422F31">
        <w:rPr>
          <w:rFonts w:ascii="Trebuchet MS" w:hAnsi="Trebuchet MS"/>
        </w:rPr>
        <w:t>SHASTA_N #-&gt; cat /flash/working/pkg/</w:t>
      </w:r>
      <w:proofErr w:type="spellStart"/>
      <w:r w:rsidRPr="00422F31">
        <w:rPr>
          <w:rFonts w:ascii="Trebuchet MS" w:hAnsi="Trebuchet MS"/>
        </w:rPr>
        <w:t>sitemgr</w:t>
      </w:r>
      <w:proofErr w:type="spellEnd"/>
      <w:r w:rsidRPr="00422F31">
        <w:rPr>
          <w:rFonts w:ascii="Trebuchet MS" w:hAnsi="Trebuchet MS"/>
        </w:rPr>
        <w:t>/</w:t>
      </w:r>
      <w:proofErr w:type="spellStart"/>
      <w:r w:rsidRPr="00422F31">
        <w:rPr>
          <w:rFonts w:ascii="Trebuchet MS" w:hAnsi="Trebuchet MS"/>
        </w:rPr>
        <w:t>sitemgr.cfg</w:t>
      </w:r>
      <w:proofErr w:type="spellEnd"/>
    </w:p>
    <w:p w14:paraId="186D83C6" w14:textId="77777777" w:rsidR="009551E4" w:rsidRPr="009551E4" w:rsidRDefault="009551E4" w:rsidP="009551E4">
      <w:pPr>
        <w:rPr>
          <w:rFonts w:ascii="Trebuchet MS" w:hAnsi="Trebuchet MS"/>
          <w:lang w:val="es-ES"/>
        </w:rPr>
      </w:pPr>
      <w:r w:rsidRPr="009551E4">
        <w:rPr>
          <w:rFonts w:ascii="Trebuchet MS" w:hAnsi="Trebuchet MS"/>
          <w:lang w:val="es-ES"/>
        </w:rPr>
        <w:t>-h 10.135.81.35</w:t>
      </w:r>
    </w:p>
    <w:p w14:paraId="3C64F2A9" w14:textId="77777777" w:rsidR="009551E4" w:rsidRPr="009551E4" w:rsidRDefault="009551E4" w:rsidP="009551E4">
      <w:pPr>
        <w:rPr>
          <w:rFonts w:ascii="Trebuchet MS" w:hAnsi="Trebuchet MS"/>
          <w:lang w:val="es-ES"/>
        </w:rPr>
      </w:pPr>
      <w:r w:rsidRPr="009551E4">
        <w:rPr>
          <w:rFonts w:ascii="Trebuchet MS" w:hAnsi="Trebuchet MS"/>
          <w:lang w:val="es-ES"/>
        </w:rPr>
        <w:t>-p 8883</w:t>
      </w:r>
    </w:p>
    <w:p w14:paraId="07BE0BEC" w14:textId="77777777" w:rsidR="009551E4" w:rsidRPr="009551E4" w:rsidRDefault="009551E4" w:rsidP="009551E4">
      <w:pPr>
        <w:rPr>
          <w:rFonts w:ascii="Trebuchet MS" w:hAnsi="Trebuchet MS"/>
          <w:lang w:val="es-ES"/>
        </w:rPr>
      </w:pPr>
      <w:r w:rsidRPr="009551E4">
        <w:rPr>
          <w:rFonts w:ascii="Trebuchet MS" w:hAnsi="Trebuchet MS"/>
          <w:lang w:val="es-ES"/>
        </w:rPr>
        <w:t xml:space="preserve">-u </w:t>
      </w:r>
      <w:proofErr w:type="spellStart"/>
      <w:r w:rsidRPr="009551E4">
        <w:rPr>
          <w:rFonts w:ascii="Trebuchet MS" w:hAnsi="Trebuchet MS"/>
          <w:lang w:val="es-ES"/>
        </w:rPr>
        <w:t>omniswitch</w:t>
      </w:r>
      <w:proofErr w:type="spellEnd"/>
    </w:p>
    <w:p w14:paraId="20DC1E00" w14:textId="77777777" w:rsidR="009551E4" w:rsidRPr="009551E4" w:rsidRDefault="009551E4" w:rsidP="009551E4">
      <w:pPr>
        <w:rPr>
          <w:rFonts w:ascii="Trebuchet MS" w:hAnsi="Trebuchet MS"/>
          <w:lang w:val="es-ES"/>
        </w:rPr>
      </w:pPr>
      <w:r w:rsidRPr="009551E4">
        <w:rPr>
          <w:rFonts w:ascii="Trebuchet MS" w:hAnsi="Trebuchet MS"/>
          <w:lang w:val="es-ES"/>
        </w:rPr>
        <w:t>-P 43999035FF06DE228172EE59538F8AC0</w:t>
      </w:r>
    </w:p>
    <w:p w14:paraId="3777A17E" w14:textId="77777777" w:rsidR="009551E4" w:rsidRPr="00422F31" w:rsidRDefault="009551E4" w:rsidP="009551E4">
      <w:pPr>
        <w:rPr>
          <w:rFonts w:ascii="Trebuchet MS" w:hAnsi="Trebuchet MS"/>
        </w:rPr>
      </w:pPr>
      <w:r w:rsidRPr="00422F31">
        <w:rPr>
          <w:rFonts w:ascii="Trebuchet MS" w:hAnsi="Trebuchet MS"/>
        </w:rPr>
        <w:t>-q 2</w:t>
      </w:r>
    </w:p>
    <w:p w14:paraId="037B4129" w14:textId="77777777" w:rsidR="009551E4" w:rsidRPr="00422F31" w:rsidRDefault="009551E4" w:rsidP="009551E4">
      <w:pPr>
        <w:rPr>
          <w:rFonts w:ascii="Trebuchet MS" w:hAnsi="Trebuchet MS"/>
        </w:rPr>
      </w:pPr>
      <w:r w:rsidRPr="00422F31">
        <w:rPr>
          <w:rFonts w:ascii="Trebuchet MS" w:hAnsi="Trebuchet MS"/>
        </w:rPr>
        <w:t>--</w:t>
      </w:r>
      <w:proofErr w:type="spellStart"/>
      <w:r w:rsidRPr="00422F31">
        <w:rPr>
          <w:rFonts w:ascii="Trebuchet MS" w:hAnsi="Trebuchet MS"/>
        </w:rPr>
        <w:t>psk</w:t>
      </w:r>
      <w:proofErr w:type="spellEnd"/>
      <w:r w:rsidRPr="00422F31">
        <w:rPr>
          <w:rFonts w:ascii="Trebuchet MS" w:hAnsi="Trebuchet MS"/>
        </w:rPr>
        <w:t xml:space="preserve"> </w:t>
      </w:r>
      <w:proofErr w:type="spellStart"/>
      <w:r w:rsidRPr="00422F31">
        <w:rPr>
          <w:rFonts w:ascii="Trebuchet MS" w:hAnsi="Trebuchet MS"/>
        </w:rPr>
        <w:t>abcdefabcdef</w:t>
      </w:r>
      <w:proofErr w:type="spellEnd"/>
    </w:p>
    <w:p w14:paraId="2A7F61F7" w14:textId="77777777" w:rsidR="009551E4" w:rsidRPr="00422F31" w:rsidRDefault="009551E4" w:rsidP="009551E4">
      <w:pPr>
        <w:rPr>
          <w:rFonts w:ascii="Trebuchet MS" w:hAnsi="Trebuchet MS"/>
        </w:rPr>
      </w:pPr>
      <w:r w:rsidRPr="00422F31">
        <w:rPr>
          <w:rFonts w:ascii="Trebuchet MS" w:hAnsi="Trebuchet MS"/>
        </w:rPr>
        <w:t>--</w:t>
      </w:r>
      <w:proofErr w:type="spellStart"/>
      <w:r w:rsidRPr="00422F31">
        <w:rPr>
          <w:rFonts w:ascii="Trebuchet MS" w:hAnsi="Trebuchet MS"/>
        </w:rPr>
        <w:t>psk</w:t>
      </w:r>
      <w:proofErr w:type="spellEnd"/>
      <w:r w:rsidRPr="00422F31">
        <w:rPr>
          <w:rFonts w:ascii="Trebuchet MS" w:hAnsi="Trebuchet MS"/>
        </w:rPr>
        <w:t xml:space="preserve">-identity </w:t>
      </w:r>
      <w:proofErr w:type="spellStart"/>
      <w:r w:rsidRPr="00422F31">
        <w:rPr>
          <w:rFonts w:ascii="Trebuchet MS" w:hAnsi="Trebuchet MS"/>
        </w:rPr>
        <w:t>alcatel</w:t>
      </w:r>
      <w:proofErr w:type="spellEnd"/>
    </w:p>
    <w:p w14:paraId="73DE10AD" w14:textId="77777777" w:rsidR="009551E4" w:rsidRPr="00422F31" w:rsidRDefault="009551E4" w:rsidP="009551E4">
      <w:pPr>
        <w:rPr>
          <w:rFonts w:ascii="Trebuchet MS" w:hAnsi="Trebuchet MS"/>
        </w:rPr>
      </w:pPr>
      <w:r w:rsidRPr="00422F31">
        <w:rPr>
          <w:rFonts w:ascii="Trebuchet MS" w:hAnsi="Trebuchet MS"/>
        </w:rPr>
        <w:t>--disable-clean-session</w:t>
      </w:r>
    </w:p>
    <w:p w14:paraId="2932B5C9" w14:textId="77777777" w:rsidR="009551E4" w:rsidRPr="00422F31" w:rsidRDefault="009551E4" w:rsidP="009551E4">
      <w:pPr>
        <w:rPr>
          <w:rFonts w:ascii="Trebuchet MS" w:hAnsi="Trebuchet MS"/>
        </w:rPr>
      </w:pPr>
      <w:r w:rsidRPr="00422F31">
        <w:rPr>
          <w:rFonts w:ascii="Trebuchet MS" w:hAnsi="Trebuchet MS"/>
        </w:rPr>
        <w:t>--encrypted-password</w:t>
      </w:r>
    </w:p>
    <w:p w14:paraId="19749A17" w14:textId="77777777" w:rsidR="009551E4" w:rsidRPr="00422F31" w:rsidRDefault="009551E4" w:rsidP="009551E4">
      <w:pPr>
        <w:rPr>
          <w:rFonts w:ascii="Trebuchet MS" w:hAnsi="Trebuchet MS"/>
        </w:rPr>
      </w:pPr>
      <w:r w:rsidRPr="00422F31">
        <w:rPr>
          <w:rFonts w:ascii="Trebuchet MS" w:hAnsi="Trebuchet MS"/>
        </w:rPr>
        <w:t xml:space="preserve">SHASTA_N #-&gt; </w:t>
      </w:r>
      <w:proofErr w:type="spellStart"/>
      <w:r w:rsidRPr="00422F31">
        <w:rPr>
          <w:rFonts w:ascii="Trebuchet MS" w:hAnsi="Trebuchet MS"/>
        </w:rPr>
        <w:t>ps</w:t>
      </w:r>
      <w:proofErr w:type="spellEnd"/>
      <w:r w:rsidRPr="00422F31">
        <w:rPr>
          <w:rFonts w:ascii="Trebuchet MS" w:hAnsi="Trebuchet MS"/>
        </w:rPr>
        <w:t xml:space="preserve"> -</w:t>
      </w:r>
      <w:proofErr w:type="spellStart"/>
      <w:r w:rsidRPr="00422F31">
        <w:rPr>
          <w:rFonts w:ascii="Trebuchet MS" w:hAnsi="Trebuchet MS"/>
        </w:rPr>
        <w:t>ef</w:t>
      </w:r>
      <w:proofErr w:type="spellEnd"/>
      <w:r w:rsidRPr="00422F31">
        <w:rPr>
          <w:rFonts w:ascii="Trebuchet MS" w:hAnsi="Trebuchet MS"/>
        </w:rPr>
        <w:t xml:space="preserve"> | grep </w:t>
      </w:r>
      <w:proofErr w:type="spellStart"/>
      <w:r w:rsidRPr="00422F31">
        <w:rPr>
          <w:rFonts w:ascii="Trebuchet MS" w:hAnsi="Trebuchet MS"/>
        </w:rPr>
        <w:t>mos</w:t>
      </w:r>
      <w:proofErr w:type="spellEnd"/>
    </w:p>
    <w:p w14:paraId="2948356E" w14:textId="627CDFEE" w:rsidR="009551E4" w:rsidRPr="00185A25" w:rsidRDefault="009551E4" w:rsidP="009551E4">
      <w:pPr>
        <w:rPr>
          <w:rFonts w:ascii="Trebuchet MS" w:hAnsi="Trebuchet MS"/>
          <w:lang w:val="fr-FR"/>
        </w:rPr>
      </w:pPr>
      <w:r w:rsidRPr="00D04DC2">
        <w:rPr>
          <w:rFonts w:ascii="Trebuchet MS" w:hAnsi="Trebuchet MS"/>
        </w:rPr>
        <w:t xml:space="preserve"> </w:t>
      </w:r>
      <w:r w:rsidRPr="00185A25">
        <w:rPr>
          <w:rFonts w:ascii="Trebuchet MS" w:hAnsi="Trebuchet MS"/>
          <w:lang w:val="fr-FR"/>
        </w:rPr>
        <w:t>5773 admin     0:01 /bin/</w:t>
      </w:r>
      <w:proofErr w:type="spellStart"/>
      <w:r w:rsidRPr="00185A25">
        <w:rPr>
          <w:rFonts w:ascii="Trebuchet MS" w:hAnsi="Trebuchet MS"/>
          <w:lang w:val="fr-FR"/>
        </w:rPr>
        <w:t>mosquitto</w:t>
      </w:r>
      <w:proofErr w:type="spellEnd"/>
      <w:r w:rsidRPr="00185A25">
        <w:rPr>
          <w:rFonts w:ascii="Trebuchet MS" w:hAnsi="Trebuchet MS"/>
          <w:lang w:val="fr-FR"/>
        </w:rPr>
        <w:t xml:space="preserve"> -c /</w:t>
      </w:r>
      <w:proofErr w:type="spellStart"/>
      <w:r w:rsidRPr="00185A25">
        <w:rPr>
          <w:rFonts w:ascii="Trebuchet MS" w:hAnsi="Trebuchet MS"/>
          <w:lang w:val="fr-FR"/>
        </w:rPr>
        <w:t>etc</w:t>
      </w:r>
      <w:proofErr w:type="spellEnd"/>
      <w:r w:rsidRPr="00185A25">
        <w:rPr>
          <w:rFonts w:ascii="Trebuchet MS" w:hAnsi="Trebuchet MS"/>
          <w:lang w:val="fr-FR"/>
        </w:rPr>
        <w:t>/</w:t>
      </w:r>
      <w:proofErr w:type="spellStart"/>
      <w:r w:rsidRPr="00185A25">
        <w:rPr>
          <w:rFonts w:ascii="Trebuchet MS" w:hAnsi="Trebuchet MS"/>
          <w:lang w:val="fr-FR"/>
        </w:rPr>
        <w:t>s</w:t>
      </w:r>
      <w:r w:rsidR="00185A25" w:rsidRPr="00185A25">
        <w:rPr>
          <w:rFonts w:ascii="Trebuchet MS" w:hAnsi="Trebuchet MS"/>
          <w:lang w:val="fr-FR"/>
        </w:rPr>
        <w:t>ite</w:t>
      </w:r>
      <w:r w:rsidRPr="00185A25">
        <w:rPr>
          <w:rFonts w:ascii="Trebuchet MS" w:hAnsi="Trebuchet MS"/>
          <w:lang w:val="fr-FR"/>
        </w:rPr>
        <w:t>mgr.cfg</w:t>
      </w:r>
      <w:proofErr w:type="spellEnd"/>
    </w:p>
    <w:p w14:paraId="523684F7" w14:textId="77777777" w:rsidR="009551E4" w:rsidRPr="00D04DC2" w:rsidRDefault="009551E4" w:rsidP="009551E4">
      <w:pPr>
        <w:rPr>
          <w:rFonts w:ascii="Trebuchet MS" w:hAnsi="Trebuchet MS"/>
          <w:lang w:val="pt-BR"/>
        </w:rPr>
      </w:pPr>
      <w:r w:rsidRPr="00185A25">
        <w:rPr>
          <w:rFonts w:ascii="Trebuchet MS" w:hAnsi="Trebuchet MS"/>
          <w:lang w:val="fr-FR"/>
        </w:rPr>
        <w:t xml:space="preserve"> </w:t>
      </w:r>
      <w:r w:rsidRPr="00D04DC2">
        <w:rPr>
          <w:rFonts w:ascii="Trebuchet MS" w:hAnsi="Trebuchet MS"/>
          <w:lang w:val="pt-BR"/>
        </w:rPr>
        <w:t xml:space="preserve">8440 root      0:00 </w:t>
      </w:r>
      <w:proofErr w:type="spellStart"/>
      <w:r w:rsidRPr="00D04DC2">
        <w:rPr>
          <w:rFonts w:ascii="Trebuchet MS" w:hAnsi="Trebuchet MS"/>
          <w:lang w:val="pt-BR"/>
        </w:rPr>
        <w:t>grep</w:t>
      </w:r>
      <w:proofErr w:type="spellEnd"/>
      <w:r w:rsidRPr="00D04DC2">
        <w:rPr>
          <w:rFonts w:ascii="Trebuchet MS" w:hAnsi="Trebuchet MS"/>
          <w:lang w:val="pt-BR"/>
        </w:rPr>
        <w:t xml:space="preserve"> </w:t>
      </w:r>
      <w:proofErr w:type="spellStart"/>
      <w:r w:rsidRPr="00D04DC2">
        <w:rPr>
          <w:rFonts w:ascii="Trebuchet MS" w:hAnsi="Trebuchet MS"/>
          <w:lang w:val="pt-BR"/>
        </w:rPr>
        <w:t>mos</w:t>
      </w:r>
      <w:proofErr w:type="spellEnd"/>
    </w:p>
    <w:p w14:paraId="1097E6ED" w14:textId="77777777" w:rsidR="009551E4" w:rsidRPr="00294D74" w:rsidRDefault="009551E4" w:rsidP="009551E4">
      <w:pPr>
        <w:rPr>
          <w:rFonts w:ascii="Trebuchet MS" w:hAnsi="Trebuchet MS"/>
          <w:lang w:val="pt-BR"/>
        </w:rPr>
      </w:pPr>
      <w:r w:rsidRPr="00294D74">
        <w:rPr>
          <w:rFonts w:ascii="Trebuchet MS" w:hAnsi="Trebuchet MS"/>
          <w:lang w:val="pt-BR"/>
        </w:rPr>
        <w:t>SHASTA_N #-&gt;</w:t>
      </w:r>
    </w:p>
    <w:p w14:paraId="2E82DADB" w14:textId="77777777" w:rsidR="009551E4" w:rsidRPr="00294D74" w:rsidRDefault="009551E4" w:rsidP="009551E4">
      <w:pPr>
        <w:rPr>
          <w:rFonts w:ascii="Trebuchet MS" w:hAnsi="Trebuchet MS"/>
          <w:lang w:val="pt-BR"/>
        </w:rPr>
      </w:pPr>
      <w:r w:rsidRPr="00294D74">
        <w:rPr>
          <w:rFonts w:ascii="Trebuchet MS" w:hAnsi="Trebuchet MS"/>
          <w:lang w:val="pt-BR"/>
        </w:rPr>
        <w:t xml:space="preserve">SHASTA_N #-&gt; </w:t>
      </w:r>
      <w:proofErr w:type="spellStart"/>
      <w:r w:rsidRPr="00294D74">
        <w:rPr>
          <w:rFonts w:ascii="Trebuchet MS" w:hAnsi="Trebuchet MS"/>
          <w:lang w:val="pt-BR"/>
        </w:rPr>
        <w:t>lsof</w:t>
      </w:r>
      <w:proofErr w:type="spellEnd"/>
      <w:r w:rsidRPr="00294D74">
        <w:rPr>
          <w:rFonts w:ascii="Trebuchet MS" w:hAnsi="Trebuchet MS"/>
          <w:lang w:val="pt-BR"/>
        </w:rPr>
        <w:t xml:space="preserve"> -i:8883</w:t>
      </w:r>
    </w:p>
    <w:p w14:paraId="6D12C558" w14:textId="77777777" w:rsidR="009551E4" w:rsidRPr="00294D74" w:rsidRDefault="009551E4" w:rsidP="009551E4">
      <w:pPr>
        <w:rPr>
          <w:rFonts w:ascii="Trebuchet MS" w:hAnsi="Trebuchet MS"/>
          <w:lang w:val="pt-BR"/>
        </w:rPr>
      </w:pPr>
      <w:r w:rsidRPr="00294D74">
        <w:rPr>
          <w:rFonts w:ascii="Trebuchet MS" w:hAnsi="Trebuchet MS"/>
          <w:lang w:val="pt-BR"/>
        </w:rPr>
        <w:t>COMMAND    PID  USER   FD   TYPE DEVICE SIZE NODE NAME</w:t>
      </w:r>
    </w:p>
    <w:p w14:paraId="0429AD3E" w14:textId="77777777" w:rsidR="009551E4" w:rsidRPr="00294D74" w:rsidRDefault="009551E4" w:rsidP="009551E4">
      <w:pPr>
        <w:rPr>
          <w:rFonts w:ascii="Trebuchet MS" w:hAnsi="Trebuchet MS"/>
          <w:lang w:val="pt-BR"/>
        </w:rPr>
      </w:pPr>
      <w:proofErr w:type="spellStart"/>
      <w:r w:rsidRPr="00294D74">
        <w:rPr>
          <w:rFonts w:ascii="Trebuchet MS" w:hAnsi="Trebuchet MS"/>
          <w:lang w:val="pt-BR"/>
        </w:rPr>
        <w:t>mosquitto</w:t>
      </w:r>
      <w:proofErr w:type="spellEnd"/>
      <w:r w:rsidRPr="00294D74">
        <w:rPr>
          <w:rFonts w:ascii="Trebuchet MS" w:hAnsi="Trebuchet MS"/>
          <w:lang w:val="pt-BR"/>
        </w:rPr>
        <w:t xml:space="preserve"> 5773 admin    4u  IPv4  14980       TCP *:8883 (LISTEN)</w:t>
      </w:r>
    </w:p>
    <w:p w14:paraId="4DE7E922" w14:textId="77777777" w:rsidR="009551E4" w:rsidRPr="00294D74" w:rsidRDefault="009551E4" w:rsidP="009551E4">
      <w:pPr>
        <w:rPr>
          <w:rFonts w:ascii="Trebuchet MS" w:hAnsi="Trebuchet MS"/>
          <w:lang w:val="pt-BR"/>
        </w:rPr>
      </w:pPr>
      <w:proofErr w:type="spellStart"/>
      <w:r w:rsidRPr="00294D74">
        <w:rPr>
          <w:rFonts w:ascii="Trebuchet MS" w:hAnsi="Trebuchet MS"/>
          <w:lang w:val="pt-BR"/>
        </w:rPr>
        <w:t>mosquitto</w:t>
      </w:r>
      <w:proofErr w:type="spellEnd"/>
      <w:r w:rsidRPr="00294D74">
        <w:rPr>
          <w:rFonts w:ascii="Trebuchet MS" w:hAnsi="Trebuchet MS"/>
          <w:lang w:val="pt-BR"/>
        </w:rPr>
        <w:t xml:space="preserve"> 5773 admin    5u  IPv6  14981       TCP *:8883 (LISTEN)</w:t>
      </w:r>
    </w:p>
    <w:p w14:paraId="54E78D60" w14:textId="77777777" w:rsidR="009551E4" w:rsidRDefault="009551E4" w:rsidP="009551E4">
      <w:pPr>
        <w:rPr>
          <w:rFonts w:ascii="Trebuchet MS" w:hAnsi="Trebuchet MS"/>
        </w:rPr>
      </w:pPr>
      <w:r w:rsidRPr="00422F31">
        <w:rPr>
          <w:rFonts w:ascii="Trebuchet MS" w:hAnsi="Trebuchet MS"/>
        </w:rPr>
        <w:t>SHASTA_N #-&gt;</w:t>
      </w:r>
    </w:p>
    <w:p w14:paraId="7202DF29" w14:textId="77777777" w:rsidR="002541DE" w:rsidRPr="002541DE" w:rsidRDefault="002541DE" w:rsidP="002541DE">
      <w:pPr>
        <w:rPr>
          <w:rFonts w:ascii="Trebuchet MS" w:hAnsi="Trebuchet MS"/>
        </w:rPr>
      </w:pPr>
    </w:p>
    <w:p w14:paraId="73382D31" w14:textId="77777777" w:rsidR="002541DE" w:rsidRPr="002541DE" w:rsidRDefault="002541DE" w:rsidP="002541DE">
      <w:pPr>
        <w:rPr>
          <w:rFonts w:ascii="Trebuchet MS" w:hAnsi="Trebuchet MS"/>
        </w:rPr>
      </w:pPr>
      <w:r w:rsidRPr="002541DE">
        <w:rPr>
          <w:rFonts w:ascii="Trebuchet MS" w:hAnsi="Trebuchet MS"/>
        </w:rPr>
        <w:t>+ Continue to need to configure license server information on the license client switch</w:t>
      </w:r>
    </w:p>
    <w:p w14:paraId="4D2AA6F6" w14:textId="77777777" w:rsidR="002541DE" w:rsidRPr="002541DE" w:rsidRDefault="002541DE" w:rsidP="002541DE">
      <w:pPr>
        <w:rPr>
          <w:rFonts w:ascii="Trebuchet MS" w:hAnsi="Trebuchet MS"/>
        </w:rPr>
      </w:pPr>
      <w:r w:rsidRPr="002541DE">
        <w:rPr>
          <w:rFonts w:ascii="Trebuchet MS" w:hAnsi="Trebuchet MS"/>
        </w:rPr>
        <w:t>-&gt; license client site-id test server-</w:t>
      </w:r>
      <w:proofErr w:type="spellStart"/>
      <w:r w:rsidRPr="002541DE">
        <w:rPr>
          <w:rFonts w:ascii="Trebuchet MS" w:hAnsi="Trebuchet MS"/>
        </w:rPr>
        <w:t>ip</w:t>
      </w:r>
      <w:proofErr w:type="spellEnd"/>
      <w:r w:rsidRPr="002541DE">
        <w:rPr>
          <w:rFonts w:ascii="Trebuchet MS" w:hAnsi="Trebuchet MS"/>
        </w:rPr>
        <w:t xml:space="preserve"> 10.135.81.35</w:t>
      </w:r>
    </w:p>
    <w:p w14:paraId="78541670" w14:textId="77777777" w:rsidR="002541DE" w:rsidRDefault="002541DE" w:rsidP="002541DE">
      <w:pPr>
        <w:rPr>
          <w:rFonts w:ascii="Trebuchet MS" w:hAnsi="Trebuchet MS"/>
        </w:rPr>
      </w:pPr>
    </w:p>
    <w:p w14:paraId="1D3D8E65" w14:textId="7B6573D0" w:rsidR="00935B63" w:rsidRPr="00482A26" w:rsidRDefault="00935B63" w:rsidP="00935B63">
      <w:pPr>
        <w:rPr>
          <w:rFonts w:ascii="Calibri" w:hAnsi="Calibri"/>
          <w:lang w:val="vi-VN"/>
        </w:rPr>
      </w:pPr>
      <w:r>
        <w:rPr>
          <w:rFonts w:ascii="Trebuchet MS" w:hAnsi="Trebuchet MS"/>
        </w:rPr>
        <w:t>To check server’s configuration, we can view the content of /flash/&lt;running&gt;</w:t>
      </w:r>
      <w:r w:rsidRPr="00422F31">
        <w:rPr>
          <w:rFonts w:ascii="Trebuchet MS" w:hAnsi="Trebuchet MS"/>
        </w:rPr>
        <w:t>/pkg/</w:t>
      </w:r>
      <w:proofErr w:type="spellStart"/>
      <w:r w:rsidRPr="00422F31">
        <w:rPr>
          <w:rFonts w:ascii="Trebuchet MS" w:hAnsi="Trebuchet MS"/>
        </w:rPr>
        <w:t>siteend</w:t>
      </w:r>
      <w:proofErr w:type="spellEnd"/>
      <w:r w:rsidRPr="00422F31">
        <w:rPr>
          <w:rFonts w:ascii="Trebuchet MS" w:hAnsi="Trebuchet MS"/>
        </w:rPr>
        <w:t>/</w:t>
      </w:r>
      <w:proofErr w:type="spellStart"/>
      <w:r w:rsidRPr="00422F31">
        <w:rPr>
          <w:rFonts w:ascii="Trebuchet MS" w:hAnsi="Trebuchet MS"/>
        </w:rPr>
        <w:t>s</w:t>
      </w:r>
      <w:r w:rsidR="00185A25">
        <w:rPr>
          <w:rFonts w:ascii="Trebuchet MS" w:hAnsi="Trebuchet MS"/>
        </w:rPr>
        <w:t>iteend</w:t>
      </w:r>
      <w:r w:rsidRPr="00422F31">
        <w:rPr>
          <w:rFonts w:ascii="Trebuchet MS" w:hAnsi="Trebuchet MS"/>
        </w:rPr>
        <w:t>.cfg</w:t>
      </w:r>
      <w:proofErr w:type="spellEnd"/>
      <w:r>
        <w:rPr>
          <w:rFonts w:ascii="Trebuchet MS" w:hAnsi="Trebuchet MS"/>
        </w:rPr>
        <w:t>” file.</w:t>
      </w:r>
    </w:p>
    <w:p w14:paraId="5D8C76F5" w14:textId="2B6592E1" w:rsidR="00935B63" w:rsidRDefault="00935B63" w:rsidP="00935B63">
      <w:pPr>
        <w:rPr>
          <w:rFonts w:ascii="Trebuchet MS" w:hAnsi="Trebuchet MS"/>
        </w:rPr>
      </w:pPr>
      <w:r w:rsidRPr="00422F31">
        <w:rPr>
          <w:rFonts w:ascii="Trebuchet MS" w:hAnsi="Trebuchet MS"/>
        </w:rPr>
        <w:lastRenderedPageBreak/>
        <w:t>SHASTA_N #-&gt; cat /flash/working/pkg/</w:t>
      </w:r>
      <w:proofErr w:type="spellStart"/>
      <w:r w:rsidRPr="00422F31">
        <w:rPr>
          <w:rFonts w:ascii="Trebuchet MS" w:hAnsi="Trebuchet MS"/>
        </w:rPr>
        <w:t>siteend</w:t>
      </w:r>
      <w:proofErr w:type="spellEnd"/>
      <w:r w:rsidRPr="00422F31">
        <w:rPr>
          <w:rFonts w:ascii="Trebuchet MS" w:hAnsi="Trebuchet MS"/>
        </w:rPr>
        <w:t>/</w:t>
      </w:r>
      <w:proofErr w:type="spellStart"/>
      <w:r w:rsidRPr="00422F31">
        <w:rPr>
          <w:rFonts w:ascii="Trebuchet MS" w:hAnsi="Trebuchet MS"/>
        </w:rPr>
        <w:t>s</w:t>
      </w:r>
      <w:r w:rsidR="007B2D19">
        <w:rPr>
          <w:rFonts w:ascii="Trebuchet MS" w:hAnsi="Trebuchet MS"/>
        </w:rPr>
        <w:t>iteend</w:t>
      </w:r>
      <w:r w:rsidRPr="00422F31">
        <w:rPr>
          <w:rFonts w:ascii="Trebuchet MS" w:hAnsi="Trebuchet MS"/>
        </w:rPr>
        <w:t>.cfg</w:t>
      </w:r>
      <w:proofErr w:type="spellEnd"/>
    </w:p>
    <w:p w14:paraId="70BC6CAB" w14:textId="77777777" w:rsidR="00935B63" w:rsidRPr="00935B63" w:rsidRDefault="00935B63" w:rsidP="00935B63">
      <w:pPr>
        <w:rPr>
          <w:rFonts w:ascii="Trebuchet MS" w:hAnsi="Trebuchet MS"/>
          <w:lang w:val="es-ES"/>
        </w:rPr>
      </w:pPr>
      <w:r w:rsidRPr="00935B63">
        <w:rPr>
          <w:rFonts w:ascii="Trebuchet MS" w:hAnsi="Trebuchet MS"/>
          <w:lang w:val="es-ES"/>
        </w:rPr>
        <w:t>-h 10.135.81.35</w:t>
      </w:r>
    </w:p>
    <w:p w14:paraId="07A1C9E5" w14:textId="77777777" w:rsidR="00935B63" w:rsidRPr="00935B63" w:rsidRDefault="00935B63" w:rsidP="00935B63">
      <w:pPr>
        <w:rPr>
          <w:rFonts w:ascii="Trebuchet MS" w:hAnsi="Trebuchet MS"/>
          <w:lang w:val="es-ES"/>
        </w:rPr>
      </w:pPr>
      <w:r w:rsidRPr="00935B63">
        <w:rPr>
          <w:rFonts w:ascii="Trebuchet MS" w:hAnsi="Trebuchet MS"/>
          <w:lang w:val="es-ES"/>
        </w:rPr>
        <w:t>-p 8883</w:t>
      </w:r>
    </w:p>
    <w:p w14:paraId="64CB0DB6" w14:textId="77777777" w:rsidR="00935B63" w:rsidRPr="00935B63" w:rsidRDefault="00935B63" w:rsidP="00935B63">
      <w:pPr>
        <w:rPr>
          <w:rFonts w:ascii="Trebuchet MS" w:hAnsi="Trebuchet MS"/>
          <w:lang w:val="es-ES"/>
        </w:rPr>
      </w:pPr>
      <w:r w:rsidRPr="00935B63">
        <w:rPr>
          <w:rFonts w:ascii="Trebuchet MS" w:hAnsi="Trebuchet MS"/>
          <w:lang w:val="es-ES"/>
        </w:rPr>
        <w:t xml:space="preserve">-u </w:t>
      </w:r>
      <w:proofErr w:type="spellStart"/>
      <w:r w:rsidRPr="00935B63">
        <w:rPr>
          <w:rFonts w:ascii="Trebuchet MS" w:hAnsi="Trebuchet MS"/>
          <w:lang w:val="es-ES"/>
        </w:rPr>
        <w:t>omniswitch</w:t>
      </w:r>
      <w:proofErr w:type="spellEnd"/>
    </w:p>
    <w:p w14:paraId="5CD9EFCF" w14:textId="77777777" w:rsidR="00935B63" w:rsidRPr="00935B63" w:rsidRDefault="00935B63" w:rsidP="00935B63">
      <w:pPr>
        <w:rPr>
          <w:rFonts w:ascii="Trebuchet MS" w:hAnsi="Trebuchet MS"/>
          <w:lang w:val="es-ES"/>
        </w:rPr>
      </w:pPr>
      <w:r w:rsidRPr="00935B63">
        <w:rPr>
          <w:rFonts w:ascii="Trebuchet MS" w:hAnsi="Trebuchet MS"/>
          <w:lang w:val="es-ES"/>
        </w:rPr>
        <w:t>-P 43999035FF06DE228172EE59538F8AC0</w:t>
      </w:r>
    </w:p>
    <w:p w14:paraId="2FD1B93C" w14:textId="77777777" w:rsidR="00935B63" w:rsidRPr="00422F31" w:rsidRDefault="00935B63" w:rsidP="00935B63">
      <w:pPr>
        <w:rPr>
          <w:rFonts w:ascii="Trebuchet MS" w:hAnsi="Trebuchet MS"/>
        </w:rPr>
      </w:pPr>
      <w:r w:rsidRPr="00422F31">
        <w:rPr>
          <w:rFonts w:ascii="Trebuchet MS" w:hAnsi="Trebuchet MS"/>
        </w:rPr>
        <w:t>-q 2</w:t>
      </w:r>
    </w:p>
    <w:p w14:paraId="1BBBEEE4" w14:textId="77777777" w:rsidR="00935B63" w:rsidRPr="00422F31" w:rsidRDefault="00935B63" w:rsidP="00935B63">
      <w:pPr>
        <w:rPr>
          <w:rFonts w:ascii="Trebuchet MS" w:hAnsi="Trebuchet MS"/>
        </w:rPr>
      </w:pPr>
      <w:r w:rsidRPr="00422F31">
        <w:rPr>
          <w:rFonts w:ascii="Trebuchet MS" w:hAnsi="Trebuchet MS"/>
        </w:rPr>
        <w:t>--</w:t>
      </w:r>
      <w:proofErr w:type="spellStart"/>
      <w:r w:rsidRPr="00422F31">
        <w:rPr>
          <w:rFonts w:ascii="Trebuchet MS" w:hAnsi="Trebuchet MS"/>
        </w:rPr>
        <w:t>psk</w:t>
      </w:r>
      <w:proofErr w:type="spellEnd"/>
      <w:r w:rsidRPr="00422F31">
        <w:rPr>
          <w:rFonts w:ascii="Trebuchet MS" w:hAnsi="Trebuchet MS"/>
        </w:rPr>
        <w:t xml:space="preserve"> </w:t>
      </w:r>
      <w:proofErr w:type="spellStart"/>
      <w:r w:rsidRPr="00422F31">
        <w:rPr>
          <w:rFonts w:ascii="Trebuchet MS" w:hAnsi="Trebuchet MS"/>
        </w:rPr>
        <w:t>abcdefabcdef</w:t>
      </w:r>
      <w:proofErr w:type="spellEnd"/>
    </w:p>
    <w:p w14:paraId="13C86E3B" w14:textId="77777777" w:rsidR="00935B63" w:rsidRPr="00422F31" w:rsidRDefault="00935B63" w:rsidP="00935B63">
      <w:pPr>
        <w:rPr>
          <w:rFonts w:ascii="Trebuchet MS" w:hAnsi="Trebuchet MS"/>
        </w:rPr>
      </w:pPr>
      <w:r w:rsidRPr="00422F31">
        <w:rPr>
          <w:rFonts w:ascii="Trebuchet MS" w:hAnsi="Trebuchet MS"/>
        </w:rPr>
        <w:t>--</w:t>
      </w:r>
      <w:proofErr w:type="spellStart"/>
      <w:r w:rsidRPr="00422F31">
        <w:rPr>
          <w:rFonts w:ascii="Trebuchet MS" w:hAnsi="Trebuchet MS"/>
        </w:rPr>
        <w:t>psk</w:t>
      </w:r>
      <w:proofErr w:type="spellEnd"/>
      <w:r w:rsidRPr="00422F31">
        <w:rPr>
          <w:rFonts w:ascii="Trebuchet MS" w:hAnsi="Trebuchet MS"/>
        </w:rPr>
        <w:t xml:space="preserve">-identity </w:t>
      </w:r>
      <w:proofErr w:type="spellStart"/>
      <w:r w:rsidRPr="00422F31">
        <w:rPr>
          <w:rFonts w:ascii="Trebuchet MS" w:hAnsi="Trebuchet MS"/>
        </w:rPr>
        <w:t>alcatel</w:t>
      </w:r>
      <w:proofErr w:type="spellEnd"/>
    </w:p>
    <w:p w14:paraId="0B399944" w14:textId="77777777" w:rsidR="00935B63" w:rsidRPr="00422F31" w:rsidRDefault="00935B63" w:rsidP="00935B63">
      <w:pPr>
        <w:rPr>
          <w:rFonts w:ascii="Trebuchet MS" w:hAnsi="Trebuchet MS"/>
        </w:rPr>
      </w:pPr>
      <w:r w:rsidRPr="00422F31">
        <w:rPr>
          <w:rFonts w:ascii="Trebuchet MS" w:hAnsi="Trebuchet MS"/>
        </w:rPr>
        <w:t>--disable-clean-session</w:t>
      </w:r>
    </w:p>
    <w:p w14:paraId="3BB97249" w14:textId="77777777" w:rsidR="00935B63" w:rsidRPr="00422F31" w:rsidRDefault="00935B63" w:rsidP="00935B63">
      <w:pPr>
        <w:rPr>
          <w:rFonts w:ascii="Trebuchet MS" w:hAnsi="Trebuchet MS"/>
        </w:rPr>
      </w:pPr>
      <w:r w:rsidRPr="00422F31">
        <w:rPr>
          <w:rFonts w:ascii="Trebuchet MS" w:hAnsi="Trebuchet MS"/>
        </w:rPr>
        <w:t>-</w:t>
      </w:r>
      <w:r>
        <w:rPr>
          <w:rFonts w:ascii="Trebuchet MS" w:hAnsi="Trebuchet MS"/>
        </w:rPr>
        <w:t>-encrypted-password</w:t>
      </w:r>
    </w:p>
    <w:p w14:paraId="4BDAA01E" w14:textId="77777777" w:rsidR="00935B63" w:rsidRPr="002541DE" w:rsidRDefault="00935B63" w:rsidP="002541DE">
      <w:pPr>
        <w:rPr>
          <w:rFonts w:ascii="Trebuchet MS" w:hAnsi="Trebuchet MS"/>
        </w:rPr>
      </w:pPr>
    </w:p>
    <w:p w14:paraId="4CEDB62E" w14:textId="77777777" w:rsidR="002541DE" w:rsidRPr="002541DE" w:rsidRDefault="002541DE" w:rsidP="002541DE">
      <w:pPr>
        <w:rPr>
          <w:rFonts w:ascii="Trebuchet MS" w:hAnsi="Trebuchet MS"/>
        </w:rPr>
      </w:pPr>
      <w:r w:rsidRPr="002541DE">
        <w:rPr>
          <w:rFonts w:ascii="Trebuchet MS" w:hAnsi="Trebuchet MS"/>
        </w:rPr>
        <w:t>+ Install MPLS application</w:t>
      </w:r>
    </w:p>
    <w:p w14:paraId="5672E757" w14:textId="77777777" w:rsidR="002541DE" w:rsidRPr="00294D74" w:rsidRDefault="002541DE" w:rsidP="002541DE">
      <w:pPr>
        <w:rPr>
          <w:rFonts w:ascii="Trebuchet MS" w:hAnsi="Trebuchet MS"/>
          <w:lang w:val="de-DE"/>
        </w:rPr>
      </w:pPr>
      <w:r w:rsidRPr="00294D74">
        <w:rPr>
          <w:rFonts w:ascii="Trebuchet MS" w:hAnsi="Trebuchet MS"/>
          <w:lang w:val="de-DE"/>
        </w:rPr>
        <w:t xml:space="preserve">-&gt; </w:t>
      </w:r>
      <w:proofErr w:type="spellStart"/>
      <w:r w:rsidRPr="00294D74">
        <w:rPr>
          <w:rFonts w:ascii="Trebuchet MS" w:hAnsi="Trebuchet MS"/>
          <w:lang w:val="de-DE"/>
        </w:rPr>
        <w:t>pkgmgr</w:t>
      </w:r>
      <w:proofErr w:type="spellEnd"/>
      <w:r w:rsidRPr="00294D74">
        <w:rPr>
          <w:rFonts w:ascii="Trebuchet MS" w:hAnsi="Trebuchet MS"/>
          <w:lang w:val="de-DE"/>
        </w:rPr>
        <w:t xml:space="preserve"> </w:t>
      </w:r>
      <w:proofErr w:type="spellStart"/>
      <w:r w:rsidRPr="00294D74">
        <w:rPr>
          <w:rFonts w:ascii="Trebuchet MS" w:hAnsi="Trebuchet MS"/>
          <w:lang w:val="de-DE"/>
        </w:rPr>
        <w:t>install</w:t>
      </w:r>
      <w:proofErr w:type="spellEnd"/>
      <w:r w:rsidRPr="00294D74">
        <w:rPr>
          <w:rFonts w:ascii="Trebuchet MS" w:hAnsi="Trebuchet MS"/>
          <w:lang w:val="de-DE"/>
        </w:rPr>
        <w:t xml:space="preserve"> uosn-mpls-v1.deb</w:t>
      </w:r>
    </w:p>
    <w:p w14:paraId="1121CC46" w14:textId="77777777" w:rsidR="002541DE" w:rsidRPr="002541DE" w:rsidRDefault="002541DE" w:rsidP="002541DE">
      <w:pPr>
        <w:rPr>
          <w:rFonts w:ascii="Trebuchet MS" w:hAnsi="Trebuchet MS"/>
        </w:rPr>
      </w:pPr>
      <w:r w:rsidRPr="002541DE">
        <w:rPr>
          <w:rFonts w:ascii="Trebuchet MS" w:hAnsi="Trebuchet MS"/>
        </w:rPr>
        <w:t>Verifying MD5 checksum.. OK</w:t>
      </w:r>
    </w:p>
    <w:p w14:paraId="58A660D6" w14:textId="77777777" w:rsidR="002541DE" w:rsidRPr="002541DE" w:rsidRDefault="002541DE" w:rsidP="002541DE">
      <w:pPr>
        <w:rPr>
          <w:rFonts w:ascii="Trebuchet MS" w:hAnsi="Trebuchet MS"/>
        </w:rPr>
      </w:pPr>
      <w:r w:rsidRPr="002541DE">
        <w:rPr>
          <w:rFonts w:ascii="Trebuchet MS" w:hAnsi="Trebuchet MS"/>
        </w:rPr>
        <w:t>System Memory check.. PASS</w:t>
      </w:r>
    </w:p>
    <w:p w14:paraId="01DDCF8E" w14:textId="77777777" w:rsidR="002541DE" w:rsidRPr="002541DE" w:rsidRDefault="002541DE" w:rsidP="002541DE">
      <w:pPr>
        <w:rPr>
          <w:rFonts w:ascii="Trebuchet MS" w:hAnsi="Trebuchet MS"/>
        </w:rPr>
      </w:pPr>
      <w:r w:rsidRPr="002541DE">
        <w:rPr>
          <w:rFonts w:ascii="Trebuchet MS" w:hAnsi="Trebuchet MS"/>
        </w:rPr>
        <w:t>Extracting control files for package uosn-mpls-v1.deb .. OK</w:t>
      </w:r>
    </w:p>
    <w:p w14:paraId="35703DF3" w14:textId="77777777" w:rsidR="002541DE" w:rsidRPr="002541DE" w:rsidRDefault="002541DE" w:rsidP="002541DE">
      <w:pPr>
        <w:rPr>
          <w:rFonts w:ascii="Trebuchet MS" w:hAnsi="Trebuchet MS"/>
        </w:rPr>
      </w:pPr>
      <w:r w:rsidRPr="002541DE">
        <w:rPr>
          <w:rFonts w:ascii="Trebuchet MS" w:hAnsi="Trebuchet MS"/>
        </w:rPr>
        <w:t>TARGET_AOS_PLATFORMS OS6860N</w:t>
      </w:r>
    </w:p>
    <w:p w14:paraId="2E055212" w14:textId="77777777" w:rsidR="002541DE" w:rsidRPr="002541DE" w:rsidRDefault="002541DE" w:rsidP="002541DE">
      <w:pPr>
        <w:rPr>
          <w:rFonts w:ascii="Trebuchet MS" w:hAnsi="Trebuchet MS"/>
        </w:rPr>
      </w:pPr>
      <w:r w:rsidRPr="002541DE">
        <w:rPr>
          <w:rFonts w:ascii="Trebuchet MS" w:hAnsi="Trebuchet MS"/>
        </w:rPr>
        <w:t>Package target platforms check.. PASS</w:t>
      </w:r>
    </w:p>
    <w:p w14:paraId="1D2A4F43" w14:textId="77777777" w:rsidR="002541DE" w:rsidRPr="002541DE" w:rsidRDefault="002541DE" w:rsidP="002541DE">
      <w:pPr>
        <w:rPr>
          <w:rFonts w:ascii="Trebuchet MS" w:hAnsi="Trebuchet MS"/>
        </w:rPr>
      </w:pPr>
      <w:r w:rsidRPr="002541DE">
        <w:rPr>
          <w:rFonts w:ascii="Trebuchet MS" w:hAnsi="Trebuchet MS"/>
        </w:rPr>
        <w:t>Package Dependency check.. PASS</w:t>
      </w:r>
    </w:p>
    <w:p w14:paraId="7B2F8531" w14:textId="77777777" w:rsidR="002541DE" w:rsidRPr="002541DE" w:rsidRDefault="002541DE" w:rsidP="002541DE">
      <w:pPr>
        <w:rPr>
          <w:rFonts w:ascii="Trebuchet MS" w:hAnsi="Trebuchet MS"/>
        </w:rPr>
      </w:pPr>
      <w:r w:rsidRPr="002541DE">
        <w:rPr>
          <w:rFonts w:ascii="Trebuchet MS" w:hAnsi="Trebuchet MS"/>
        </w:rPr>
        <w:t xml:space="preserve">Unpacking </w:t>
      </w:r>
      <w:proofErr w:type="spellStart"/>
      <w:r w:rsidRPr="002541DE">
        <w:rPr>
          <w:rFonts w:ascii="Trebuchet MS" w:hAnsi="Trebuchet MS"/>
        </w:rPr>
        <w:t>mpls</w:t>
      </w:r>
      <w:proofErr w:type="spellEnd"/>
      <w:r w:rsidRPr="002541DE">
        <w:rPr>
          <w:rFonts w:ascii="Trebuchet MS" w:hAnsi="Trebuchet MS"/>
        </w:rPr>
        <w:t xml:space="preserve"> (from /flash/working/pkg/uosn-mpls-v1.deb)...</w:t>
      </w:r>
    </w:p>
    <w:p w14:paraId="6915B06B" w14:textId="77777777" w:rsidR="002541DE" w:rsidRPr="002541DE" w:rsidRDefault="002541DE" w:rsidP="002541DE">
      <w:pPr>
        <w:rPr>
          <w:rFonts w:ascii="Trebuchet MS" w:hAnsi="Trebuchet MS"/>
        </w:rPr>
      </w:pPr>
      <w:r w:rsidRPr="002541DE">
        <w:rPr>
          <w:rFonts w:ascii="Trebuchet MS" w:hAnsi="Trebuchet MS"/>
        </w:rPr>
        <w:t>Please wait...</w:t>
      </w:r>
    </w:p>
    <w:p w14:paraId="001DF063" w14:textId="77777777" w:rsidR="002541DE" w:rsidRPr="002541DE" w:rsidRDefault="002541DE" w:rsidP="002541DE">
      <w:pPr>
        <w:rPr>
          <w:rFonts w:ascii="Trebuchet MS" w:hAnsi="Trebuchet MS"/>
        </w:rPr>
      </w:pPr>
      <w:r w:rsidRPr="002541DE">
        <w:rPr>
          <w:rFonts w:ascii="Trebuchet MS" w:hAnsi="Trebuchet MS"/>
        </w:rPr>
        <w:t xml:space="preserve">Setting up </w:t>
      </w:r>
      <w:proofErr w:type="spellStart"/>
      <w:r w:rsidRPr="002541DE">
        <w:rPr>
          <w:rFonts w:ascii="Trebuchet MS" w:hAnsi="Trebuchet MS"/>
        </w:rPr>
        <w:t>mpls</w:t>
      </w:r>
      <w:proofErr w:type="spellEnd"/>
      <w:r w:rsidRPr="002541DE">
        <w:rPr>
          <w:rFonts w:ascii="Trebuchet MS" w:hAnsi="Trebuchet MS"/>
        </w:rPr>
        <w:t xml:space="preserve"> (1)...</w:t>
      </w:r>
    </w:p>
    <w:p w14:paraId="179BAE94" w14:textId="77777777" w:rsidR="002541DE" w:rsidRPr="002541DE" w:rsidRDefault="002541DE" w:rsidP="002541DE">
      <w:pPr>
        <w:rPr>
          <w:rFonts w:ascii="Trebuchet MS" w:hAnsi="Trebuchet MS"/>
        </w:rPr>
      </w:pPr>
      <w:r w:rsidRPr="002541DE">
        <w:rPr>
          <w:rFonts w:ascii="Trebuchet MS" w:hAnsi="Trebuchet MS"/>
        </w:rPr>
        <w:t xml:space="preserve">entering </w:t>
      </w:r>
      <w:proofErr w:type="spellStart"/>
      <w:r w:rsidRPr="002541DE">
        <w:rPr>
          <w:rFonts w:ascii="Trebuchet MS" w:hAnsi="Trebuchet MS"/>
        </w:rPr>
        <w:t>postinst</w:t>
      </w:r>
      <w:proofErr w:type="spellEnd"/>
    </w:p>
    <w:p w14:paraId="4A85287A" w14:textId="77777777" w:rsidR="002541DE" w:rsidRPr="002541DE" w:rsidRDefault="002541DE" w:rsidP="002541DE">
      <w:pPr>
        <w:rPr>
          <w:rFonts w:ascii="Trebuchet MS" w:hAnsi="Trebuchet MS"/>
        </w:rPr>
      </w:pPr>
      <w:proofErr w:type="spellStart"/>
      <w:r w:rsidRPr="002541DE">
        <w:rPr>
          <w:rFonts w:ascii="Trebuchet MS" w:hAnsi="Trebuchet MS"/>
        </w:rPr>
        <w:t>sh</w:t>
      </w:r>
      <w:proofErr w:type="spellEnd"/>
      <w:r w:rsidRPr="002541DE">
        <w:rPr>
          <w:rFonts w:ascii="Trebuchet MS" w:hAnsi="Trebuchet MS"/>
        </w:rPr>
        <w:t>: update-alternatives: not found</w:t>
      </w:r>
    </w:p>
    <w:p w14:paraId="716EA7D1" w14:textId="77777777" w:rsidR="002541DE" w:rsidRPr="002541DE" w:rsidRDefault="002541DE" w:rsidP="002541DE">
      <w:pPr>
        <w:rPr>
          <w:rFonts w:ascii="Trebuchet MS" w:hAnsi="Trebuchet MS"/>
        </w:rPr>
      </w:pPr>
      <w:proofErr w:type="spellStart"/>
      <w:r w:rsidRPr="002541DE">
        <w:rPr>
          <w:rFonts w:ascii="Trebuchet MS" w:hAnsi="Trebuchet MS"/>
        </w:rPr>
        <w:t>sh</w:t>
      </w:r>
      <w:proofErr w:type="spellEnd"/>
      <w:r w:rsidRPr="002541DE">
        <w:rPr>
          <w:rFonts w:ascii="Trebuchet MS" w:hAnsi="Trebuchet MS"/>
        </w:rPr>
        <w:t>: update-alternatives: not found</w:t>
      </w:r>
    </w:p>
    <w:p w14:paraId="3D28E4A1" w14:textId="77777777" w:rsidR="002541DE" w:rsidRPr="002541DE" w:rsidRDefault="002541DE" w:rsidP="002541DE">
      <w:pPr>
        <w:rPr>
          <w:rFonts w:ascii="Trebuchet MS" w:hAnsi="Trebuchet MS"/>
        </w:rPr>
      </w:pPr>
      <w:r w:rsidRPr="00294D74">
        <w:rPr>
          <w:rFonts w:ascii="Trebuchet MS" w:hAnsi="Trebuchet MS"/>
        </w:rPr>
        <w:t xml:space="preserve">Installing package uosn-mpls-v1.deb .. </w:t>
      </w:r>
      <w:r w:rsidRPr="002541DE">
        <w:rPr>
          <w:rFonts w:ascii="Trebuchet MS" w:hAnsi="Trebuchet MS"/>
        </w:rPr>
        <w:t>OK</w:t>
      </w:r>
    </w:p>
    <w:p w14:paraId="64D7B6F3" w14:textId="77777777" w:rsidR="002541DE" w:rsidRPr="002541DE" w:rsidRDefault="002541DE" w:rsidP="002541DE">
      <w:pPr>
        <w:rPr>
          <w:rFonts w:ascii="Trebuchet MS" w:hAnsi="Trebuchet MS"/>
        </w:rPr>
      </w:pPr>
      <w:r w:rsidRPr="002541DE">
        <w:rPr>
          <w:rFonts w:ascii="Trebuchet MS" w:hAnsi="Trebuchet MS"/>
        </w:rPr>
        <w:lastRenderedPageBreak/>
        <w:t xml:space="preserve">Execute the command 'write memory' in order for the </w:t>
      </w:r>
      <w:proofErr w:type="spellStart"/>
      <w:r w:rsidRPr="002541DE">
        <w:rPr>
          <w:rFonts w:ascii="Trebuchet MS" w:hAnsi="Trebuchet MS"/>
        </w:rPr>
        <w:t>mpls</w:t>
      </w:r>
      <w:proofErr w:type="spellEnd"/>
      <w:r w:rsidRPr="002541DE">
        <w:rPr>
          <w:rFonts w:ascii="Trebuchet MS" w:hAnsi="Trebuchet MS"/>
        </w:rPr>
        <w:t xml:space="preserve"> package to remain installed after a system reboot.</w:t>
      </w:r>
    </w:p>
    <w:p w14:paraId="4292668A" w14:textId="77777777" w:rsidR="002541DE" w:rsidRPr="002541DE" w:rsidRDefault="002541DE" w:rsidP="002541DE">
      <w:pPr>
        <w:rPr>
          <w:rFonts w:ascii="Trebuchet MS" w:hAnsi="Trebuchet MS"/>
        </w:rPr>
      </w:pPr>
      <w:r w:rsidRPr="002541DE">
        <w:rPr>
          <w:rFonts w:ascii="Trebuchet MS" w:hAnsi="Trebuchet MS"/>
        </w:rPr>
        <w:t>+ A prerequisite for the license client to provide license information to MPLS is to configure the Loopback0 interface.</w:t>
      </w:r>
    </w:p>
    <w:p w14:paraId="057482F2" w14:textId="77777777" w:rsidR="002541DE" w:rsidRPr="002541DE" w:rsidRDefault="002541DE" w:rsidP="002541DE">
      <w:pPr>
        <w:rPr>
          <w:rFonts w:ascii="Trebuchet MS" w:hAnsi="Trebuchet MS"/>
        </w:rPr>
      </w:pPr>
      <w:r w:rsidRPr="002541DE">
        <w:rPr>
          <w:rFonts w:ascii="Trebuchet MS" w:hAnsi="Trebuchet MS"/>
        </w:rPr>
        <w:t xml:space="preserve">-&gt; </w:t>
      </w:r>
      <w:proofErr w:type="spellStart"/>
      <w:r w:rsidRPr="002541DE">
        <w:rPr>
          <w:rFonts w:ascii="Trebuchet MS" w:hAnsi="Trebuchet MS"/>
        </w:rPr>
        <w:t>ip</w:t>
      </w:r>
      <w:proofErr w:type="spellEnd"/>
      <w:r w:rsidRPr="002541DE">
        <w:rPr>
          <w:rFonts w:ascii="Trebuchet MS" w:hAnsi="Trebuchet MS"/>
        </w:rPr>
        <w:t xml:space="preserve"> interface Loopback0 address 50.0.0.1</w:t>
      </w:r>
    </w:p>
    <w:p w14:paraId="61D023FA" w14:textId="77777777" w:rsidR="002541DE" w:rsidRPr="002541DE" w:rsidRDefault="002541DE" w:rsidP="002541DE">
      <w:pPr>
        <w:rPr>
          <w:rFonts w:ascii="Trebuchet MS" w:hAnsi="Trebuchet MS"/>
        </w:rPr>
      </w:pPr>
    </w:p>
    <w:p w14:paraId="09011227" w14:textId="77777777" w:rsidR="002541DE" w:rsidRPr="002541DE" w:rsidRDefault="002541DE" w:rsidP="002541DE">
      <w:pPr>
        <w:rPr>
          <w:rFonts w:ascii="Trebuchet MS" w:hAnsi="Trebuchet MS"/>
        </w:rPr>
      </w:pPr>
      <w:r w:rsidRPr="002541DE">
        <w:rPr>
          <w:rFonts w:ascii="Trebuchet MS" w:hAnsi="Trebuchet MS"/>
        </w:rPr>
        <w:t>+ Enable MPLS configuration so that it automatically requests licenses from the license client.</w:t>
      </w:r>
    </w:p>
    <w:p w14:paraId="09221DF7" w14:textId="77777777" w:rsidR="002541DE" w:rsidRPr="002541DE" w:rsidRDefault="002541DE" w:rsidP="002541DE">
      <w:pPr>
        <w:rPr>
          <w:rFonts w:ascii="Trebuchet MS" w:hAnsi="Trebuchet MS"/>
        </w:rPr>
      </w:pPr>
      <w:r w:rsidRPr="002541DE">
        <w:rPr>
          <w:rFonts w:ascii="Trebuchet MS" w:hAnsi="Trebuchet MS"/>
        </w:rPr>
        <w:t xml:space="preserve">-&gt; </w:t>
      </w:r>
      <w:proofErr w:type="spellStart"/>
      <w:r w:rsidRPr="002541DE">
        <w:rPr>
          <w:rFonts w:ascii="Trebuchet MS" w:hAnsi="Trebuchet MS"/>
        </w:rPr>
        <w:t>mpls</w:t>
      </w:r>
      <w:proofErr w:type="spellEnd"/>
      <w:r w:rsidRPr="002541DE">
        <w:rPr>
          <w:rFonts w:ascii="Trebuchet MS" w:hAnsi="Trebuchet MS"/>
        </w:rPr>
        <w:t xml:space="preserve"> interface "intf1" admin-state enable</w:t>
      </w:r>
    </w:p>
    <w:p w14:paraId="7CE43E41" w14:textId="77777777" w:rsidR="002541DE" w:rsidRPr="002541DE" w:rsidRDefault="002541DE" w:rsidP="002541DE">
      <w:pPr>
        <w:rPr>
          <w:rFonts w:ascii="Trebuchet MS" w:hAnsi="Trebuchet MS"/>
        </w:rPr>
      </w:pPr>
      <w:r w:rsidRPr="002541DE">
        <w:rPr>
          <w:rFonts w:ascii="Trebuchet MS" w:hAnsi="Trebuchet MS"/>
        </w:rPr>
        <w:t xml:space="preserve">WARNING: Please wait while the MPLS </w:t>
      </w:r>
      <w:proofErr w:type="spellStart"/>
      <w:r w:rsidRPr="002541DE">
        <w:rPr>
          <w:rFonts w:ascii="Trebuchet MS" w:hAnsi="Trebuchet MS"/>
        </w:rPr>
        <w:t>Licence</w:t>
      </w:r>
      <w:proofErr w:type="spellEnd"/>
      <w:r w:rsidRPr="002541DE">
        <w:rPr>
          <w:rFonts w:ascii="Trebuchet MS" w:hAnsi="Trebuchet MS"/>
        </w:rPr>
        <w:t xml:space="preserve"> Status is being fetched</w:t>
      </w:r>
    </w:p>
    <w:p w14:paraId="3B0D6465" w14:textId="77777777" w:rsidR="002D66A9" w:rsidRDefault="002D66A9" w:rsidP="002D66A9">
      <w:pPr>
        <w:rPr>
          <w:rFonts w:ascii="Trebuchet MS" w:hAnsi="Trebuchet MS"/>
        </w:rPr>
      </w:pPr>
    </w:p>
    <w:p w14:paraId="312E95D9" w14:textId="1079D5A4" w:rsidR="002D66A9" w:rsidRDefault="002D66A9" w:rsidP="002D66A9">
      <w:pPr>
        <w:rPr>
          <w:rFonts w:ascii="Trebuchet MS" w:hAnsi="Trebuchet MS"/>
        </w:rPr>
      </w:pPr>
      <w:r w:rsidRPr="002D66A9">
        <w:rPr>
          <w:rFonts w:ascii="Trebuchet MS" w:hAnsi="Trebuchet MS"/>
          <w:b/>
          <w:bCs/>
        </w:rPr>
        <w:t>Note:</w:t>
      </w:r>
      <w:r>
        <w:rPr>
          <w:rFonts w:ascii="Trebuchet MS" w:hAnsi="Trebuchet MS"/>
        </w:rPr>
        <w:t xml:space="preserve"> </w:t>
      </w:r>
      <w:r w:rsidRPr="00A0607B">
        <w:rPr>
          <w:rFonts w:ascii="Trebuchet MS" w:hAnsi="Trebuchet MS"/>
        </w:rPr>
        <w:t xml:space="preserve">If </w:t>
      </w:r>
      <w:proofErr w:type="spellStart"/>
      <w:r w:rsidRPr="00A0607B">
        <w:rPr>
          <w:rFonts w:ascii="Trebuchet MS" w:hAnsi="Trebuchet MS"/>
        </w:rPr>
        <w:t>mpls</w:t>
      </w:r>
      <w:proofErr w:type="spellEnd"/>
      <w:r w:rsidRPr="00A0607B">
        <w:rPr>
          <w:rFonts w:ascii="Trebuchet MS" w:hAnsi="Trebuchet MS"/>
        </w:rPr>
        <w:t xml:space="preserve"> </w:t>
      </w:r>
      <w:r w:rsidR="00412DD5">
        <w:rPr>
          <w:rFonts w:ascii="Trebuchet MS" w:hAnsi="Trebuchet MS"/>
        </w:rPr>
        <w:t xml:space="preserve">interface is configured, </w:t>
      </w:r>
      <w:r w:rsidRPr="00A0607B">
        <w:rPr>
          <w:rFonts w:ascii="Trebuchet MS" w:hAnsi="Trebuchet MS"/>
        </w:rPr>
        <w:t>but no Loopback0 interface is configured, the connection from SWLIC to SILOS will not be established. The user needs to configure the Loopback0 interface and execute the license client configuration command again to trigger the connection.</w:t>
      </w:r>
    </w:p>
    <w:p w14:paraId="3B331161" w14:textId="77777777" w:rsidR="002D66A9" w:rsidRPr="002541DE" w:rsidRDefault="002D66A9" w:rsidP="002541DE">
      <w:pPr>
        <w:rPr>
          <w:rFonts w:ascii="Trebuchet MS" w:hAnsi="Trebuchet MS"/>
        </w:rPr>
      </w:pPr>
    </w:p>
    <w:p w14:paraId="25D65655" w14:textId="77777777" w:rsidR="002541DE" w:rsidRPr="002541DE" w:rsidRDefault="002541DE" w:rsidP="002541DE">
      <w:pPr>
        <w:rPr>
          <w:rFonts w:ascii="Trebuchet MS" w:hAnsi="Trebuchet MS"/>
        </w:rPr>
      </w:pPr>
      <w:r w:rsidRPr="002541DE">
        <w:rPr>
          <w:rFonts w:ascii="Trebuchet MS" w:hAnsi="Trebuchet MS"/>
        </w:rPr>
        <w:t>+ The license client after receiving a license request from MPLS will turn on the license demo period and establish a connection to the license server to request license information. We can monitor the status with the following command:</w:t>
      </w:r>
    </w:p>
    <w:p w14:paraId="2ABABF5D" w14:textId="77777777" w:rsidR="002541DE" w:rsidRPr="002541DE" w:rsidRDefault="002541DE" w:rsidP="002541DE">
      <w:pPr>
        <w:rPr>
          <w:rFonts w:ascii="Trebuchet MS" w:hAnsi="Trebuchet MS"/>
        </w:rPr>
      </w:pPr>
      <w:r w:rsidRPr="002541DE">
        <w:rPr>
          <w:rFonts w:ascii="Trebuchet MS" w:hAnsi="Trebuchet MS"/>
        </w:rPr>
        <w:t xml:space="preserve">-&gt; show license-client info </w:t>
      </w:r>
    </w:p>
    <w:p w14:paraId="594C2D5F" w14:textId="77777777" w:rsidR="002541DE" w:rsidRPr="002541DE" w:rsidRDefault="002541DE" w:rsidP="002541DE">
      <w:pPr>
        <w:rPr>
          <w:rFonts w:ascii="Trebuchet MS" w:hAnsi="Trebuchet MS"/>
        </w:rPr>
      </w:pPr>
      <w:r w:rsidRPr="002541DE">
        <w:rPr>
          <w:rFonts w:ascii="Trebuchet MS" w:hAnsi="Trebuchet MS"/>
        </w:rPr>
        <w:t>Package Version       : v1.0,</w:t>
      </w:r>
    </w:p>
    <w:p w14:paraId="5A758681" w14:textId="77777777" w:rsidR="002541DE" w:rsidRPr="002541DE" w:rsidRDefault="002541DE" w:rsidP="002541DE">
      <w:pPr>
        <w:rPr>
          <w:rFonts w:ascii="Trebuchet MS" w:hAnsi="Trebuchet MS"/>
        </w:rPr>
      </w:pPr>
      <w:r w:rsidRPr="002541DE">
        <w:rPr>
          <w:rFonts w:ascii="Trebuchet MS" w:hAnsi="Trebuchet MS"/>
        </w:rPr>
        <w:t>Site        Id        : test,</w:t>
      </w:r>
    </w:p>
    <w:p w14:paraId="69B5D967" w14:textId="77777777" w:rsidR="002541DE" w:rsidRPr="002541DE" w:rsidRDefault="002541DE" w:rsidP="002541DE">
      <w:pPr>
        <w:rPr>
          <w:rFonts w:ascii="Trebuchet MS" w:hAnsi="Trebuchet MS"/>
        </w:rPr>
      </w:pPr>
      <w:r w:rsidRPr="002541DE">
        <w:rPr>
          <w:rFonts w:ascii="Trebuchet MS" w:hAnsi="Trebuchet MS"/>
        </w:rPr>
        <w:t>Admin    Status       : Enable,</w:t>
      </w:r>
    </w:p>
    <w:p w14:paraId="00623CC2" w14:textId="77777777" w:rsidR="002541DE" w:rsidRPr="002541DE" w:rsidRDefault="002541DE" w:rsidP="002541DE">
      <w:pPr>
        <w:rPr>
          <w:rFonts w:ascii="Trebuchet MS" w:hAnsi="Trebuchet MS"/>
        </w:rPr>
      </w:pPr>
      <w:r w:rsidRPr="002541DE">
        <w:rPr>
          <w:rFonts w:ascii="Trebuchet MS" w:hAnsi="Trebuchet MS"/>
        </w:rPr>
        <w:t xml:space="preserve">Server </w:t>
      </w:r>
      <w:proofErr w:type="spellStart"/>
      <w:r w:rsidRPr="002541DE">
        <w:rPr>
          <w:rFonts w:ascii="Trebuchet MS" w:hAnsi="Trebuchet MS"/>
        </w:rPr>
        <w:t>IpAddress</w:t>
      </w:r>
      <w:proofErr w:type="spellEnd"/>
      <w:r w:rsidRPr="002541DE">
        <w:rPr>
          <w:rFonts w:ascii="Trebuchet MS" w:hAnsi="Trebuchet MS"/>
        </w:rPr>
        <w:t xml:space="preserve">      : 10.135.81.35,</w:t>
      </w:r>
    </w:p>
    <w:p w14:paraId="53C18703" w14:textId="77777777" w:rsidR="002541DE" w:rsidRPr="002541DE" w:rsidRDefault="002541DE" w:rsidP="002541DE">
      <w:pPr>
        <w:rPr>
          <w:rFonts w:ascii="Trebuchet MS" w:hAnsi="Trebuchet MS"/>
        </w:rPr>
      </w:pPr>
      <w:r w:rsidRPr="002541DE">
        <w:rPr>
          <w:rFonts w:ascii="Trebuchet MS" w:hAnsi="Trebuchet MS"/>
        </w:rPr>
        <w:t>Server Port           : 8883,</w:t>
      </w:r>
    </w:p>
    <w:p w14:paraId="42656232" w14:textId="77777777" w:rsidR="002541DE" w:rsidRPr="002541DE" w:rsidRDefault="002541DE" w:rsidP="002541DE">
      <w:pPr>
        <w:rPr>
          <w:rFonts w:ascii="Trebuchet MS" w:hAnsi="Trebuchet MS"/>
        </w:rPr>
      </w:pPr>
      <w:r w:rsidRPr="002541DE">
        <w:rPr>
          <w:rFonts w:ascii="Trebuchet MS" w:hAnsi="Trebuchet MS"/>
        </w:rPr>
        <w:t>Connection Status     : Connected,</w:t>
      </w:r>
    </w:p>
    <w:p w14:paraId="4674F3CD" w14:textId="77777777" w:rsidR="002541DE" w:rsidRPr="002541DE" w:rsidRDefault="002541DE" w:rsidP="002541DE">
      <w:pPr>
        <w:rPr>
          <w:rFonts w:ascii="Trebuchet MS" w:hAnsi="Trebuchet MS"/>
        </w:rPr>
      </w:pPr>
      <w:r w:rsidRPr="002541DE">
        <w:rPr>
          <w:rFonts w:ascii="Trebuchet MS" w:hAnsi="Trebuchet MS"/>
        </w:rPr>
        <w:t>Last message sent     : 2008-01-18 08:13:23,</w:t>
      </w:r>
    </w:p>
    <w:p w14:paraId="0FB9DEEF" w14:textId="77777777" w:rsidR="002541DE" w:rsidRPr="002541DE" w:rsidRDefault="002541DE" w:rsidP="002541DE">
      <w:pPr>
        <w:rPr>
          <w:rFonts w:ascii="Trebuchet MS" w:hAnsi="Trebuchet MS"/>
        </w:rPr>
      </w:pPr>
      <w:r w:rsidRPr="002541DE">
        <w:rPr>
          <w:rFonts w:ascii="Trebuchet MS" w:hAnsi="Trebuchet MS"/>
        </w:rPr>
        <w:t>Last message received : 2008-01-18 08:13:25</w:t>
      </w:r>
    </w:p>
    <w:p w14:paraId="68AA3A08" w14:textId="77777777" w:rsidR="002541DE" w:rsidRPr="002541DE" w:rsidRDefault="002541DE" w:rsidP="002541DE">
      <w:pPr>
        <w:rPr>
          <w:rFonts w:ascii="Trebuchet MS" w:hAnsi="Trebuchet MS"/>
        </w:rPr>
      </w:pPr>
      <w:r w:rsidRPr="002541DE">
        <w:rPr>
          <w:rFonts w:ascii="Trebuchet MS" w:hAnsi="Trebuchet MS"/>
        </w:rPr>
        <w:t xml:space="preserve">-&gt; show license-info </w:t>
      </w:r>
    </w:p>
    <w:p w14:paraId="6581427C" w14:textId="77777777" w:rsidR="002541DE" w:rsidRPr="002541DE" w:rsidRDefault="002541DE" w:rsidP="002541DE">
      <w:pPr>
        <w:rPr>
          <w:rFonts w:ascii="Trebuchet MS" w:hAnsi="Trebuchet MS"/>
        </w:rPr>
      </w:pPr>
      <w:r w:rsidRPr="002541DE">
        <w:rPr>
          <w:rFonts w:ascii="Trebuchet MS" w:hAnsi="Trebuchet MS"/>
        </w:rPr>
        <w:t xml:space="preserve">                                             Time (Days)       Upgrade      Expiration  </w:t>
      </w:r>
    </w:p>
    <w:p w14:paraId="2AE0795F" w14:textId="77777777" w:rsidR="002541DE" w:rsidRPr="002541DE" w:rsidRDefault="002541DE" w:rsidP="002541DE">
      <w:pPr>
        <w:rPr>
          <w:rFonts w:ascii="Trebuchet MS" w:hAnsi="Trebuchet MS"/>
        </w:rPr>
      </w:pPr>
      <w:r w:rsidRPr="002541DE">
        <w:rPr>
          <w:rFonts w:ascii="Trebuchet MS" w:hAnsi="Trebuchet MS"/>
        </w:rPr>
        <w:t xml:space="preserve">VC   device   License            Type        Remaining         Status       Date        </w:t>
      </w:r>
    </w:p>
    <w:p w14:paraId="009D01B0" w14:textId="77777777" w:rsidR="002541DE" w:rsidRPr="00294D74" w:rsidRDefault="002541DE" w:rsidP="002541DE">
      <w:pPr>
        <w:rPr>
          <w:rFonts w:ascii="Trebuchet MS" w:hAnsi="Trebuchet MS"/>
        </w:rPr>
      </w:pPr>
      <w:r w:rsidRPr="00294D74">
        <w:rPr>
          <w:rFonts w:ascii="Trebuchet MS" w:hAnsi="Trebuchet MS"/>
        </w:rPr>
        <w:lastRenderedPageBreak/>
        <w:t>----+------+---------------+---------------+---------------+--------------+----------------</w:t>
      </w:r>
    </w:p>
    <w:p w14:paraId="22567E0D" w14:textId="77777777" w:rsidR="002541DE" w:rsidRPr="00294D74" w:rsidRDefault="002541DE" w:rsidP="002541DE">
      <w:pPr>
        <w:rPr>
          <w:rFonts w:ascii="Trebuchet MS" w:hAnsi="Trebuchet MS"/>
        </w:rPr>
      </w:pPr>
      <w:r w:rsidRPr="00294D74">
        <w:rPr>
          <w:rFonts w:ascii="Trebuchet MS" w:hAnsi="Trebuchet MS"/>
        </w:rPr>
        <w:t xml:space="preserve">1       0    Advanced           PERM           NA             </w:t>
      </w:r>
      <w:proofErr w:type="spellStart"/>
      <w:r w:rsidRPr="00294D74">
        <w:rPr>
          <w:rFonts w:ascii="Trebuchet MS" w:hAnsi="Trebuchet MS"/>
        </w:rPr>
        <w:t>NA</w:t>
      </w:r>
      <w:proofErr w:type="spellEnd"/>
      <w:r w:rsidRPr="00294D74">
        <w:rPr>
          <w:rFonts w:ascii="Trebuchet MS" w:hAnsi="Trebuchet MS"/>
        </w:rPr>
        <w:t xml:space="preserve">             </w:t>
      </w:r>
      <w:proofErr w:type="spellStart"/>
      <w:r w:rsidRPr="00294D74">
        <w:rPr>
          <w:rFonts w:ascii="Trebuchet MS" w:hAnsi="Trebuchet MS"/>
        </w:rPr>
        <w:t>NA</w:t>
      </w:r>
      <w:proofErr w:type="spellEnd"/>
      <w:r w:rsidRPr="00294D74">
        <w:rPr>
          <w:rFonts w:ascii="Trebuchet MS" w:hAnsi="Trebuchet MS"/>
        </w:rPr>
        <w:t xml:space="preserve">              </w:t>
      </w:r>
    </w:p>
    <w:p w14:paraId="6B2E8CA4" w14:textId="77777777" w:rsidR="002541DE" w:rsidRPr="00294D74" w:rsidRDefault="002541DE" w:rsidP="002541DE">
      <w:pPr>
        <w:rPr>
          <w:rFonts w:ascii="Trebuchet MS" w:hAnsi="Trebuchet MS"/>
        </w:rPr>
      </w:pPr>
      <w:r w:rsidRPr="00294D74">
        <w:rPr>
          <w:rFonts w:ascii="Trebuchet MS" w:hAnsi="Trebuchet MS"/>
        </w:rPr>
        <w:t xml:space="preserve">1       0    MPLS               DEMO           30             NA             </w:t>
      </w:r>
      <w:proofErr w:type="spellStart"/>
      <w:r w:rsidRPr="00294D74">
        <w:rPr>
          <w:rFonts w:ascii="Trebuchet MS" w:hAnsi="Trebuchet MS"/>
        </w:rPr>
        <w:t>NA</w:t>
      </w:r>
      <w:proofErr w:type="spellEnd"/>
      <w:r w:rsidRPr="00294D74">
        <w:rPr>
          <w:rFonts w:ascii="Trebuchet MS" w:hAnsi="Trebuchet MS"/>
        </w:rPr>
        <w:t xml:space="preserve">     </w:t>
      </w:r>
    </w:p>
    <w:p w14:paraId="73D665B3" w14:textId="77777777" w:rsidR="002541DE" w:rsidRPr="002541DE" w:rsidRDefault="002541DE" w:rsidP="002541DE">
      <w:pPr>
        <w:rPr>
          <w:rFonts w:ascii="Trebuchet MS" w:hAnsi="Trebuchet MS"/>
        </w:rPr>
      </w:pPr>
      <w:r w:rsidRPr="002541DE">
        <w:rPr>
          <w:rFonts w:ascii="Trebuchet MS" w:hAnsi="Trebuchet MS"/>
        </w:rPr>
        <w:t>+ From the license server switch, we can monitor the information of the incoming connect node with the command:</w:t>
      </w:r>
    </w:p>
    <w:p w14:paraId="03087ED7" w14:textId="77777777" w:rsidR="002541DE" w:rsidRPr="002541DE" w:rsidRDefault="002541DE" w:rsidP="002541DE">
      <w:pPr>
        <w:rPr>
          <w:rFonts w:ascii="Trebuchet MS" w:hAnsi="Trebuchet MS"/>
        </w:rPr>
      </w:pPr>
      <w:r w:rsidRPr="002541DE">
        <w:rPr>
          <w:rFonts w:ascii="Trebuchet MS" w:hAnsi="Trebuchet MS"/>
        </w:rPr>
        <w:t xml:space="preserve">-&gt; show license-server usage </w:t>
      </w:r>
    </w:p>
    <w:p w14:paraId="77F6A67D" w14:textId="77777777" w:rsidR="002541DE" w:rsidRPr="002541DE" w:rsidRDefault="002541DE" w:rsidP="002541DE">
      <w:pPr>
        <w:rPr>
          <w:rFonts w:ascii="Trebuchet MS" w:hAnsi="Trebuchet MS"/>
        </w:rPr>
      </w:pPr>
      <w:r w:rsidRPr="002541DE">
        <w:rPr>
          <w:rFonts w:ascii="Trebuchet MS" w:hAnsi="Trebuchet MS"/>
        </w:rPr>
        <w:t xml:space="preserve">   Node-Id       Site-Id      System           Ip        Feature   </w:t>
      </w:r>
      <w:proofErr w:type="spellStart"/>
      <w:r w:rsidRPr="002541DE">
        <w:rPr>
          <w:rFonts w:ascii="Trebuchet MS" w:hAnsi="Trebuchet MS"/>
        </w:rPr>
        <w:t>Feature</w:t>
      </w:r>
      <w:proofErr w:type="spellEnd"/>
      <w:r w:rsidRPr="002541DE">
        <w:rPr>
          <w:rFonts w:ascii="Trebuchet MS" w:hAnsi="Trebuchet MS"/>
        </w:rPr>
        <w:t xml:space="preserve">    License    Remain</w:t>
      </w:r>
    </w:p>
    <w:p w14:paraId="4C5E05F1" w14:textId="77777777" w:rsidR="002541DE" w:rsidRPr="002541DE" w:rsidRDefault="002541DE" w:rsidP="002541DE">
      <w:pPr>
        <w:rPr>
          <w:rFonts w:ascii="Trebuchet MS" w:hAnsi="Trebuchet MS"/>
        </w:rPr>
      </w:pPr>
      <w:r w:rsidRPr="002541DE">
        <w:rPr>
          <w:rFonts w:ascii="Trebuchet MS" w:hAnsi="Trebuchet MS"/>
        </w:rPr>
        <w:t xml:space="preserve">                               Name          Address        Id     Version     Status     Days</w:t>
      </w:r>
    </w:p>
    <w:p w14:paraId="4E16DB1F" w14:textId="77777777" w:rsidR="002541DE" w:rsidRPr="002541DE" w:rsidRDefault="002541DE" w:rsidP="002541DE">
      <w:pPr>
        <w:rPr>
          <w:rFonts w:ascii="Trebuchet MS" w:hAnsi="Trebuchet MS"/>
          <w:lang w:val="pt-BR"/>
        </w:rPr>
      </w:pPr>
      <w:r w:rsidRPr="002541DE">
        <w:rPr>
          <w:rFonts w:ascii="Trebuchet MS" w:hAnsi="Trebuchet MS"/>
          <w:lang w:val="pt-BR"/>
        </w:rPr>
        <w:t>--------------+-----------+------------+---------------+----------+--------+------------+-------+</w:t>
      </w:r>
    </w:p>
    <w:p w14:paraId="5DE115AB" w14:textId="77777777" w:rsidR="002541DE" w:rsidRPr="002541DE" w:rsidRDefault="002541DE" w:rsidP="002541DE">
      <w:pPr>
        <w:rPr>
          <w:rFonts w:ascii="Trebuchet MS" w:hAnsi="Trebuchet MS"/>
          <w:lang w:val="pt-BR"/>
        </w:rPr>
      </w:pPr>
      <w:r w:rsidRPr="002541DE">
        <w:rPr>
          <w:rFonts w:ascii="Trebuchet MS" w:hAnsi="Trebuchet MS"/>
          <w:lang w:val="pt-BR"/>
        </w:rPr>
        <w:t xml:space="preserve"> JSZ20440057P        </w:t>
      </w:r>
      <w:proofErr w:type="spellStart"/>
      <w:r w:rsidRPr="002541DE">
        <w:rPr>
          <w:rFonts w:ascii="Trebuchet MS" w:hAnsi="Trebuchet MS"/>
          <w:lang w:val="pt-BR"/>
        </w:rPr>
        <w:t>test</w:t>
      </w:r>
      <w:proofErr w:type="spellEnd"/>
      <w:r w:rsidRPr="002541DE">
        <w:rPr>
          <w:rFonts w:ascii="Trebuchet MS" w:hAnsi="Trebuchet MS"/>
          <w:lang w:val="pt-BR"/>
        </w:rPr>
        <w:t xml:space="preserve">  OS6860N-P24M        50.0.0.1  </w:t>
      </w:r>
      <w:proofErr w:type="spellStart"/>
      <w:r w:rsidRPr="002541DE">
        <w:rPr>
          <w:rFonts w:ascii="Trebuchet MS" w:hAnsi="Trebuchet MS"/>
          <w:lang w:val="pt-BR"/>
        </w:rPr>
        <w:t>MPLS_Site</w:t>
      </w:r>
      <w:proofErr w:type="spellEnd"/>
      <w:r w:rsidRPr="002541DE">
        <w:rPr>
          <w:rFonts w:ascii="Trebuchet MS" w:hAnsi="Trebuchet MS"/>
          <w:lang w:val="pt-BR"/>
        </w:rPr>
        <w:t xml:space="preserve">   v1.0          DEMO     30</w:t>
      </w:r>
    </w:p>
    <w:p w14:paraId="1F09200F" w14:textId="77777777" w:rsidR="002541DE" w:rsidRPr="002541DE" w:rsidRDefault="002541DE" w:rsidP="002541DE">
      <w:pPr>
        <w:rPr>
          <w:rFonts w:ascii="Trebuchet MS" w:hAnsi="Trebuchet MS"/>
        </w:rPr>
      </w:pPr>
      <w:r w:rsidRPr="002541DE">
        <w:rPr>
          <w:rFonts w:ascii="Trebuchet MS" w:hAnsi="Trebuchet MS"/>
        </w:rPr>
        <w:t xml:space="preserve">-&gt; show license-server </w:t>
      </w:r>
    </w:p>
    <w:p w14:paraId="3C1F983F" w14:textId="77777777" w:rsidR="002541DE" w:rsidRPr="002541DE" w:rsidRDefault="002541DE" w:rsidP="002541DE">
      <w:pPr>
        <w:rPr>
          <w:rFonts w:ascii="Trebuchet MS" w:hAnsi="Trebuchet MS"/>
        </w:rPr>
      </w:pPr>
      <w:r w:rsidRPr="002541DE">
        <w:rPr>
          <w:rFonts w:ascii="Trebuchet MS" w:hAnsi="Trebuchet MS"/>
        </w:rPr>
        <w:t>Package Version   : v1.0,</w:t>
      </w:r>
    </w:p>
    <w:p w14:paraId="23207697" w14:textId="77777777" w:rsidR="002541DE" w:rsidRPr="002541DE" w:rsidRDefault="002541DE" w:rsidP="002541DE">
      <w:pPr>
        <w:rPr>
          <w:rFonts w:ascii="Trebuchet MS" w:hAnsi="Trebuchet MS"/>
        </w:rPr>
      </w:pPr>
      <w:r w:rsidRPr="002541DE">
        <w:rPr>
          <w:rFonts w:ascii="Trebuchet MS" w:hAnsi="Trebuchet MS"/>
        </w:rPr>
        <w:t>Admin Status      : Enable,</w:t>
      </w:r>
    </w:p>
    <w:p w14:paraId="2F724032" w14:textId="77777777" w:rsidR="002541DE" w:rsidRPr="002541DE" w:rsidRDefault="002541DE" w:rsidP="002541DE">
      <w:pPr>
        <w:rPr>
          <w:rFonts w:ascii="Trebuchet MS" w:hAnsi="Trebuchet MS"/>
        </w:rPr>
      </w:pPr>
      <w:r w:rsidRPr="002541DE">
        <w:rPr>
          <w:rFonts w:ascii="Trebuchet MS" w:hAnsi="Trebuchet MS"/>
        </w:rPr>
        <w:t xml:space="preserve">Server </w:t>
      </w:r>
      <w:proofErr w:type="spellStart"/>
      <w:r w:rsidRPr="002541DE">
        <w:rPr>
          <w:rFonts w:ascii="Trebuchet MS" w:hAnsi="Trebuchet MS"/>
        </w:rPr>
        <w:t>IpAddress</w:t>
      </w:r>
      <w:proofErr w:type="spellEnd"/>
      <w:r w:rsidRPr="002541DE">
        <w:rPr>
          <w:rFonts w:ascii="Trebuchet MS" w:hAnsi="Trebuchet MS"/>
        </w:rPr>
        <w:t xml:space="preserve">  : 10.135.81.35,</w:t>
      </w:r>
    </w:p>
    <w:p w14:paraId="4D1580A0" w14:textId="77777777" w:rsidR="002541DE" w:rsidRPr="002541DE" w:rsidRDefault="002541DE" w:rsidP="002541DE">
      <w:pPr>
        <w:rPr>
          <w:rFonts w:ascii="Trebuchet MS" w:hAnsi="Trebuchet MS"/>
        </w:rPr>
      </w:pPr>
      <w:r w:rsidRPr="002541DE">
        <w:rPr>
          <w:rFonts w:ascii="Trebuchet MS" w:hAnsi="Trebuchet MS"/>
        </w:rPr>
        <w:t>Server Port       : 8883,</w:t>
      </w:r>
    </w:p>
    <w:p w14:paraId="4CF45862" w14:textId="77777777" w:rsidR="002541DE" w:rsidRPr="002541DE" w:rsidRDefault="002541DE" w:rsidP="002541DE">
      <w:pPr>
        <w:rPr>
          <w:rFonts w:ascii="Trebuchet MS" w:hAnsi="Trebuchet MS"/>
        </w:rPr>
      </w:pPr>
      <w:r w:rsidRPr="002541DE">
        <w:rPr>
          <w:rFonts w:ascii="Trebuchet MS" w:hAnsi="Trebuchet MS"/>
        </w:rPr>
        <w:t>Connection Status : Connected,</w:t>
      </w:r>
    </w:p>
    <w:p w14:paraId="54EF94C5" w14:textId="77777777" w:rsidR="002541DE" w:rsidRPr="002541DE" w:rsidRDefault="002541DE" w:rsidP="002541DE">
      <w:pPr>
        <w:rPr>
          <w:rFonts w:ascii="Trebuchet MS" w:hAnsi="Trebuchet MS"/>
        </w:rPr>
      </w:pPr>
      <w:r w:rsidRPr="002541DE">
        <w:rPr>
          <w:rFonts w:ascii="Trebuchet MS" w:hAnsi="Trebuchet MS"/>
        </w:rPr>
        <w:t>Site Connected    : 1,</w:t>
      </w:r>
    </w:p>
    <w:p w14:paraId="062B3C5C" w14:textId="77777777" w:rsidR="002541DE" w:rsidRPr="002541DE" w:rsidRDefault="002541DE" w:rsidP="002541DE">
      <w:pPr>
        <w:rPr>
          <w:rFonts w:ascii="Trebuchet MS" w:hAnsi="Trebuchet MS"/>
        </w:rPr>
      </w:pPr>
      <w:r w:rsidRPr="002541DE">
        <w:rPr>
          <w:rFonts w:ascii="Trebuchet MS" w:hAnsi="Trebuchet MS"/>
        </w:rPr>
        <w:t>Node Connected    : 0</w:t>
      </w:r>
    </w:p>
    <w:p w14:paraId="43B75363" w14:textId="77777777" w:rsidR="002541DE" w:rsidRPr="002541DE" w:rsidRDefault="002541DE" w:rsidP="002541DE">
      <w:pPr>
        <w:rPr>
          <w:rFonts w:ascii="Trebuchet MS" w:hAnsi="Trebuchet MS"/>
        </w:rPr>
      </w:pPr>
    </w:p>
    <w:p w14:paraId="6B06DF1E" w14:textId="77777777" w:rsidR="002541DE" w:rsidRPr="002541DE" w:rsidRDefault="002541DE" w:rsidP="002541DE">
      <w:pPr>
        <w:rPr>
          <w:rFonts w:ascii="Trebuchet MS" w:hAnsi="Trebuchet MS"/>
        </w:rPr>
      </w:pPr>
      <w:r w:rsidRPr="002541DE">
        <w:rPr>
          <w:rFonts w:ascii="Trebuchet MS" w:hAnsi="Trebuchet MS"/>
        </w:rPr>
        <w:t>+ Install site license on license server.</w:t>
      </w:r>
    </w:p>
    <w:p w14:paraId="01AA8028" w14:textId="77777777" w:rsidR="002541DE" w:rsidRPr="002541DE" w:rsidRDefault="002541DE" w:rsidP="002541DE">
      <w:pPr>
        <w:rPr>
          <w:rFonts w:ascii="Trebuchet MS" w:hAnsi="Trebuchet MS"/>
        </w:rPr>
      </w:pPr>
      <w:r w:rsidRPr="002541DE">
        <w:rPr>
          <w:rFonts w:ascii="Trebuchet MS" w:hAnsi="Trebuchet MS"/>
        </w:rPr>
        <w:t>-&gt; license server apply file /flash/lic.4.site.txt</w:t>
      </w:r>
    </w:p>
    <w:p w14:paraId="0503348F" w14:textId="77777777" w:rsidR="002541DE" w:rsidRPr="002541DE" w:rsidRDefault="002541DE" w:rsidP="002541DE">
      <w:pPr>
        <w:rPr>
          <w:rFonts w:ascii="Trebuchet MS" w:hAnsi="Trebuchet MS"/>
        </w:rPr>
      </w:pPr>
      <w:r w:rsidRPr="002541DE">
        <w:rPr>
          <w:rFonts w:ascii="Trebuchet MS" w:hAnsi="Trebuchet MS"/>
        </w:rPr>
        <w:t xml:space="preserve">-&gt; show license-server info </w:t>
      </w:r>
    </w:p>
    <w:p w14:paraId="67040400" w14:textId="77777777" w:rsidR="002541DE" w:rsidRPr="002541DE" w:rsidRDefault="002541DE" w:rsidP="002541DE">
      <w:pPr>
        <w:rPr>
          <w:rFonts w:ascii="Trebuchet MS" w:hAnsi="Trebuchet MS"/>
        </w:rPr>
      </w:pPr>
      <w:r w:rsidRPr="002541DE">
        <w:rPr>
          <w:rFonts w:ascii="Trebuchet MS" w:hAnsi="Trebuchet MS"/>
        </w:rPr>
        <w:t xml:space="preserve">    Type     License Status      Usage      Install Date</w:t>
      </w:r>
    </w:p>
    <w:p w14:paraId="201A71B9" w14:textId="77777777" w:rsidR="002541DE" w:rsidRPr="002541DE" w:rsidRDefault="002541DE" w:rsidP="002541DE">
      <w:pPr>
        <w:rPr>
          <w:rFonts w:ascii="Trebuchet MS" w:hAnsi="Trebuchet MS"/>
        </w:rPr>
      </w:pPr>
      <w:r w:rsidRPr="002541DE">
        <w:rPr>
          <w:rFonts w:ascii="Trebuchet MS" w:hAnsi="Trebuchet MS"/>
        </w:rPr>
        <w:t>-----------+----------------+-------------+--------------------+</w:t>
      </w:r>
    </w:p>
    <w:p w14:paraId="318988D2" w14:textId="77777777" w:rsidR="002541DE" w:rsidRPr="002541DE" w:rsidRDefault="002541DE" w:rsidP="002541DE">
      <w:pPr>
        <w:rPr>
          <w:rFonts w:ascii="Trebuchet MS" w:hAnsi="Trebuchet MS"/>
        </w:rPr>
      </w:pPr>
      <w:r w:rsidRPr="002541DE">
        <w:rPr>
          <w:rFonts w:ascii="Trebuchet MS" w:hAnsi="Trebuchet MS"/>
        </w:rPr>
        <w:t xml:space="preserve"> </w:t>
      </w:r>
      <w:proofErr w:type="spellStart"/>
      <w:r w:rsidRPr="002541DE">
        <w:rPr>
          <w:rFonts w:ascii="Trebuchet MS" w:hAnsi="Trebuchet MS"/>
        </w:rPr>
        <w:t>MPLS_Site</w:t>
      </w:r>
      <w:proofErr w:type="spellEnd"/>
      <w:r w:rsidRPr="002541DE">
        <w:rPr>
          <w:rFonts w:ascii="Trebuchet MS" w:hAnsi="Trebuchet MS"/>
        </w:rPr>
        <w:t xml:space="preserve">         PERM            4        2008-01-18 08:20:34</w:t>
      </w:r>
    </w:p>
    <w:p w14:paraId="0452A620" w14:textId="77777777" w:rsidR="002541DE" w:rsidRPr="002541DE" w:rsidRDefault="002541DE" w:rsidP="002541DE">
      <w:pPr>
        <w:rPr>
          <w:rFonts w:ascii="Trebuchet MS" w:hAnsi="Trebuchet MS"/>
        </w:rPr>
      </w:pPr>
      <w:r w:rsidRPr="002541DE">
        <w:rPr>
          <w:rFonts w:ascii="Trebuchet MS" w:hAnsi="Trebuchet MS"/>
        </w:rPr>
        <w:t xml:space="preserve"> </w:t>
      </w:r>
      <w:proofErr w:type="spellStart"/>
      <w:r w:rsidRPr="002541DE">
        <w:rPr>
          <w:rFonts w:ascii="Trebuchet MS" w:hAnsi="Trebuchet MS"/>
        </w:rPr>
        <w:t>MPLS_Node</w:t>
      </w:r>
      <w:proofErr w:type="spellEnd"/>
      <w:r w:rsidRPr="002541DE">
        <w:rPr>
          <w:rFonts w:ascii="Trebuchet MS" w:hAnsi="Trebuchet MS"/>
        </w:rPr>
        <w:t xml:space="preserve">   NO LICENSE            0                        N/A</w:t>
      </w:r>
    </w:p>
    <w:p w14:paraId="71BBD830" w14:textId="77777777" w:rsidR="002541DE" w:rsidRPr="002541DE" w:rsidRDefault="002541DE" w:rsidP="002541DE">
      <w:pPr>
        <w:rPr>
          <w:rFonts w:ascii="Trebuchet MS" w:hAnsi="Trebuchet MS"/>
        </w:rPr>
      </w:pPr>
    </w:p>
    <w:p w14:paraId="4E619CFA" w14:textId="77777777" w:rsidR="002541DE" w:rsidRPr="002541DE" w:rsidRDefault="002541DE" w:rsidP="002541DE">
      <w:pPr>
        <w:rPr>
          <w:rFonts w:ascii="Trebuchet MS" w:hAnsi="Trebuchet MS"/>
        </w:rPr>
      </w:pPr>
    </w:p>
    <w:p w14:paraId="11D00042" w14:textId="77777777" w:rsidR="002541DE" w:rsidRPr="002541DE" w:rsidRDefault="002541DE" w:rsidP="002541DE">
      <w:pPr>
        <w:rPr>
          <w:rFonts w:ascii="Trebuchet MS" w:hAnsi="Trebuchet MS"/>
        </w:rPr>
      </w:pPr>
      <w:r w:rsidRPr="002541DE">
        <w:rPr>
          <w:rFonts w:ascii="Trebuchet MS" w:hAnsi="Trebuchet MS"/>
        </w:rPr>
        <w:t xml:space="preserve">-&gt; show license-server usage </w:t>
      </w:r>
    </w:p>
    <w:p w14:paraId="73A6AADB" w14:textId="77777777" w:rsidR="002541DE" w:rsidRPr="002541DE" w:rsidRDefault="002541DE" w:rsidP="002541DE">
      <w:pPr>
        <w:rPr>
          <w:rFonts w:ascii="Trebuchet MS" w:hAnsi="Trebuchet MS"/>
        </w:rPr>
      </w:pPr>
      <w:r w:rsidRPr="002541DE">
        <w:rPr>
          <w:rFonts w:ascii="Trebuchet MS" w:hAnsi="Trebuchet MS"/>
        </w:rPr>
        <w:t xml:space="preserve">   Node-Id       Site-Id      System           Ip        Feature   </w:t>
      </w:r>
      <w:proofErr w:type="spellStart"/>
      <w:r w:rsidRPr="002541DE">
        <w:rPr>
          <w:rFonts w:ascii="Trebuchet MS" w:hAnsi="Trebuchet MS"/>
        </w:rPr>
        <w:t>Feature</w:t>
      </w:r>
      <w:proofErr w:type="spellEnd"/>
      <w:r w:rsidRPr="002541DE">
        <w:rPr>
          <w:rFonts w:ascii="Trebuchet MS" w:hAnsi="Trebuchet MS"/>
        </w:rPr>
        <w:t xml:space="preserve">    License    Remain</w:t>
      </w:r>
    </w:p>
    <w:p w14:paraId="5BF58D51" w14:textId="77777777" w:rsidR="002541DE" w:rsidRPr="002541DE" w:rsidRDefault="002541DE" w:rsidP="002541DE">
      <w:pPr>
        <w:rPr>
          <w:rFonts w:ascii="Trebuchet MS" w:hAnsi="Trebuchet MS"/>
        </w:rPr>
      </w:pPr>
      <w:r w:rsidRPr="002541DE">
        <w:rPr>
          <w:rFonts w:ascii="Trebuchet MS" w:hAnsi="Trebuchet MS"/>
        </w:rPr>
        <w:t xml:space="preserve">                               Name          Address        Id     Version     Status     Days</w:t>
      </w:r>
    </w:p>
    <w:p w14:paraId="763B3CB5" w14:textId="77777777" w:rsidR="002541DE" w:rsidRPr="002541DE" w:rsidRDefault="002541DE" w:rsidP="002541DE">
      <w:pPr>
        <w:rPr>
          <w:rFonts w:ascii="Trebuchet MS" w:hAnsi="Trebuchet MS"/>
          <w:lang w:val="pt-BR"/>
        </w:rPr>
      </w:pPr>
      <w:r w:rsidRPr="002541DE">
        <w:rPr>
          <w:rFonts w:ascii="Trebuchet MS" w:hAnsi="Trebuchet MS"/>
          <w:lang w:val="pt-BR"/>
        </w:rPr>
        <w:t>--------------+-----------+------------+---------------+----------+--------+------------+-------+</w:t>
      </w:r>
    </w:p>
    <w:p w14:paraId="5994D540" w14:textId="77777777" w:rsidR="002541DE" w:rsidRPr="002541DE" w:rsidRDefault="002541DE" w:rsidP="002541DE">
      <w:pPr>
        <w:rPr>
          <w:rFonts w:ascii="Trebuchet MS" w:hAnsi="Trebuchet MS"/>
          <w:lang w:val="pt-BR"/>
        </w:rPr>
      </w:pPr>
      <w:r w:rsidRPr="002541DE">
        <w:rPr>
          <w:rFonts w:ascii="Trebuchet MS" w:hAnsi="Trebuchet MS"/>
          <w:lang w:val="pt-BR"/>
        </w:rPr>
        <w:t xml:space="preserve"> JSZ20440057P        </w:t>
      </w:r>
      <w:proofErr w:type="spellStart"/>
      <w:r w:rsidRPr="002541DE">
        <w:rPr>
          <w:rFonts w:ascii="Trebuchet MS" w:hAnsi="Trebuchet MS"/>
          <w:lang w:val="pt-BR"/>
        </w:rPr>
        <w:t>test</w:t>
      </w:r>
      <w:proofErr w:type="spellEnd"/>
      <w:r w:rsidRPr="002541DE">
        <w:rPr>
          <w:rFonts w:ascii="Trebuchet MS" w:hAnsi="Trebuchet MS"/>
          <w:lang w:val="pt-BR"/>
        </w:rPr>
        <w:t xml:space="preserve">  OS6860N-P24M        50.0.0.1  </w:t>
      </w:r>
      <w:proofErr w:type="spellStart"/>
      <w:r w:rsidRPr="002541DE">
        <w:rPr>
          <w:rFonts w:ascii="Trebuchet MS" w:hAnsi="Trebuchet MS"/>
          <w:lang w:val="pt-BR"/>
        </w:rPr>
        <w:t>MPLS_Site</w:t>
      </w:r>
      <w:proofErr w:type="spellEnd"/>
      <w:r w:rsidRPr="002541DE">
        <w:rPr>
          <w:rFonts w:ascii="Trebuchet MS" w:hAnsi="Trebuchet MS"/>
          <w:lang w:val="pt-BR"/>
        </w:rPr>
        <w:t xml:space="preserve">   v1.0          PERM    N/A</w:t>
      </w:r>
    </w:p>
    <w:p w14:paraId="3DC5EEDD" w14:textId="77777777" w:rsidR="002541DE" w:rsidRPr="002541DE" w:rsidRDefault="002541DE" w:rsidP="002541DE">
      <w:pPr>
        <w:rPr>
          <w:rFonts w:ascii="Trebuchet MS" w:hAnsi="Trebuchet MS"/>
          <w:lang w:val="pt-BR"/>
        </w:rPr>
      </w:pPr>
    </w:p>
    <w:p w14:paraId="6D695C5D" w14:textId="77777777" w:rsidR="002541DE" w:rsidRPr="002541DE" w:rsidRDefault="002541DE" w:rsidP="002541DE">
      <w:pPr>
        <w:rPr>
          <w:rFonts w:ascii="Trebuchet MS" w:hAnsi="Trebuchet MS"/>
        </w:rPr>
      </w:pPr>
      <w:r w:rsidRPr="002541DE">
        <w:rPr>
          <w:rFonts w:ascii="Trebuchet MS" w:hAnsi="Trebuchet MS"/>
        </w:rPr>
        <w:t>+ After installing the license on the server, check the license status of the MPLS feature in the license client.</w:t>
      </w:r>
    </w:p>
    <w:p w14:paraId="7E0951F2" w14:textId="77777777" w:rsidR="002541DE" w:rsidRPr="002541DE" w:rsidRDefault="002541DE" w:rsidP="002541DE">
      <w:pPr>
        <w:rPr>
          <w:rFonts w:ascii="Trebuchet MS" w:hAnsi="Trebuchet MS"/>
        </w:rPr>
      </w:pPr>
      <w:r w:rsidRPr="002541DE">
        <w:rPr>
          <w:rFonts w:ascii="Trebuchet MS" w:hAnsi="Trebuchet MS"/>
        </w:rPr>
        <w:t xml:space="preserve">-&gt; show license-info </w:t>
      </w:r>
    </w:p>
    <w:p w14:paraId="46999BFD" w14:textId="77777777" w:rsidR="002541DE" w:rsidRPr="002541DE" w:rsidRDefault="002541DE" w:rsidP="002541DE">
      <w:pPr>
        <w:rPr>
          <w:rFonts w:ascii="Trebuchet MS" w:hAnsi="Trebuchet MS"/>
        </w:rPr>
      </w:pPr>
      <w:r w:rsidRPr="002541DE">
        <w:rPr>
          <w:rFonts w:ascii="Trebuchet MS" w:hAnsi="Trebuchet MS"/>
        </w:rPr>
        <w:t xml:space="preserve">                                             Time (Days)       Upgrade      Expiration  </w:t>
      </w:r>
    </w:p>
    <w:p w14:paraId="0E02021E" w14:textId="77777777" w:rsidR="002541DE" w:rsidRPr="002541DE" w:rsidRDefault="002541DE" w:rsidP="002541DE">
      <w:pPr>
        <w:rPr>
          <w:rFonts w:ascii="Trebuchet MS" w:hAnsi="Trebuchet MS"/>
        </w:rPr>
      </w:pPr>
      <w:r w:rsidRPr="002541DE">
        <w:rPr>
          <w:rFonts w:ascii="Trebuchet MS" w:hAnsi="Trebuchet MS"/>
        </w:rPr>
        <w:t xml:space="preserve">VC   device   License            Type        Remaining         Status       Date        </w:t>
      </w:r>
    </w:p>
    <w:p w14:paraId="7E17FE21" w14:textId="77777777" w:rsidR="002541DE" w:rsidRPr="00294D74" w:rsidRDefault="002541DE" w:rsidP="002541DE">
      <w:pPr>
        <w:rPr>
          <w:rFonts w:ascii="Trebuchet MS" w:hAnsi="Trebuchet MS"/>
        </w:rPr>
      </w:pPr>
      <w:r w:rsidRPr="00294D74">
        <w:rPr>
          <w:rFonts w:ascii="Trebuchet MS" w:hAnsi="Trebuchet MS"/>
        </w:rPr>
        <w:t>----+------+---------------+---------------+---------------+--------------+----------------</w:t>
      </w:r>
    </w:p>
    <w:p w14:paraId="797D31E5" w14:textId="77777777" w:rsidR="002541DE" w:rsidRPr="00294D74" w:rsidRDefault="002541DE" w:rsidP="002541DE">
      <w:pPr>
        <w:rPr>
          <w:rFonts w:ascii="Trebuchet MS" w:hAnsi="Trebuchet MS"/>
        </w:rPr>
      </w:pPr>
      <w:r w:rsidRPr="00294D74">
        <w:rPr>
          <w:rFonts w:ascii="Trebuchet MS" w:hAnsi="Trebuchet MS"/>
        </w:rPr>
        <w:t xml:space="preserve">1       0    Advanced           PERM           NA             </w:t>
      </w:r>
      <w:proofErr w:type="spellStart"/>
      <w:r w:rsidRPr="00294D74">
        <w:rPr>
          <w:rFonts w:ascii="Trebuchet MS" w:hAnsi="Trebuchet MS"/>
        </w:rPr>
        <w:t>NA</w:t>
      </w:r>
      <w:proofErr w:type="spellEnd"/>
      <w:r w:rsidRPr="00294D74">
        <w:rPr>
          <w:rFonts w:ascii="Trebuchet MS" w:hAnsi="Trebuchet MS"/>
        </w:rPr>
        <w:t xml:space="preserve">             </w:t>
      </w:r>
      <w:proofErr w:type="spellStart"/>
      <w:r w:rsidRPr="00294D74">
        <w:rPr>
          <w:rFonts w:ascii="Trebuchet MS" w:hAnsi="Trebuchet MS"/>
        </w:rPr>
        <w:t>NA</w:t>
      </w:r>
      <w:proofErr w:type="spellEnd"/>
      <w:r w:rsidRPr="00294D74">
        <w:rPr>
          <w:rFonts w:ascii="Trebuchet MS" w:hAnsi="Trebuchet MS"/>
        </w:rPr>
        <w:t xml:space="preserve">              </w:t>
      </w:r>
    </w:p>
    <w:p w14:paraId="52F00C69" w14:textId="77777777" w:rsidR="002541DE" w:rsidRPr="00BD1B07" w:rsidRDefault="002541DE" w:rsidP="002541DE">
      <w:pPr>
        <w:rPr>
          <w:rFonts w:ascii="Trebuchet MS" w:hAnsi="Trebuchet MS"/>
          <w:lang w:val="pt-BR"/>
        </w:rPr>
      </w:pPr>
      <w:r w:rsidRPr="00BD1B07">
        <w:rPr>
          <w:rFonts w:ascii="Trebuchet MS" w:hAnsi="Trebuchet MS"/>
          <w:lang w:val="pt-BR"/>
        </w:rPr>
        <w:t xml:space="preserve">1       0    MPLS               PERM           NA             </w:t>
      </w:r>
      <w:proofErr w:type="spellStart"/>
      <w:r w:rsidRPr="00BD1B07">
        <w:rPr>
          <w:rFonts w:ascii="Trebuchet MS" w:hAnsi="Trebuchet MS"/>
          <w:lang w:val="pt-BR"/>
        </w:rPr>
        <w:t>NA</w:t>
      </w:r>
      <w:proofErr w:type="spellEnd"/>
      <w:r w:rsidRPr="00BD1B07">
        <w:rPr>
          <w:rFonts w:ascii="Trebuchet MS" w:hAnsi="Trebuchet MS"/>
          <w:lang w:val="pt-BR"/>
        </w:rPr>
        <w:t xml:space="preserve">             </w:t>
      </w:r>
      <w:proofErr w:type="spellStart"/>
      <w:r w:rsidRPr="00BD1B07">
        <w:rPr>
          <w:rFonts w:ascii="Trebuchet MS" w:hAnsi="Trebuchet MS"/>
          <w:lang w:val="pt-BR"/>
        </w:rPr>
        <w:t>NA</w:t>
      </w:r>
      <w:proofErr w:type="spellEnd"/>
      <w:r w:rsidRPr="00BD1B07">
        <w:rPr>
          <w:rFonts w:ascii="Trebuchet MS" w:hAnsi="Trebuchet MS"/>
          <w:lang w:val="pt-BR"/>
        </w:rPr>
        <w:t xml:space="preserve">              </w:t>
      </w:r>
    </w:p>
    <w:p w14:paraId="688AFF40" w14:textId="14564C99" w:rsidR="0016305A" w:rsidRPr="00BD1B07" w:rsidRDefault="002541DE">
      <w:pPr>
        <w:rPr>
          <w:rFonts w:ascii="Trebuchet MS" w:eastAsiaTheme="majorEastAsia" w:hAnsi="Trebuchet MS" w:cstheme="majorBidi"/>
          <w:b/>
          <w:sz w:val="24"/>
          <w:szCs w:val="24"/>
          <w:lang w:val="pt-BR"/>
        </w:rPr>
      </w:pPr>
      <w:r w:rsidRPr="00BD1B07">
        <w:rPr>
          <w:rFonts w:ascii="Trebuchet MS" w:hAnsi="Trebuchet MS"/>
          <w:b/>
          <w:sz w:val="24"/>
          <w:szCs w:val="24"/>
          <w:lang w:val="pt-BR"/>
        </w:rPr>
        <w:br w:type="page"/>
      </w:r>
    </w:p>
    <w:p w14:paraId="762D885C" w14:textId="24CD06CF" w:rsidR="00950B0D" w:rsidRPr="00294D74" w:rsidRDefault="005A3DD1" w:rsidP="00917E25">
      <w:pPr>
        <w:pStyle w:val="Heading1"/>
        <w:spacing w:line="276" w:lineRule="auto"/>
        <w:rPr>
          <w:rFonts w:ascii="Trebuchet MS" w:hAnsi="Trebuchet MS"/>
          <w:b/>
          <w:color w:val="auto"/>
          <w:sz w:val="24"/>
          <w:szCs w:val="24"/>
          <w:lang w:val="pt-BR"/>
        </w:rPr>
      </w:pPr>
      <w:bookmarkStart w:id="1186" w:name="_Toc176718834"/>
      <w:r w:rsidRPr="00294D74">
        <w:rPr>
          <w:rFonts w:ascii="Trebuchet MS" w:hAnsi="Trebuchet MS"/>
          <w:b/>
          <w:color w:val="auto"/>
          <w:sz w:val="24"/>
          <w:szCs w:val="24"/>
          <w:lang w:val="pt-BR"/>
        </w:rPr>
        <w:lastRenderedPageBreak/>
        <w:t xml:space="preserve">6 </w:t>
      </w:r>
      <w:r w:rsidR="00950B0D" w:rsidRPr="00294D74">
        <w:rPr>
          <w:rFonts w:ascii="Trebuchet MS" w:hAnsi="Trebuchet MS"/>
          <w:b/>
          <w:color w:val="auto"/>
          <w:sz w:val="24"/>
          <w:szCs w:val="24"/>
          <w:lang w:val="pt-BR"/>
        </w:rPr>
        <w:t>SOFTWARE SUBSYSTEM DESIGN</w:t>
      </w:r>
      <w:bookmarkEnd w:id="1186"/>
    </w:p>
    <w:p w14:paraId="4BD5209D" w14:textId="77777777" w:rsidR="006117F4" w:rsidRPr="00E62C28" w:rsidRDefault="006117F4" w:rsidP="00917E25">
      <w:pPr>
        <w:pStyle w:val="Heading2"/>
        <w:spacing w:line="276" w:lineRule="auto"/>
        <w:rPr>
          <w:rFonts w:ascii="Trebuchet MS" w:hAnsi="Trebuchet MS"/>
          <w:b/>
          <w:color w:val="auto"/>
          <w:sz w:val="24"/>
          <w:szCs w:val="24"/>
        </w:rPr>
      </w:pPr>
      <w:bookmarkStart w:id="1187" w:name="_Toc176718835"/>
      <w:r w:rsidRPr="00E62C28">
        <w:rPr>
          <w:rFonts w:ascii="Trebuchet MS" w:hAnsi="Trebuchet MS"/>
          <w:b/>
          <w:color w:val="auto"/>
          <w:sz w:val="24"/>
          <w:szCs w:val="24"/>
        </w:rPr>
        <w:t>6.1 Software Subsystem Design Overview</w:t>
      </w:r>
      <w:bookmarkEnd w:id="1187"/>
    </w:p>
    <w:p w14:paraId="75849FFB" w14:textId="77777777" w:rsidR="006117F4" w:rsidRDefault="006117F4" w:rsidP="00917E25">
      <w:pPr>
        <w:pStyle w:val="Heading3"/>
        <w:spacing w:line="276" w:lineRule="auto"/>
        <w:rPr>
          <w:rFonts w:ascii="Trebuchet MS" w:hAnsi="Trebuchet MS"/>
          <w:b/>
          <w:color w:val="auto"/>
        </w:rPr>
      </w:pPr>
      <w:bookmarkStart w:id="1188" w:name="_Toc176718836"/>
      <w:r w:rsidRPr="00E62C28">
        <w:rPr>
          <w:rFonts w:ascii="Trebuchet MS" w:hAnsi="Trebuchet MS"/>
          <w:b/>
          <w:color w:val="auto"/>
        </w:rPr>
        <w:t>6.1.1 Task Model</w:t>
      </w:r>
      <w:bookmarkEnd w:id="1188"/>
    </w:p>
    <w:p w14:paraId="76C6322D" w14:textId="77777777" w:rsidR="008F0F7F" w:rsidRDefault="008F0F7F" w:rsidP="008F0F7F">
      <w:pPr>
        <w:rPr>
          <w:rFonts w:ascii="Trebuchet MS" w:hAnsi="Trebuchet MS"/>
        </w:rPr>
      </w:pPr>
      <w:r>
        <w:rPr>
          <w:rFonts w:ascii="Trebuchet MS" w:hAnsi="Trebuchet MS"/>
        </w:rPr>
        <w:t xml:space="preserve">A new task </w:t>
      </w:r>
      <w:proofErr w:type="spellStart"/>
      <w:r>
        <w:rPr>
          <w:rFonts w:ascii="Trebuchet MS" w:hAnsi="Trebuchet MS"/>
        </w:rPr>
        <w:t>siteMgrCmm</w:t>
      </w:r>
      <w:proofErr w:type="spellEnd"/>
      <w:r>
        <w:rPr>
          <w:rFonts w:ascii="Trebuchet MS" w:hAnsi="Trebuchet MS"/>
        </w:rPr>
        <w:t xml:space="preserve"> shall be spawned to support the site license server feature.</w:t>
      </w:r>
    </w:p>
    <w:p w14:paraId="2C7FED7F" w14:textId="77777777" w:rsidR="008F0F7F" w:rsidRDefault="008F0F7F" w:rsidP="008F0F7F">
      <w:pPr>
        <w:rPr>
          <w:rFonts w:ascii="Trebuchet MS" w:hAnsi="Trebuchet MS"/>
        </w:rPr>
      </w:pPr>
      <w:r>
        <w:rPr>
          <w:rFonts w:ascii="Trebuchet MS" w:hAnsi="Trebuchet MS"/>
        </w:rPr>
        <w:t xml:space="preserve">A new task </w:t>
      </w:r>
      <w:proofErr w:type="spellStart"/>
      <w:r>
        <w:rPr>
          <w:rFonts w:ascii="Trebuchet MS" w:hAnsi="Trebuchet MS"/>
        </w:rPr>
        <w:t>swlicCmm</w:t>
      </w:r>
      <w:proofErr w:type="spellEnd"/>
      <w:r>
        <w:rPr>
          <w:rFonts w:ascii="Trebuchet MS" w:hAnsi="Trebuchet MS"/>
        </w:rPr>
        <w:t xml:space="preserve"> shall be spawned to support the switch license client feature.</w:t>
      </w:r>
    </w:p>
    <w:p w14:paraId="00D9530B" w14:textId="77777777" w:rsidR="00AB2BE6" w:rsidRDefault="006117F4" w:rsidP="00AB2BE6">
      <w:pPr>
        <w:pStyle w:val="Heading3"/>
        <w:spacing w:line="276" w:lineRule="auto"/>
        <w:rPr>
          <w:rFonts w:ascii="Trebuchet MS" w:hAnsi="Trebuchet MS"/>
          <w:b/>
          <w:color w:val="auto"/>
        </w:rPr>
      </w:pPr>
      <w:bookmarkStart w:id="1189" w:name="_Toc176718837"/>
      <w:r w:rsidRPr="00E62C28">
        <w:rPr>
          <w:rFonts w:ascii="Trebuchet MS" w:hAnsi="Trebuchet MS"/>
          <w:b/>
          <w:color w:val="auto"/>
        </w:rPr>
        <w:t xml:space="preserve">6.1.2 </w:t>
      </w:r>
      <w:r w:rsidR="00AB2BE6" w:rsidRPr="00E62C28">
        <w:rPr>
          <w:rFonts w:ascii="Trebuchet MS" w:hAnsi="Trebuchet MS"/>
          <w:b/>
          <w:color w:val="auto"/>
        </w:rPr>
        <w:t>Module Placement</w:t>
      </w:r>
      <w:bookmarkEnd w:id="1189"/>
    </w:p>
    <w:p w14:paraId="1BEF8ECC" w14:textId="77777777" w:rsidR="00B6529D" w:rsidRPr="00B6529D" w:rsidRDefault="00B6529D" w:rsidP="00B6529D"/>
    <w:p w14:paraId="4CD5445E" w14:textId="2F564ECA" w:rsidR="006117F4" w:rsidRPr="00E62C28" w:rsidRDefault="00B6529D" w:rsidP="00FC2B47">
      <w:pPr>
        <w:rPr>
          <w:rFonts w:ascii="Trebuchet MS" w:hAnsi="Trebuchet MS"/>
          <w:b/>
        </w:rPr>
      </w:pPr>
      <w:r>
        <w:rPr>
          <w:noProof/>
        </w:rPr>
        <w:drawing>
          <wp:inline distT="0" distB="0" distL="0" distR="0" wp14:anchorId="1D1973BA" wp14:editId="2ED6ADF2">
            <wp:extent cx="5943600" cy="293814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6"/>
                    <a:stretch>
                      <a:fillRect/>
                    </a:stretch>
                  </pic:blipFill>
                  <pic:spPr>
                    <a:xfrm>
                      <a:off x="0" y="0"/>
                      <a:ext cx="5943600" cy="2938145"/>
                    </a:xfrm>
                    <a:prstGeom prst="rect">
                      <a:avLst/>
                    </a:prstGeom>
                  </pic:spPr>
                </pic:pic>
              </a:graphicData>
            </a:graphic>
          </wp:inline>
        </w:drawing>
      </w:r>
    </w:p>
    <w:p w14:paraId="64E335C5" w14:textId="77777777" w:rsidR="008754ED" w:rsidRDefault="008754ED" w:rsidP="008754ED">
      <w:pPr>
        <w:pStyle w:val="Caption"/>
      </w:pPr>
      <w:bookmarkStart w:id="1190" w:name="_Toc82190615"/>
      <w:r>
        <w:t xml:space="preserve">Figure </w:t>
      </w:r>
      <w:r>
        <w:fldChar w:fldCharType="begin"/>
      </w:r>
      <w:r>
        <w:rPr>
          <w:noProof/>
        </w:rPr>
        <w:instrText xml:space="preserve"> SEQ Figure \* ARABIC </w:instrText>
      </w:r>
      <w:r>
        <w:fldChar w:fldCharType="separate"/>
      </w:r>
      <w:r>
        <w:rPr>
          <w:noProof/>
        </w:rPr>
        <w:t>5</w:t>
      </w:r>
      <w:r>
        <w:fldChar w:fldCharType="end"/>
      </w:r>
      <w:r>
        <w:t>: Site License Server in AOS</w:t>
      </w:r>
      <w:bookmarkEnd w:id="1190"/>
    </w:p>
    <w:p w14:paraId="1B46F9CA" w14:textId="5B24FB5A" w:rsidR="007468DE" w:rsidRDefault="007468DE" w:rsidP="007468DE">
      <w:r>
        <w:rPr>
          <w:noProof/>
        </w:rPr>
        <w:lastRenderedPageBreak/>
        <w:drawing>
          <wp:inline distT="0" distB="0" distL="0" distR="0" wp14:anchorId="51112F0E" wp14:editId="0A9A43BA">
            <wp:extent cx="5943600" cy="2994025"/>
            <wp:effectExtent l="0" t="0" r="0" b="0"/>
            <wp:docPr id="895035654" name="Picture 1" descr="A picture containing text, diagram, plan,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35654" name="Picture 1" descr="A picture containing text, diagram, plan, technical drawing&#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94025"/>
                    </a:xfrm>
                    <a:prstGeom prst="rect">
                      <a:avLst/>
                    </a:prstGeom>
                    <a:noFill/>
                    <a:ln>
                      <a:noFill/>
                    </a:ln>
                  </pic:spPr>
                </pic:pic>
              </a:graphicData>
            </a:graphic>
          </wp:inline>
        </w:drawing>
      </w:r>
    </w:p>
    <w:p w14:paraId="0CE97BB9" w14:textId="77777777" w:rsidR="007468DE" w:rsidRDefault="007468DE" w:rsidP="007468DE"/>
    <w:p w14:paraId="743C2AAA" w14:textId="77777777" w:rsidR="007468DE" w:rsidRDefault="007468DE" w:rsidP="007468DE">
      <w:pPr>
        <w:pStyle w:val="Caption"/>
      </w:pPr>
      <w:r>
        <w:t xml:space="preserve">Figure </w:t>
      </w:r>
      <w:r>
        <w:rPr>
          <w:noProof/>
        </w:rPr>
        <w:t>6</w:t>
      </w:r>
      <w:r>
        <w:t>: Switch License Client in AOS</w:t>
      </w:r>
    </w:p>
    <w:p w14:paraId="15A44CF7" w14:textId="269F96ED" w:rsidR="00B403D8" w:rsidRPr="00E62C28" w:rsidRDefault="00B403D8" w:rsidP="00917E25">
      <w:pPr>
        <w:pStyle w:val="Heading2"/>
        <w:spacing w:line="276" w:lineRule="auto"/>
        <w:rPr>
          <w:rFonts w:ascii="Trebuchet MS" w:hAnsi="Trebuchet MS"/>
          <w:b/>
          <w:color w:val="auto"/>
          <w:sz w:val="24"/>
          <w:szCs w:val="24"/>
        </w:rPr>
      </w:pPr>
      <w:bookmarkStart w:id="1191" w:name="_Toc176718838"/>
      <w:r w:rsidRPr="00E62C28">
        <w:rPr>
          <w:rFonts w:ascii="Trebuchet MS" w:hAnsi="Trebuchet MS"/>
          <w:b/>
          <w:color w:val="auto"/>
          <w:sz w:val="24"/>
          <w:szCs w:val="24"/>
        </w:rPr>
        <w:t xml:space="preserve">6.2 </w:t>
      </w:r>
      <w:r w:rsidR="008177A1">
        <w:rPr>
          <w:rFonts w:ascii="Trebuchet MS" w:hAnsi="Trebuchet MS"/>
          <w:b/>
          <w:color w:val="auto"/>
          <w:sz w:val="24"/>
          <w:szCs w:val="24"/>
        </w:rPr>
        <w:t>Site License</w:t>
      </w:r>
      <w:r w:rsidRPr="00E62C28">
        <w:rPr>
          <w:rFonts w:ascii="Trebuchet MS" w:hAnsi="Trebuchet MS"/>
          <w:b/>
          <w:color w:val="auto"/>
          <w:sz w:val="24"/>
          <w:szCs w:val="24"/>
        </w:rPr>
        <w:t xml:space="preserve"> Sof</w:t>
      </w:r>
      <w:r w:rsidR="00D44E86" w:rsidRPr="00E62C28">
        <w:rPr>
          <w:rFonts w:ascii="Trebuchet MS" w:hAnsi="Trebuchet MS"/>
          <w:b/>
          <w:color w:val="auto"/>
          <w:sz w:val="24"/>
          <w:szCs w:val="24"/>
        </w:rPr>
        <w:t>t</w:t>
      </w:r>
      <w:r w:rsidRPr="00E62C28">
        <w:rPr>
          <w:rFonts w:ascii="Trebuchet MS" w:hAnsi="Trebuchet MS"/>
          <w:b/>
          <w:color w:val="auto"/>
          <w:sz w:val="24"/>
          <w:szCs w:val="24"/>
        </w:rPr>
        <w:t xml:space="preserve">ware </w:t>
      </w:r>
      <w:r w:rsidR="00D44E86" w:rsidRPr="00E62C28">
        <w:rPr>
          <w:rFonts w:ascii="Trebuchet MS" w:hAnsi="Trebuchet MS"/>
          <w:b/>
          <w:color w:val="auto"/>
          <w:sz w:val="24"/>
          <w:szCs w:val="24"/>
        </w:rPr>
        <w:t>Support</w:t>
      </w:r>
      <w:bookmarkEnd w:id="1191"/>
    </w:p>
    <w:p w14:paraId="6B64639F" w14:textId="35652E16" w:rsidR="00EB2C68" w:rsidRDefault="00EB2C68" w:rsidP="00EB2C68">
      <w:pPr>
        <w:pStyle w:val="Heading3"/>
        <w:rPr>
          <w:rFonts w:ascii="Trebuchet MS" w:hAnsi="Trebuchet MS"/>
          <w:b/>
          <w:color w:val="auto"/>
        </w:rPr>
      </w:pPr>
      <w:bookmarkStart w:id="1192" w:name="_Toc176718839"/>
      <w:r w:rsidRPr="00E62C28">
        <w:rPr>
          <w:rFonts w:ascii="Trebuchet MS" w:hAnsi="Trebuchet MS"/>
          <w:b/>
          <w:color w:val="auto"/>
        </w:rPr>
        <w:t>6.2.1 Capability Manager API</w:t>
      </w:r>
      <w:bookmarkEnd w:id="1192"/>
    </w:p>
    <w:p w14:paraId="53FDB6CE" w14:textId="67175D3B" w:rsidR="009338ED" w:rsidRDefault="009338ED" w:rsidP="009338ED">
      <w:pPr>
        <w:rPr>
          <w:rFonts w:ascii="Trebuchet MS" w:hAnsi="Trebuchet MS"/>
        </w:rPr>
      </w:pPr>
      <w:r>
        <w:rPr>
          <w:rFonts w:ascii="Trebuchet MS" w:hAnsi="Trebuchet MS"/>
        </w:rPr>
        <w:t xml:space="preserve">The subsystem </w:t>
      </w:r>
      <w:r w:rsidR="00C9377C">
        <w:rPr>
          <w:rFonts w:ascii="Trebuchet MS" w:hAnsi="Trebuchet MS"/>
        </w:rPr>
        <w:t>needs</w:t>
      </w:r>
      <w:r>
        <w:rPr>
          <w:rFonts w:ascii="Trebuchet MS" w:hAnsi="Trebuchet MS"/>
        </w:rPr>
        <w:t xml:space="preserve"> to use the following Capability Manager macros to query/lookup the MPLS licensing information:</w:t>
      </w:r>
    </w:p>
    <w:p w14:paraId="475AE669" w14:textId="77777777" w:rsidR="009338ED" w:rsidRDefault="009338ED" w:rsidP="009338ED">
      <w:pPr>
        <w:rPr>
          <w:rFonts w:ascii="Trebuchet MS" w:hAnsi="Trebuchet MS"/>
        </w:rPr>
      </w:pPr>
      <w:r>
        <w:rPr>
          <w:rFonts w:ascii="Trebuchet MS" w:hAnsi="Trebuchet MS"/>
        </w:rPr>
        <w:t>CMLCHK_STATUS_MPLS_LEGACY()</w:t>
      </w:r>
    </w:p>
    <w:p w14:paraId="346AC34D" w14:textId="60052C32" w:rsidR="00EB2C68" w:rsidRDefault="00EB2C68" w:rsidP="00EB2C68">
      <w:pPr>
        <w:pStyle w:val="Heading3"/>
        <w:rPr>
          <w:rFonts w:ascii="Trebuchet MS" w:hAnsi="Trebuchet MS"/>
          <w:b/>
          <w:color w:val="auto"/>
        </w:rPr>
      </w:pPr>
      <w:bookmarkStart w:id="1193" w:name="_Toc176718840"/>
      <w:r w:rsidRPr="00E62C28">
        <w:rPr>
          <w:rFonts w:ascii="Trebuchet MS" w:hAnsi="Trebuchet MS"/>
          <w:b/>
          <w:color w:val="auto"/>
        </w:rPr>
        <w:t xml:space="preserve">6.2.2 Capability Manager and </w:t>
      </w:r>
      <w:r w:rsidR="00223F41" w:rsidRPr="00D32E11">
        <w:rPr>
          <w:rFonts w:ascii="Trebuchet MS" w:hAnsi="Trebuchet MS"/>
          <w:b/>
          <w:color w:val="auto"/>
        </w:rPr>
        <w:t xml:space="preserve">Site-base </w:t>
      </w:r>
      <w:r w:rsidRPr="00E62C28">
        <w:rPr>
          <w:rFonts w:ascii="Trebuchet MS" w:hAnsi="Trebuchet MS"/>
          <w:b/>
          <w:color w:val="auto"/>
        </w:rPr>
        <w:t>License Lookup Service</w:t>
      </w:r>
      <w:bookmarkEnd w:id="1193"/>
    </w:p>
    <w:p w14:paraId="199AB6EB" w14:textId="03D2090E" w:rsidR="00316DC7" w:rsidRDefault="00316DC7" w:rsidP="00316DC7">
      <w:pPr>
        <w:rPr>
          <w:rFonts w:ascii="Trebuchet MS" w:hAnsi="Trebuchet MS"/>
        </w:rPr>
      </w:pPr>
      <w:r>
        <w:rPr>
          <w:rFonts w:ascii="Trebuchet MS" w:hAnsi="Trebuchet MS"/>
        </w:rPr>
        <w:t xml:space="preserve">Capability/Site-base license reads in the licensed features from the backplane EEPROM, store in its shared memory and make </w:t>
      </w:r>
      <w:r w:rsidR="00C9377C">
        <w:rPr>
          <w:rFonts w:ascii="Trebuchet MS" w:hAnsi="Trebuchet MS"/>
        </w:rPr>
        <w:t>this information</w:t>
      </w:r>
      <w:r>
        <w:rPr>
          <w:rFonts w:ascii="Trebuchet MS" w:hAnsi="Trebuchet MS"/>
        </w:rPr>
        <w:t xml:space="preserve"> available to applications immediately. Applications can </w:t>
      </w:r>
      <w:r w:rsidR="00D17EF5">
        <w:rPr>
          <w:rFonts w:ascii="Trebuchet MS" w:hAnsi="Trebuchet MS"/>
        </w:rPr>
        <w:t>inquire about</w:t>
      </w:r>
      <w:r>
        <w:rPr>
          <w:rFonts w:ascii="Trebuchet MS" w:hAnsi="Trebuchet MS"/>
        </w:rPr>
        <w:t xml:space="preserve"> each licensed features through capability manager API calls.</w:t>
      </w:r>
    </w:p>
    <w:p w14:paraId="0692D11D" w14:textId="185F4128" w:rsidR="00EB2C68" w:rsidRDefault="00EB2C68" w:rsidP="00EB2C68">
      <w:pPr>
        <w:pStyle w:val="Heading3"/>
        <w:rPr>
          <w:rFonts w:ascii="Trebuchet MS" w:hAnsi="Trebuchet MS"/>
          <w:b/>
          <w:color w:val="auto"/>
        </w:rPr>
      </w:pPr>
      <w:bookmarkStart w:id="1194" w:name="_Toc176718841"/>
      <w:r w:rsidRPr="00E62C28">
        <w:rPr>
          <w:rFonts w:ascii="Trebuchet MS" w:hAnsi="Trebuchet MS"/>
          <w:b/>
          <w:color w:val="auto"/>
        </w:rPr>
        <w:t>6.2.3 Chassis Supervision Dependencies</w:t>
      </w:r>
      <w:bookmarkEnd w:id="1194"/>
    </w:p>
    <w:p w14:paraId="209F072A" w14:textId="77777777" w:rsidR="0077187C" w:rsidRDefault="0077187C" w:rsidP="0077187C">
      <w:pPr>
        <w:rPr>
          <w:rFonts w:ascii="Trebuchet MS" w:hAnsi="Trebuchet MS"/>
        </w:rPr>
      </w:pPr>
      <w:r>
        <w:rPr>
          <w:rFonts w:ascii="Trebuchet MS" w:hAnsi="Trebuchet MS"/>
        </w:rPr>
        <w:t xml:space="preserve">Capability Manager/License Manager relies on CS’s I2CMgr API to read/write the licensing information from/to the EEPROM memory. </w:t>
      </w:r>
    </w:p>
    <w:p w14:paraId="0FE29B92" w14:textId="77777777" w:rsidR="0077187C" w:rsidRDefault="0077187C" w:rsidP="0077187C">
      <w:pPr>
        <w:rPr>
          <w:rFonts w:ascii="Trebuchet MS" w:hAnsi="Trebuchet MS"/>
        </w:rPr>
      </w:pPr>
      <w:r>
        <w:rPr>
          <w:rFonts w:ascii="Trebuchet MS" w:hAnsi="Trebuchet MS"/>
        </w:rPr>
        <w:t>I2CMgr’s EEPROM APIs are used under the following cases:</w:t>
      </w:r>
    </w:p>
    <w:p w14:paraId="0376E431" w14:textId="13C8ADAB" w:rsidR="0077187C" w:rsidRDefault="0077187C" w:rsidP="00DD2134">
      <w:pPr>
        <w:pStyle w:val="ListParagraph"/>
        <w:numPr>
          <w:ilvl w:val="0"/>
          <w:numId w:val="9"/>
        </w:numPr>
        <w:spacing w:line="256" w:lineRule="auto"/>
        <w:rPr>
          <w:rFonts w:ascii="Trebuchet MS" w:hAnsi="Trebuchet MS"/>
        </w:rPr>
      </w:pPr>
      <w:r>
        <w:rPr>
          <w:rFonts w:ascii="Trebuchet MS" w:hAnsi="Trebuchet MS"/>
        </w:rPr>
        <w:t>During unit boot-up (Read API)</w:t>
      </w:r>
      <w:r w:rsidR="00D32E11">
        <w:rPr>
          <w:rFonts w:ascii="Trebuchet MS" w:hAnsi="Trebuchet MS"/>
        </w:rPr>
        <w:t>.</w:t>
      </w:r>
    </w:p>
    <w:p w14:paraId="031CEF77" w14:textId="7CD727F3" w:rsidR="0077187C" w:rsidRDefault="0077187C" w:rsidP="00DD2134">
      <w:pPr>
        <w:pStyle w:val="ListParagraph"/>
        <w:numPr>
          <w:ilvl w:val="0"/>
          <w:numId w:val="9"/>
        </w:numPr>
        <w:spacing w:line="256" w:lineRule="auto"/>
        <w:rPr>
          <w:rFonts w:ascii="Trebuchet MS" w:hAnsi="Trebuchet MS"/>
        </w:rPr>
      </w:pPr>
      <w:r>
        <w:rPr>
          <w:rFonts w:ascii="Trebuchet MS" w:hAnsi="Trebuchet MS"/>
        </w:rPr>
        <w:t xml:space="preserve">When </w:t>
      </w:r>
      <w:r w:rsidR="00D32E11">
        <w:rPr>
          <w:rFonts w:ascii="Trebuchet MS" w:hAnsi="Trebuchet MS"/>
        </w:rPr>
        <w:t>installing</w:t>
      </w:r>
      <w:r>
        <w:rPr>
          <w:rFonts w:ascii="Trebuchet MS" w:hAnsi="Trebuchet MS"/>
        </w:rPr>
        <w:t xml:space="preserve"> a license (Read and Write APIs).</w:t>
      </w:r>
    </w:p>
    <w:p w14:paraId="1C56730F" w14:textId="77777777" w:rsidR="0077187C" w:rsidRPr="0077187C" w:rsidRDefault="0077187C" w:rsidP="0077187C"/>
    <w:p w14:paraId="5669F245" w14:textId="7FA0BFA9" w:rsidR="006117F4" w:rsidRPr="00E62C28" w:rsidRDefault="00D44E86" w:rsidP="00917E25">
      <w:pPr>
        <w:pStyle w:val="Heading2"/>
        <w:spacing w:line="276" w:lineRule="auto"/>
        <w:rPr>
          <w:rFonts w:ascii="Trebuchet MS" w:hAnsi="Trebuchet MS"/>
          <w:b/>
          <w:color w:val="auto"/>
          <w:sz w:val="24"/>
          <w:szCs w:val="24"/>
        </w:rPr>
      </w:pPr>
      <w:bookmarkStart w:id="1195" w:name="_Toc176718842"/>
      <w:r w:rsidRPr="00E62C28">
        <w:rPr>
          <w:rFonts w:ascii="Trebuchet MS" w:hAnsi="Trebuchet MS"/>
          <w:b/>
          <w:color w:val="auto"/>
          <w:sz w:val="24"/>
          <w:szCs w:val="24"/>
        </w:rPr>
        <w:lastRenderedPageBreak/>
        <w:t>6.3</w:t>
      </w:r>
      <w:r w:rsidR="006117F4" w:rsidRPr="00E62C28">
        <w:rPr>
          <w:rFonts w:ascii="Trebuchet MS" w:hAnsi="Trebuchet MS"/>
          <w:b/>
          <w:color w:val="auto"/>
          <w:sz w:val="24"/>
          <w:szCs w:val="24"/>
        </w:rPr>
        <w:t xml:space="preserve"> Software Subsystem Interfaces</w:t>
      </w:r>
      <w:bookmarkEnd w:id="1195"/>
    </w:p>
    <w:p w14:paraId="3980215A" w14:textId="45A803CA" w:rsidR="006117F4" w:rsidRDefault="00D44E86" w:rsidP="00917E25">
      <w:pPr>
        <w:pStyle w:val="Heading3"/>
        <w:spacing w:line="276" w:lineRule="auto"/>
        <w:rPr>
          <w:rFonts w:ascii="Trebuchet MS" w:hAnsi="Trebuchet MS"/>
          <w:b/>
          <w:color w:val="auto"/>
        </w:rPr>
      </w:pPr>
      <w:bookmarkStart w:id="1196" w:name="_Toc176718843"/>
      <w:r w:rsidRPr="00E62C28">
        <w:rPr>
          <w:rFonts w:ascii="Trebuchet MS" w:hAnsi="Trebuchet MS"/>
          <w:b/>
          <w:color w:val="auto"/>
        </w:rPr>
        <w:t>6.3</w:t>
      </w:r>
      <w:r w:rsidR="006117F4" w:rsidRPr="00E62C28">
        <w:rPr>
          <w:rFonts w:ascii="Trebuchet MS" w:hAnsi="Trebuchet MS"/>
          <w:b/>
          <w:color w:val="auto"/>
        </w:rPr>
        <w:t>.1 System Interfaces</w:t>
      </w:r>
      <w:bookmarkEnd w:id="1196"/>
    </w:p>
    <w:p w14:paraId="209C0FB7" w14:textId="0EC0A7E1" w:rsidR="00C16290" w:rsidRPr="00E62C28" w:rsidRDefault="00C16290" w:rsidP="00C16290">
      <w:pPr>
        <w:spacing w:line="276" w:lineRule="auto"/>
        <w:rPr>
          <w:rFonts w:ascii="Trebuchet MS" w:hAnsi="Trebuchet MS"/>
          <w:sz w:val="24"/>
          <w:szCs w:val="24"/>
        </w:rPr>
      </w:pPr>
    </w:p>
    <w:p w14:paraId="08BB5265" w14:textId="4EF76835" w:rsidR="006117F4" w:rsidRPr="00E62C28" w:rsidRDefault="00D44E86" w:rsidP="00917E25">
      <w:pPr>
        <w:pStyle w:val="Heading2"/>
        <w:spacing w:line="276" w:lineRule="auto"/>
        <w:rPr>
          <w:rFonts w:ascii="Trebuchet MS" w:hAnsi="Trebuchet MS"/>
          <w:b/>
          <w:color w:val="auto"/>
          <w:sz w:val="24"/>
          <w:szCs w:val="24"/>
        </w:rPr>
      </w:pPr>
      <w:bookmarkStart w:id="1197" w:name="_Toc176718844"/>
      <w:r w:rsidRPr="00E62C28">
        <w:rPr>
          <w:rFonts w:ascii="Trebuchet MS" w:hAnsi="Trebuchet MS"/>
          <w:b/>
          <w:color w:val="auto"/>
          <w:sz w:val="24"/>
          <w:szCs w:val="24"/>
        </w:rPr>
        <w:t>6.4</w:t>
      </w:r>
      <w:r w:rsidR="006117F4" w:rsidRPr="00E62C28">
        <w:rPr>
          <w:rFonts w:ascii="Trebuchet MS" w:hAnsi="Trebuchet MS"/>
          <w:b/>
          <w:color w:val="auto"/>
          <w:sz w:val="24"/>
          <w:szCs w:val="24"/>
        </w:rPr>
        <w:t xml:space="preserve"> Software System Flows</w:t>
      </w:r>
      <w:bookmarkEnd w:id="1197"/>
    </w:p>
    <w:p w14:paraId="1554AA10" w14:textId="068C93D2" w:rsidR="006117F4" w:rsidRPr="00E62C28" w:rsidRDefault="00D44E86" w:rsidP="00917E25">
      <w:pPr>
        <w:pStyle w:val="Heading3"/>
        <w:spacing w:line="276" w:lineRule="auto"/>
        <w:rPr>
          <w:rFonts w:ascii="Trebuchet MS" w:hAnsi="Trebuchet MS"/>
          <w:b/>
          <w:color w:val="auto"/>
        </w:rPr>
      </w:pPr>
      <w:bookmarkStart w:id="1198" w:name="_Toc176718845"/>
      <w:r w:rsidRPr="00E62C28">
        <w:rPr>
          <w:rFonts w:ascii="Trebuchet MS" w:hAnsi="Trebuchet MS"/>
          <w:b/>
          <w:color w:val="auto"/>
        </w:rPr>
        <w:t>6.4</w:t>
      </w:r>
      <w:r w:rsidR="006117F4" w:rsidRPr="00E62C28">
        <w:rPr>
          <w:rFonts w:ascii="Trebuchet MS" w:hAnsi="Trebuchet MS"/>
          <w:b/>
          <w:color w:val="auto"/>
        </w:rPr>
        <w:t>.1 Summary of Flows</w:t>
      </w:r>
      <w:bookmarkEnd w:id="1198"/>
    </w:p>
    <w:p w14:paraId="7499B064" w14:textId="77777777" w:rsidR="000315D1" w:rsidRDefault="000315D1" w:rsidP="00917E25">
      <w:pPr>
        <w:spacing w:line="276" w:lineRule="auto"/>
        <w:rPr>
          <w:rFonts w:ascii="Trebuchet MS" w:hAnsi="Trebuchet MS"/>
          <w:sz w:val="24"/>
          <w:szCs w:val="24"/>
        </w:rPr>
      </w:pPr>
    </w:p>
    <w:p w14:paraId="047B40DF" w14:textId="77777777" w:rsidR="001614A0" w:rsidRDefault="000315D1" w:rsidP="00917E25">
      <w:pPr>
        <w:spacing w:line="276" w:lineRule="auto"/>
        <w:rPr>
          <w:rFonts w:ascii="Trebuchet MS" w:hAnsi="Trebuchet MS"/>
          <w:sz w:val="24"/>
          <w:szCs w:val="24"/>
        </w:rPr>
      </w:pPr>
      <w:r>
        <w:rPr>
          <w:noProof/>
        </w:rPr>
        <w:lastRenderedPageBreak/>
        <w:drawing>
          <wp:inline distT="0" distB="0" distL="0" distR="0" wp14:anchorId="4F04EEEF" wp14:editId="7C7D632E">
            <wp:extent cx="5943600" cy="71437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5943600" cy="7143750"/>
                    </a:xfrm>
                    <a:prstGeom prst="rect">
                      <a:avLst/>
                    </a:prstGeom>
                  </pic:spPr>
                </pic:pic>
              </a:graphicData>
            </a:graphic>
          </wp:inline>
        </w:drawing>
      </w:r>
    </w:p>
    <w:p w14:paraId="25081845" w14:textId="77777777" w:rsidR="001614A0" w:rsidRDefault="001614A0" w:rsidP="001614A0">
      <w:pPr>
        <w:pStyle w:val="Caption"/>
      </w:pPr>
      <w:r>
        <w:t xml:space="preserve">Figure </w:t>
      </w:r>
      <w:r>
        <w:rPr>
          <w:noProof/>
        </w:rPr>
        <w:t>7</w:t>
      </w:r>
      <w:r>
        <w:t>: Site License Server flows in AOS</w:t>
      </w:r>
    </w:p>
    <w:p w14:paraId="38E74937" w14:textId="77777777" w:rsidR="00FC13A5" w:rsidRDefault="002D71FE" w:rsidP="00917E25">
      <w:pPr>
        <w:spacing w:line="276" w:lineRule="auto"/>
        <w:rPr>
          <w:rFonts w:ascii="Trebuchet MS" w:hAnsi="Trebuchet MS"/>
          <w:sz w:val="24"/>
          <w:szCs w:val="24"/>
        </w:rPr>
      </w:pPr>
      <w:r>
        <w:rPr>
          <w:noProof/>
        </w:rPr>
        <w:lastRenderedPageBreak/>
        <w:drawing>
          <wp:inline distT="0" distB="0" distL="0" distR="0" wp14:anchorId="69C94FF8" wp14:editId="17DF5AB2">
            <wp:extent cx="5943600" cy="7105650"/>
            <wp:effectExtent l="0" t="0" r="0" b="0"/>
            <wp:docPr id="5" name="Picture 1" descr="A picture containing text, parallel,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parallel, diagram, number&#10;&#10;Description automatically generated"/>
                    <pic:cNvPicPr>
                      <a:picLocks noChangeAspect="1"/>
                    </pic:cNvPicPr>
                  </pic:nvPicPr>
                  <pic:blipFill>
                    <a:blip r:embed="rId29"/>
                    <a:stretch>
                      <a:fillRect/>
                    </a:stretch>
                  </pic:blipFill>
                  <pic:spPr>
                    <a:xfrm>
                      <a:off x="0" y="0"/>
                      <a:ext cx="5943600" cy="7105650"/>
                    </a:xfrm>
                    <a:prstGeom prst="rect">
                      <a:avLst/>
                    </a:prstGeom>
                  </pic:spPr>
                </pic:pic>
              </a:graphicData>
            </a:graphic>
          </wp:inline>
        </w:drawing>
      </w:r>
    </w:p>
    <w:p w14:paraId="1E5A3D8B" w14:textId="77777777" w:rsidR="00FC13A5" w:rsidRDefault="00FC13A5" w:rsidP="00FC13A5">
      <w:pPr>
        <w:pStyle w:val="Caption"/>
      </w:pPr>
      <w:r>
        <w:t xml:space="preserve">Figure </w:t>
      </w:r>
      <w:r>
        <w:rPr>
          <w:noProof/>
        </w:rPr>
        <w:t>8</w:t>
      </w:r>
      <w:r>
        <w:t>: Switch License Client flows in AOS</w:t>
      </w:r>
    </w:p>
    <w:p w14:paraId="7AA62EEF" w14:textId="77777777" w:rsidR="006117F4" w:rsidRPr="00E62C28" w:rsidRDefault="006117F4" w:rsidP="00917E25">
      <w:pPr>
        <w:pStyle w:val="Heading1"/>
        <w:spacing w:line="276" w:lineRule="auto"/>
        <w:rPr>
          <w:rFonts w:ascii="Trebuchet MS" w:hAnsi="Trebuchet MS"/>
          <w:b/>
          <w:color w:val="auto"/>
          <w:sz w:val="24"/>
          <w:szCs w:val="24"/>
        </w:rPr>
      </w:pPr>
      <w:bookmarkStart w:id="1199" w:name="_Toc176718846"/>
      <w:r w:rsidRPr="00E62C28">
        <w:rPr>
          <w:rFonts w:ascii="Trebuchet MS" w:hAnsi="Trebuchet MS"/>
          <w:b/>
          <w:color w:val="auto"/>
          <w:sz w:val="24"/>
          <w:szCs w:val="24"/>
        </w:rPr>
        <w:lastRenderedPageBreak/>
        <w:t>7 DEBUG AND TRACING MECHANISM</w:t>
      </w:r>
      <w:bookmarkEnd w:id="1199"/>
    </w:p>
    <w:p w14:paraId="54637B1D" w14:textId="40C623E2" w:rsidR="006117F4" w:rsidRPr="005D1998" w:rsidRDefault="000A376B" w:rsidP="00917E25">
      <w:pPr>
        <w:spacing w:line="276" w:lineRule="auto"/>
        <w:rPr>
          <w:rFonts w:ascii="Trebuchet MS" w:hAnsi="Trebuchet MS"/>
        </w:rPr>
      </w:pPr>
      <w:r w:rsidRPr="005D1998">
        <w:rPr>
          <w:rFonts w:ascii="Trebuchet MS" w:hAnsi="Trebuchet MS"/>
        </w:rPr>
        <w:t>The software tech-support should be enhanced to capture the</w:t>
      </w:r>
      <w:r w:rsidR="005B238D" w:rsidRPr="005D1998">
        <w:rPr>
          <w:rFonts w:ascii="Trebuchet MS" w:hAnsi="Trebuchet MS"/>
        </w:rPr>
        <w:t xml:space="preserve"> debug information</w:t>
      </w:r>
      <w:r w:rsidRPr="005D1998">
        <w:rPr>
          <w:rFonts w:ascii="Trebuchet MS" w:hAnsi="Trebuchet MS"/>
        </w:rPr>
        <w:t xml:space="preserve"> </w:t>
      </w:r>
      <w:r w:rsidR="005D1998" w:rsidRPr="005D1998">
        <w:rPr>
          <w:rFonts w:ascii="Trebuchet MS" w:hAnsi="Trebuchet MS"/>
        </w:rPr>
        <w:t>and show commands related to License</w:t>
      </w:r>
      <w:r w:rsidR="005B238D" w:rsidRPr="005D1998">
        <w:rPr>
          <w:rFonts w:ascii="Trebuchet MS" w:hAnsi="Trebuchet MS"/>
        </w:rPr>
        <w:t xml:space="preserve"> Server (SILOS) and License Client (SWLIC)</w:t>
      </w:r>
      <w:r w:rsidR="005D1998" w:rsidRPr="005D1998">
        <w:rPr>
          <w:rFonts w:ascii="Trebuchet MS" w:hAnsi="Trebuchet MS"/>
        </w:rPr>
        <w:t xml:space="preserve"> modules.</w:t>
      </w:r>
    </w:p>
    <w:p w14:paraId="5E1F4E16" w14:textId="77777777" w:rsidR="0016305A" w:rsidRDefault="0016305A">
      <w:pPr>
        <w:rPr>
          <w:rFonts w:ascii="Trebuchet MS" w:eastAsiaTheme="majorEastAsia" w:hAnsi="Trebuchet MS" w:cstheme="majorBidi"/>
          <w:b/>
          <w:sz w:val="24"/>
          <w:szCs w:val="24"/>
        </w:rPr>
      </w:pPr>
      <w:r>
        <w:rPr>
          <w:rFonts w:ascii="Trebuchet MS" w:hAnsi="Trebuchet MS"/>
          <w:b/>
          <w:sz w:val="24"/>
          <w:szCs w:val="24"/>
        </w:rPr>
        <w:br w:type="page"/>
      </w:r>
    </w:p>
    <w:p w14:paraId="0776DDC8" w14:textId="6F6DB0AA" w:rsidR="006117F4" w:rsidRPr="00E62C28" w:rsidRDefault="006117F4" w:rsidP="00917E25">
      <w:pPr>
        <w:pStyle w:val="Heading1"/>
        <w:spacing w:line="276" w:lineRule="auto"/>
        <w:rPr>
          <w:rFonts w:ascii="Trebuchet MS" w:hAnsi="Trebuchet MS"/>
          <w:b/>
          <w:color w:val="auto"/>
          <w:sz w:val="24"/>
          <w:szCs w:val="24"/>
        </w:rPr>
      </w:pPr>
      <w:bookmarkStart w:id="1200" w:name="_Toc176718847"/>
      <w:r w:rsidRPr="00E62C28">
        <w:rPr>
          <w:rFonts w:ascii="Trebuchet MS" w:hAnsi="Trebuchet MS"/>
          <w:b/>
          <w:color w:val="auto"/>
          <w:sz w:val="24"/>
          <w:szCs w:val="24"/>
        </w:rPr>
        <w:lastRenderedPageBreak/>
        <w:t>8 TEST AND VERIFICATION</w:t>
      </w:r>
      <w:bookmarkEnd w:id="1200"/>
    </w:p>
    <w:p w14:paraId="7626F7C0" w14:textId="4C5EDCCE" w:rsidR="006117F4" w:rsidRDefault="006117F4" w:rsidP="00917E25">
      <w:pPr>
        <w:pStyle w:val="Heading2"/>
        <w:spacing w:line="276" w:lineRule="auto"/>
        <w:rPr>
          <w:rFonts w:ascii="Trebuchet MS" w:hAnsi="Trebuchet MS"/>
          <w:b/>
          <w:color w:val="auto"/>
          <w:sz w:val="24"/>
          <w:szCs w:val="24"/>
        </w:rPr>
      </w:pPr>
      <w:bookmarkStart w:id="1201" w:name="_Toc176718848"/>
      <w:r w:rsidRPr="00E62C28">
        <w:rPr>
          <w:rFonts w:ascii="Trebuchet MS" w:hAnsi="Trebuchet MS"/>
          <w:b/>
          <w:color w:val="auto"/>
          <w:sz w:val="24"/>
          <w:szCs w:val="24"/>
        </w:rPr>
        <w:t xml:space="preserve">8.1 Test </w:t>
      </w:r>
      <w:r w:rsidR="00AB2BE6" w:rsidRPr="00E62C28">
        <w:rPr>
          <w:rFonts w:ascii="Trebuchet MS" w:hAnsi="Trebuchet MS"/>
          <w:b/>
          <w:color w:val="auto"/>
          <w:sz w:val="24"/>
          <w:szCs w:val="24"/>
        </w:rPr>
        <w:t>Methodology</w:t>
      </w:r>
      <w:bookmarkEnd w:id="1201"/>
    </w:p>
    <w:p w14:paraId="44A61CD9" w14:textId="6B9163E3" w:rsidR="00164339" w:rsidRPr="00B10947" w:rsidRDefault="00164339" w:rsidP="00B10947">
      <w:pPr>
        <w:ind w:left="720"/>
        <w:rPr>
          <w:rFonts w:ascii="Trebuchet MS" w:hAnsi="Trebuchet MS"/>
        </w:rPr>
      </w:pPr>
      <w:r w:rsidRPr="00B10947">
        <w:rPr>
          <w:rFonts w:ascii="Trebuchet MS" w:hAnsi="Trebuchet MS"/>
        </w:rPr>
        <w:t xml:space="preserve">Both </w:t>
      </w:r>
      <w:r w:rsidRPr="005D1998">
        <w:rPr>
          <w:rFonts w:ascii="Trebuchet MS" w:hAnsi="Trebuchet MS"/>
        </w:rPr>
        <w:t>License Server (SILOS) and License Client (SWLIC)</w:t>
      </w:r>
      <w:r>
        <w:rPr>
          <w:rFonts w:ascii="Trebuchet MS" w:hAnsi="Trebuchet MS"/>
        </w:rPr>
        <w:t xml:space="preserve"> functions </w:t>
      </w:r>
      <w:r w:rsidR="00B10947">
        <w:rPr>
          <w:rFonts w:ascii="Trebuchet MS" w:hAnsi="Trebuchet MS"/>
        </w:rPr>
        <w:t>should be covered in UT, PT and ST validation.</w:t>
      </w:r>
    </w:p>
    <w:p w14:paraId="73EA716A" w14:textId="7D415A19" w:rsidR="00B7271D" w:rsidRPr="00A179FB" w:rsidRDefault="00B7271D" w:rsidP="00A179FB">
      <w:pPr>
        <w:pStyle w:val="Heading3"/>
        <w:rPr>
          <w:rFonts w:ascii="Trebuchet MS" w:hAnsi="Trebuchet MS"/>
          <w:b/>
          <w:bCs/>
          <w:color w:val="auto"/>
        </w:rPr>
      </w:pPr>
      <w:bookmarkStart w:id="1202" w:name="_Toc176718849"/>
      <w:r w:rsidRPr="00A179FB">
        <w:rPr>
          <w:rFonts w:ascii="Trebuchet MS" w:hAnsi="Trebuchet MS"/>
          <w:b/>
          <w:bCs/>
          <w:color w:val="auto"/>
        </w:rPr>
        <w:t>8.1.1 T</w:t>
      </w:r>
      <w:r w:rsidR="00E44539" w:rsidRPr="00A179FB">
        <w:rPr>
          <w:rFonts w:ascii="Trebuchet MS" w:hAnsi="Trebuchet MS"/>
          <w:b/>
          <w:bCs/>
          <w:color w:val="auto"/>
        </w:rPr>
        <w:t>est C</w:t>
      </w:r>
      <w:r w:rsidRPr="00A179FB">
        <w:rPr>
          <w:rFonts w:ascii="Trebuchet MS" w:hAnsi="Trebuchet MS"/>
          <w:b/>
          <w:bCs/>
          <w:color w:val="auto"/>
        </w:rPr>
        <w:t>omponents</w:t>
      </w:r>
      <w:bookmarkEnd w:id="1202"/>
    </w:p>
    <w:p w14:paraId="64B789BA" w14:textId="77777777" w:rsidR="000B70B3" w:rsidRDefault="000B70B3" w:rsidP="000B70B3">
      <w:pPr>
        <w:spacing w:line="276" w:lineRule="auto"/>
        <w:ind w:left="720"/>
        <w:rPr>
          <w:rFonts w:ascii="Trebuchet MS" w:hAnsi="Trebuchet MS"/>
        </w:rPr>
      </w:pPr>
      <w:r w:rsidRPr="000B70B3">
        <w:rPr>
          <w:rFonts w:ascii="Trebuchet MS" w:hAnsi="Trebuchet MS"/>
        </w:rPr>
        <w:t>The below are the test components to be validated</w:t>
      </w:r>
      <w:r>
        <w:rPr>
          <w:rFonts w:ascii="Trebuchet MS" w:hAnsi="Trebuchet MS"/>
        </w:rPr>
        <w:t>: -</w:t>
      </w:r>
    </w:p>
    <w:p w14:paraId="1FA0DEC1" w14:textId="5D88C91C" w:rsidR="000B70B3" w:rsidRPr="000B70B3" w:rsidRDefault="00B10947" w:rsidP="00DD2134">
      <w:pPr>
        <w:pStyle w:val="ListParagraph"/>
        <w:numPr>
          <w:ilvl w:val="0"/>
          <w:numId w:val="27"/>
        </w:numPr>
        <w:spacing w:line="276" w:lineRule="auto"/>
        <w:rPr>
          <w:rFonts w:ascii="Trebuchet MS" w:hAnsi="Trebuchet MS"/>
          <w:lang w:val="fr-FR"/>
        </w:rPr>
      </w:pPr>
      <w:r w:rsidRPr="000B70B3">
        <w:rPr>
          <w:rFonts w:ascii="Trebuchet MS" w:hAnsi="Trebuchet MS"/>
          <w:lang w:val="fr-FR"/>
        </w:rPr>
        <w:t>License Server (SILOS)</w:t>
      </w:r>
    </w:p>
    <w:p w14:paraId="6C6A0515" w14:textId="2FCBB1BB" w:rsidR="00B10947" w:rsidRPr="000B70B3" w:rsidRDefault="00B10947" w:rsidP="00DD2134">
      <w:pPr>
        <w:pStyle w:val="ListParagraph"/>
        <w:numPr>
          <w:ilvl w:val="0"/>
          <w:numId w:val="27"/>
        </w:numPr>
        <w:spacing w:line="276" w:lineRule="auto"/>
        <w:rPr>
          <w:rFonts w:ascii="Trebuchet MS" w:hAnsi="Trebuchet MS"/>
          <w:lang w:val="fr-FR"/>
        </w:rPr>
      </w:pPr>
      <w:r w:rsidRPr="000B70B3">
        <w:rPr>
          <w:rFonts w:ascii="Trebuchet MS" w:hAnsi="Trebuchet MS"/>
          <w:lang w:val="fr-FR"/>
        </w:rPr>
        <w:t>License Client (SWLIC)</w:t>
      </w:r>
    </w:p>
    <w:p w14:paraId="0E9C7323" w14:textId="386A08DC" w:rsidR="00B10947" w:rsidRPr="000B70B3" w:rsidRDefault="00B10947" w:rsidP="00DD2134">
      <w:pPr>
        <w:pStyle w:val="ListParagraph"/>
        <w:numPr>
          <w:ilvl w:val="0"/>
          <w:numId w:val="27"/>
        </w:numPr>
        <w:spacing w:line="276" w:lineRule="auto"/>
        <w:rPr>
          <w:rFonts w:ascii="Trebuchet MS" w:hAnsi="Trebuchet MS"/>
        </w:rPr>
      </w:pPr>
      <w:r w:rsidRPr="000B70B3">
        <w:rPr>
          <w:rFonts w:ascii="Trebuchet MS" w:hAnsi="Trebuchet MS"/>
        </w:rPr>
        <w:t xml:space="preserve">MPLS </w:t>
      </w:r>
      <w:r w:rsidR="000B70B3">
        <w:rPr>
          <w:rFonts w:ascii="Trebuchet MS" w:hAnsi="Trebuchet MS"/>
        </w:rPr>
        <w:t>CMM</w:t>
      </w:r>
    </w:p>
    <w:p w14:paraId="0242671B" w14:textId="77777777" w:rsidR="00B7271D" w:rsidRPr="00A179FB" w:rsidRDefault="00B7271D" w:rsidP="00A179FB">
      <w:pPr>
        <w:pStyle w:val="Heading3"/>
        <w:rPr>
          <w:rFonts w:ascii="Trebuchet MS" w:hAnsi="Trebuchet MS"/>
          <w:b/>
          <w:bCs/>
          <w:color w:val="auto"/>
        </w:rPr>
      </w:pPr>
      <w:bookmarkStart w:id="1203" w:name="_Toc176718850"/>
      <w:r w:rsidRPr="00A179FB">
        <w:rPr>
          <w:rFonts w:ascii="Trebuchet MS" w:hAnsi="Trebuchet MS"/>
          <w:b/>
          <w:bCs/>
          <w:color w:val="auto"/>
        </w:rPr>
        <w:t>8.1.2 Test cases</w:t>
      </w:r>
      <w:bookmarkEnd w:id="1203"/>
    </w:p>
    <w:p w14:paraId="4ED00661" w14:textId="25AAB115" w:rsidR="005309F8" w:rsidRPr="00A179FB" w:rsidRDefault="005309F8" w:rsidP="00A179FB">
      <w:pPr>
        <w:pStyle w:val="Heading4"/>
        <w:rPr>
          <w:rFonts w:ascii="Trebuchet MS" w:hAnsi="Trebuchet MS"/>
          <w:b/>
          <w:bCs/>
          <w:i w:val="0"/>
          <w:iCs w:val="0"/>
          <w:color w:val="auto"/>
        </w:rPr>
      </w:pPr>
      <w:r w:rsidRPr="00A179FB">
        <w:rPr>
          <w:rFonts w:ascii="Trebuchet MS" w:hAnsi="Trebuchet MS"/>
          <w:b/>
          <w:bCs/>
          <w:i w:val="0"/>
          <w:iCs w:val="0"/>
          <w:color w:val="auto"/>
        </w:rPr>
        <w:t xml:space="preserve">8.1.2.1 Standalone/VC1 Setup  </w:t>
      </w:r>
    </w:p>
    <w:p w14:paraId="6C0AF2B4" w14:textId="77777777" w:rsidR="00183A8D" w:rsidRPr="005309F8" w:rsidRDefault="00183A8D" w:rsidP="00183A8D">
      <w:pPr>
        <w:spacing w:line="276" w:lineRule="auto"/>
        <w:rPr>
          <w:rFonts w:ascii="Trebuchet MS" w:eastAsiaTheme="majorEastAsia" w:hAnsi="Trebuchet MS" w:cstheme="majorBidi"/>
          <w:bCs/>
        </w:rPr>
      </w:pPr>
      <w:proofErr w:type="spellStart"/>
      <w:r w:rsidRPr="005309F8">
        <w:rPr>
          <w:rFonts w:ascii="Trebuchet MS" w:eastAsiaTheme="majorEastAsia" w:hAnsi="Trebuchet MS" w:cstheme="majorBidi"/>
          <w:bCs/>
        </w:rPr>
        <w:t>Capman</w:t>
      </w:r>
      <w:proofErr w:type="spellEnd"/>
      <w:r w:rsidRPr="005309F8">
        <w:rPr>
          <w:rFonts w:ascii="Trebuchet MS" w:eastAsiaTheme="majorEastAsia" w:hAnsi="Trebuchet MS" w:cstheme="majorBidi"/>
          <w:bCs/>
        </w:rPr>
        <w:t xml:space="preserve"> UT:</w:t>
      </w:r>
    </w:p>
    <w:p w14:paraId="7B0DD2A8" w14:textId="2BE657FF" w:rsidR="00183A8D" w:rsidRPr="005309F8" w:rsidRDefault="00183A8D" w:rsidP="00DD2134">
      <w:pPr>
        <w:pStyle w:val="ListParagraph"/>
        <w:numPr>
          <w:ilvl w:val="0"/>
          <w:numId w:val="22"/>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Building and loading to switch the image for verifying that the switch </w:t>
      </w:r>
      <w:r w:rsidR="00A179FB" w:rsidRPr="005309F8">
        <w:rPr>
          <w:rFonts w:ascii="Trebuchet MS" w:eastAsiaTheme="majorEastAsia" w:hAnsi="Trebuchet MS" w:cstheme="majorBidi"/>
          <w:bCs/>
        </w:rPr>
        <w:t>boots</w:t>
      </w:r>
      <w:r w:rsidRPr="005309F8">
        <w:rPr>
          <w:rFonts w:ascii="Trebuchet MS" w:eastAsiaTheme="majorEastAsia" w:hAnsi="Trebuchet MS" w:cstheme="majorBidi"/>
          <w:bCs/>
        </w:rPr>
        <w:t xml:space="preserve"> up property without crashes when the image is loaded.</w:t>
      </w:r>
    </w:p>
    <w:p w14:paraId="5C576D31" w14:textId="77777777" w:rsidR="00183A8D" w:rsidRPr="005309F8" w:rsidRDefault="00183A8D" w:rsidP="00DD2134">
      <w:pPr>
        <w:pStyle w:val="ListParagraph"/>
        <w:numPr>
          <w:ilvl w:val="0"/>
          <w:numId w:val="22"/>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Verifying that there are no undefined symbols during boot-up in Primary/Secondary.</w:t>
      </w:r>
    </w:p>
    <w:p w14:paraId="2104DBE0" w14:textId="77777777" w:rsidR="00183A8D" w:rsidRPr="005309F8" w:rsidRDefault="00183A8D" w:rsidP="00DD2134">
      <w:pPr>
        <w:pStyle w:val="ListParagraph"/>
        <w:numPr>
          <w:ilvl w:val="0"/>
          <w:numId w:val="22"/>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Verifying that there should not be any error or warning message printed out during boot-up.</w:t>
      </w:r>
    </w:p>
    <w:p w14:paraId="5273E981" w14:textId="77777777" w:rsidR="00183A8D" w:rsidRPr="005309F8" w:rsidRDefault="00183A8D" w:rsidP="00DD2134">
      <w:pPr>
        <w:pStyle w:val="ListParagraph"/>
        <w:numPr>
          <w:ilvl w:val="0"/>
          <w:numId w:val="22"/>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Verifying that the switch CPU on all devices return to normal once the boot-up is completed.</w:t>
      </w:r>
    </w:p>
    <w:p w14:paraId="43D1DE7E" w14:textId="77777777" w:rsidR="00183A8D" w:rsidRPr="005309F8" w:rsidRDefault="00183A8D" w:rsidP="00DD2134">
      <w:pPr>
        <w:pStyle w:val="ListParagraph"/>
        <w:numPr>
          <w:ilvl w:val="0"/>
          <w:numId w:val="22"/>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Verifying that the system doesn't overrun boundaries of a memory allocation, touch a memory allocation that has been released and cause any memory leak.</w:t>
      </w:r>
    </w:p>
    <w:p w14:paraId="65515F70" w14:textId="77777777" w:rsidR="00183A8D" w:rsidRPr="005309F8" w:rsidRDefault="00183A8D" w:rsidP="00DD2134">
      <w:pPr>
        <w:pStyle w:val="ListParagraph"/>
        <w:numPr>
          <w:ilvl w:val="0"/>
          <w:numId w:val="22"/>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After the system has reached L8, the MPLS feature license is reading from </w:t>
      </w:r>
      <w:proofErr w:type="spellStart"/>
      <w:r w:rsidRPr="005309F8">
        <w:rPr>
          <w:rFonts w:ascii="Trebuchet MS" w:eastAsiaTheme="majorEastAsia" w:hAnsi="Trebuchet MS" w:cstheme="majorBidi"/>
          <w:bCs/>
        </w:rPr>
        <w:t>eeprom</w:t>
      </w:r>
      <w:proofErr w:type="spellEnd"/>
      <w:r w:rsidRPr="005309F8">
        <w:rPr>
          <w:rFonts w:ascii="Trebuchet MS" w:eastAsiaTheme="majorEastAsia" w:hAnsi="Trebuchet MS" w:cstheme="majorBidi"/>
          <w:bCs/>
        </w:rPr>
        <w:t xml:space="preserve"> normally.</w:t>
      </w:r>
    </w:p>
    <w:p w14:paraId="7DC73974" w14:textId="77777777" w:rsidR="00183A8D" w:rsidRPr="005309F8" w:rsidRDefault="00183A8D" w:rsidP="00DD2134">
      <w:pPr>
        <w:pStyle w:val="ListParagraph"/>
        <w:numPr>
          <w:ilvl w:val="0"/>
          <w:numId w:val="22"/>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Verifying that The Get API of MPLS license (EEPROM) works normally.</w:t>
      </w:r>
    </w:p>
    <w:p w14:paraId="5EF41B50" w14:textId="77777777" w:rsidR="00183A8D" w:rsidRPr="005309F8" w:rsidRDefault="00183A8D" w:rsidP="00DD2134">
      <w:pPr>
        <w:pStyle w:val="ListParagraph"/>
        <w:numPr>
          <w:ilvl w:val="0"/>
          <w:numId w:val="22"/>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Verifying that The Set API of MPLS license (EEPROM) works normally.</w:t>
      </w:r>
    </w:p>
    <w:p w14:paraId="55C8B5C9" w14:textId="77777777" w:rsidR="00183A8D" w:rsidRPr="005309F8" w:rsidRDefault="00183A8D" w:rsidP="00DD2134">
      <w:pPr>
        <w:pStyle w:val="ListParagraph"/>
        <w:numPr>
          <w:ilvl w:val="0"/>
          <w:numId w:val="22"/>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Verifying that when setting the </w:t>
      </w:r>
      <w:proofErr w:type="spellStart"/>
      <w:r w:rsidRPr="005309F8">
        <w:rPr>
          <w:rFonts w:ascii="Trebuchet MS" w:eastAsiaTheme="majorEastAsia" w:hAnsi="Trebuchet MS" w:cstheme="majorBidi"/>
          <w:bCs/>
        </w:rPr>
        <w:t>eeprom</w:t>
      </w:r>
      <w:proofErr w:type="spellEnd"/>
      <w:r w:rsidRPr="005309F8">
        <w:rPr>
          <w:rFonts w:ascii="Trebuchet MS" w:eastAsiaTheme="majorEastAsia" w:hAnsi="Trebuchet MS" w:cstheme="majorBidi"/>
          <w:bCs/>
        </w:rPr>
        <w:t>, MPLS Licenses is not conflicted with License Management.</w:t>
      </w:r>
    </w:p>
    <w:p w14:paraId="0FF2C52D" w14:textId="1BC56249" w:rsidR="00183A8D" w:rsidRPr="005309F8" w:rsidRDefault="00183A8D" w:rsidP="00DD2134">
      <w:pPr>
        <w:pStyle w:val="ListParagraph"/>
        <w:numPr>
          <w:ilvl w:val="0"/>
          <w:numId w:val="22"/>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new binary to generate license </w:t>
      </w:r>
      <w:r w:rsidR="00A179FB" w:rsidRPr="005309F8">
        <w:rPr>
          <w:rFonts w:ascii="Trebuchet MS" w:eastAsiaTheme="majorEastAsia" w:hAnsi="Trebuchet MS" w:cstheme="majorBidi"/>
          <w:bCs/>
        </w:rPr>
        <w:t>does not conflict</w:t>
      </w:r>
      <w:r w:rsidRPr="005309F8">
        <w:rPr>
          <w:rFonts w:ascii="Trebuchet MS" w:eastAsiaTheme="majorEastAsia" w:hAnsi="Trebuchet MS" w:cstheme="majorBidi"/>
          <w:bCs/>
        </w:rPr>
        <w:t xml:space="preserve"> with legacy license.</w:t>
      </w:r>
    </w:p>
    <w:p w14:paraId="6F830B10" w14:textId="77777777" w:rsidR="00183A8D" w:rsidRPr="005309F8" w:rsidRDefault="00183A8D" w:rsidP="00DD2134">
      <w:pPr>
        <w:pStyle w:val="ListParagraph"/>
        <w:numPr>
          <w:ilvl w:val="0"/>
          <w:numId w:val="22"/>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demo license is setting correctly with demo bit and demo time.</w:t>
      </w:r>
    </w:p>
    <w:p w14:paraId="114C5C1A" w14:textId="77777777" w:rsidR="00183A8D" w:rsidRPr="005309F8" w:rsidRDefault="00183A8D" w:rsidP="00DD2134">
      <w:pPr>
        <w:pStyle w:val="ListParagraph"/>
        <w:numPr>
          <w:ilvl w:val="0"/>
          <w:numId w:val="22"/>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License manager stores the SILOS demo day correctly even the switch reload.</w:t>
      </w:r>
    </w:p>
    <w:p w14:paraId="39760B84" w14:textId="4D64FD10" w:rsidR="00183A8D" w:rsidRPr="005309F8" w:rsidRDefault="00183A8D" w:rsidP="00DD2134">
      <w:pPr>
        <w:pStyle w:val="ListParagraph"/>
        <w:numPr>
          <w:ilvl w:val="0"/>
          <w:numId w:val="22"/>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License manager stores the SWLIC timer correctly </w:t>
      </w:r>
      <w:r w:rsidR="00A179FB" w:rsidRPr="005309F8">
        <w:rPr>
          <w:rFonts w:ascii="Trebuchet MS" w:eastAsiaTheme="majorEastAsia" w:hAnsi="Trebuchet MS" w:cstheme="majorBidi"/>
          <w:bCs/>
        </w:rPr>
        <w:t>even if</w:t>
      </w:r>
      <w:r w:rsidRPr="005309F8">
        <w:rPr>
          <w:rFonts w:ascii="Trebuchet MS" w:eastAsiaTheme="majorEastAsia" w:hAnsi="Trebuchet MS" w:cstheme="majorBidi"/>
          <w:bCs/>
        </w:rPr>
        <w:t xml:space="preserve"> the switch reload.</w:t>
      </w:r>
    </w:p>
    <w:p w14:paraId="00A49808" w14:textId="0135D724" w:rsidR="00183A8D" w:rsidRPr="005309F8" w:rsidRDefault="00183A8D" w:rsidP="00DD2134">
      <w:pPr>
        <w:pStyle w:val="ListParagraph"/>
        <w:numPr>
          <w:ilvl w:val="0"/>
          <w:numId w:val="22"/>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License manager </w:t>
      </w:r>
      <w:r w:rsidR="00A179FB" w:rsidRPr="005309F8">
        <w:rPr>
          <w:rFonts w:ascii="Trebuchet MS" w:eastAsiaTheme="majorEastAsia" w:hAnsi="Trebuchet MS" w:cstheme="majorBidi"/>
          <w:bCs/>
        </w:rPr>
        <w:t>cannot</w:t>
      </w:r>
      <w:r w:rsidRPr="005309F8">
        <w:rPr>
          <w:rFonts w:ascii="Trebuchet MS" w:eastAsiaTheme="majorEastAsia" w:hAnsi="Trebuchet MS" w:cstheme="majorBidi"/>
          <w:bCs/>
        </w:rPr>
        <w:t xml:space="preserve"> </w:t>
      </w:r>
      <w:r w:rsidR="00A179FB" w:rsidRPr="005309F8">
        <w:rPr>
          <w:rFonts w:ascii="Trebuchet MS" w:eastAsiaTheme="majorEastAsia" w:hAnsi="Trebuchet MS" w:cstheme="majorBidi"/>
          <w:bCs/>
        </w:rPr>
        <w:t>apply</w:t>
      </w:r>
      <w:r w:rsidRPr="005309F8">
        <w:rPr>
          <w:rFonts w:ascii="Trebuchet MS" w:eastAsiaTheme="majorEastAsia" w:hAnsi="Trebuchet MS" w:cstheme="majorBidi"/>
          <w:bCs/>
        </w:rPr>
        <w:t xml:space="preserve"> the MPLS license key via command "license apply file 'key'".</w:t>
      </w:r>
    </w:p>
    <w:p w14:paraId="45690C8D" w14:textId="77777777" w:rsidR="00183A8D" w:rsidRPr="005309F8" w:rsidRDefault="00183A8D" w:rsidP="00183A8D">
      <w:pPr>
        <w:spacing w:line="276" w:lineRule="auto"/>
        <w:rPr>
          <w:rFonts w:ascii="Trebuchet MS" w:eastAsiaTheme="majorEastAsia" w:hAnsi="Trebuchet MS" w:cstheme="majorBidi"/>
          <w:bCs/>
        </w:rPr>
      </w:pPr>
      <w:r w:rsidRPr="005309F8">
        <w:rPr>
          <w:rFonts w:ascii="Trebuchet MS" w:eastAsiaTheme="majorEastAsia" w:hAnsi="Trebuchet MS" w:cstheme="majorBidi"/>
          <w:bCs/>
        </w:rPr>
        <w:t>SILOS UT:</w:t>
      </w:r>
    </w:p>
    <w:p w14:paraId="6A13460D"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Check whether there is no undefined symbol during boot-up.</w:t>
      </w:r>
    </w:p>
    <w:p w14:paraId="00735B4F"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lastRenderedPageBreak/>
        <w:t>Check whether there is no error message or warning message printed during boot-up.</w:t>
      </w:r>
    </w:p>
    <w:p w14:paraId="64829F78" w14:textId="1CAAE9FD"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Check application can install by package manager without any </w:t>
      </w:r>
      <w:r w:rsidR="00A179FB" w:rsidRPr="005309F8">
        <w:rPr>
          <w:rFonts w:ascii="Trebuchet MS" w:eastAsiaTheme="majorEastAsia" w:hAnsi="Trebuchet MS" w:cstheme="majorBidi"/>
          <w:bCs/>
        </w:rPr>
        <w:t>issue (</w:t>
      </w:r>
      <w:proofErr w:type="spellStart"/>
      <w:r w:rsidRPr="005309F8">
        <w:rPr>
          <w:rFonts w:ascii="Trebuchet MS" w:eastAsiaTheme="majorEastAsia" w:hAnsi="Trebuchet MS" w:cstheme="majorBidi"/>
          <w:bCs/>
        </w:rPr>
        <w:t>swlog</w:t>
      </w:r>
      <w:proofErr w:type="spellEnd"/>
      <w:r w:rsidRPr="005309F8">
        <w:rPr>
          <w:rFonts w:ascii="Trebuchet MS" w:eastAsiaTheme="majorEastAsia" w:hAnsi="Trebuchet MS" w:cstheme="majorBidi"/>
          <w:bCs/>
        </w:rPr>
        <w:t>, undefined symbol).</w:t>
      </w:r>
    </w:p>
    <w:p w14:paraId="022C9A29"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Check if debug logs could be seen for </w:t>
      </w:r>
      <w:proofErr w:type="spellStart"/>
      <w:r w:rsidRPr="005309F8">
        <w:rPr>
          <w:rFonts w:ascii="Trebuchet MS" w:eastAsiaTheme="majorEastAsia" w:hAnsi="Trebuchet MS" w:cstheme="majorBidi"/>
          <w:bCs/>
        </w:rPr>
        <w:t>sitemgr</w:t>
      </w:r>
      <w:proofErr w:type="spellEnd"/>
      <w:r w:rsidRPr="005309F8">
        <w:rPr>
          <w:rFonts w:ascii="Trebuchet MS" w:eastAsiaTheme="majorEastAsia" w:hAnsi="Trebuchet MS" w:cstheme="majorBidi"/>
          <w:bCs/>
        </w:rPr>
        <w:t xml:space="preserve"> when </w:t>
      </w:r>
      <w:proofErr w:type="spellStart"/>
      <w:r w:rsidRPr="005309F8">
        <w:rPr>
          <w:rFonts w:ascii="Trebuchet MS" w:eastAsiaTheme="majorEastAsia" w:hAnsi="Trebuchet MS" w:cstheme="majorBidi"/>
          <w:bCs/>
        </w:rPr>
        <w:t>swlog</w:t>
      </w:r>
      <w:proofErr w:type="spellEnd"/>
      <w:r w:rsidRPr="005309F8">
        <w:rPr>
          <w:rFonts w:ascii="Trebuchet MS" w:eastAsiaTheme="majorEastAsia" w:hAnsi="Trebuchet MS" w:cstheme="majorBidi"/>
          <w:bCs/>
        </w:rPr>
        <w:t xml:space="preserve"> is enabled.</w:t>
      </w:r>
    </w:p>
    <w:p w14:paraId="0422D47D"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the default server configuration shown when executing "show license-server".</w:t>
      </w:r>
    </w:p>
    <w:p w14:paraId="473E7EBA"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the default license info configuration is shown when executing "show license-server info".</w:t>
      </w:r>
    </w:p>
    <w:p w14:paraId="439082B2" w14:textId="3E8758C9"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Check if '</w:t>
      </w:r>
      <w:proofErr w:type="spellStart"/>
      <w:r w:rsidRPr="005309F8">
        <w:rPr>
          <w:rFonts w:ascii="Trebuchet MS" w:eastAsiaTheme="majorEastAsia" w:hAnsi="Trebuchet MS" w:cstheme="majorBidi"/>
          <w:bCs/>
        </w:rPr>
        <w:t>s</w:t>
      </w:r>
      <w:r w:rsidR="007B2D19">
        <w:rPr>
          <w:rFonts w:ascii="Trebuchet MS" w:eastAsiaTheme="majorEastAsia" w:hAnsi="Trebuchet MS" w:cstheme="majorBidi"/>
          <w:bCs/>
        </w:rPr>
        <w:t>itemgr</w:t>
      </w:r>
      <w:r w:rsidRPr="005309F8">
        <w:rPr>
          <w:rFonts w:ascii="Trebuchet MS" w:eastAsiaTheme="majorEastAsia" w:hAnsi="Trebuchet MS" w:cstheme="majorBidi"/>
          <w:bCs/>
        </w:rPr>
        <w:t>.cfg</w:t>
      </w:r>
      <w:proofErr w:type="spellEnd"/>
      <w:r w:rsidRPr="005309F8">
        <w:rPr>
          <w:rFonts w:ascii="Trebuchet MS" w:eastAsiaTheme="majorEastAsia" w:hAnsi="Trebuchet MS" w:cstheme="majorBidi"/>
          <w:bCs/>
        </w:rPr>
        <w:t>' is created in /flash/&lt;working&gt;/pkg/</w:t>
      </w:r>
      <w:proofErr w:type="spellStart"/>
      <w:r w:rsidRPr="005309F8">
        <w:rPr>
          <w:rFonts w:ascii="Trebuchet MS" w:eastAsiaTheme="majorEastAsia" w:hAnsi="Trebuchet MS" w:cstheme="majorBidi"/>
          <w:bCs/>
        </w:rPr>
        <w:t>sitemgr</w:t>
      </w:r>
      <w:proofErr w:type="spellEnd"/>
      <w:r w:rsidRPr="005309F8">
        <w:rPr>
          <w:rFonts w:ascii="Trebuchet MS" w:eastAsiaTheme="majorEastAsia" w:hAnsi="Trebuchet MS" w:cstheme="majorBidi"/>
          <w:bCs/>
        </w:rPr>
        <w:t xml:space="preserve"> with the default contents when </w:t>
      </w:r>
      <w:proofErr w:type="spellStart"/>
      <w:r w:rsidRPr="005309F8">
        <w:rPr>
          <w:rFonts w:ascii="Trebuchet MS" w:eastAsiaTheme="majorEastAsia" w:hAnsi="Trebuchet MS" w:cstheme="majorBidi"/>
          <w:bCs/>
        </w:rPr>
        <w:t>sitemgr</w:t>
      </w:r>
      <w:proofErr w:type="spellEnd"/>
      <w:r w:rsidRPr="005309F8">
        <w:rPr>
          <w:rFonts w:ascii="Trebuchet MS" w:eastAsiaTheme="majorEastAsia" w:hAnsi="Trebuchet MS" w:cstheme="majorBidi"/>
          <w:bCs/>
        </w:rPr>
        <w:t xml:space="preserve"> package installed.</w:t>
      </w:r>
    </w:p>
    <w:p w14:paraId="19F2CF1E" w14:textId="36071D2B"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Delete content of/Remove '</w:t>
      </w:r>
      <w:proofErr w:type="spellStart"/>
      <w:r w:rsidRPr="005309F8">
        <w:rPr>
          <w:rFonts w:ascii="Trebuchet MS" w:eastAsiaTheme="majorEastAsia" w:hAnsi="Trebuchet MS" w:cstheme="majorBidi"/>
          <w:bCs/>
        </w:rPr>
        <w:t>s</w:t>
      </w:r>
      <w:r w:rsidR="007B2D19">
        <w:rPr>
          <w:rFonts w:ascii="Trebuchet MS" w:eastAsiaTheme="majorEastAsia" w:hAnsi="Trebuchet MS" w:cstheme="majorBidi"/>
          <w:bCs/>
        </w:rPr>
        <w:t>ite</w:t>
      </w:r>
      <w:r w:rsidRPr="005309F8">
        <w:rPr>
          <w:rFonts w:ascii="Trebuchet MS" w:eastAsiaTheme="majorEastAsia" w:hAnsi="Trebuchet MS" w:cstheme="majorBidi"/>
          <w:bCs/>
        </w:rPr>
        <w:t>mgr.cfg</w:t>
      </w:r>
      <w:proofErr w:type="spellEnd"/>
      <w:r w:rsidRPr="005309F8">
        <w:rPr>
          <w:rFonts w:ascii="Trebuchet MS" w:eastAsiaTheme="majorEastAsia" w:hAnsi="Trebuchet MS" w:cstheme="majorBidi"/>
          <w:bCs/>
        </w:rPr>
        <w:t>' file and check whether switch is stable.</w:t>
      </w:r>
    </w:p>
    <w:p w14:paraId="13006D52"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MQTT broker </w:t>
      </w:r>
      <w:proofErr w:type="spellStart"/>
      <w:r w:rsidRPr="005309F8">
        <w:rPr>
          <w:rFonts w:ascii="Trebuchet MS" w:eastAsiaTheme="majorEastAsia" w:hAnsi="Trebuchet MS" w:cstheme="majorBidi"/>
          <w:bCs/>
        </w:rPr>
        <w:t>ip</w:t>
      </w:r>
      <w:proofErr w:type="spellEnd"/>
      <w:r w:rsidRPr="005309F8">
        <w:rPr>
          <w:rFonts w:ascii="Trebuchet MS" w:eastAsiaTheme="majorEastAsia" w:hAnsi="Trebuchet MS" w:cstheme="majorBidi"/>
          <w:bCs/>
        </w:rPr>
        <w:t xml:space="preserve"> and port by 'show license-server' after configuring by "license server </w:t>
      </w:r>
      <w:proofErr w:type="spellStart"/>
      <w:r w:rsidRPr="005309F8">
        <w:rPr>
          <w:rFonts w:ascii="Trebuchet MS" w:eastAsiaTheme="majorEastAsia" w:hAnsi="Trebuchet MS" w:cstheme="majorBidi"/>
          <w:bCs/>
        </w:rPr>
        <w:t>ip</w:t>
      </w:r>
      <w:proofErr w:type="spellEnd"/>
      <w:r w:rsidRPr="005309F8">
        <w:rPr>
          <w:rFonts w:ascii="Trebuchet MS" w:eastAsiaTheme="majorEastAsia" w:hAnsi="Trebuchet MS" w:cstheme="majorBidi"/>
          <w:bCs/>
        </w:rPr>
        <w:t>-address listen-port".</w:t>
      </w:r>
    </w:p>
    <w:p w14:paraId="126E97D7"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MQTT server start with </w:t>
      </w:r>
      <w:proofErr w:type="spellStart"/>
      <w:r w:rsidRPr="005309F8">
        <w:rPr>
          <w:rFonts w:ascii="Trebuchet MS" w:eastAsiaTheme="majorEastAsia" w:hAnsi="Trebuchet MS" w:cstheme="majorBidi"/>
          <w:bCs/>
        </w:rPr>
        <w:t>ip</w:t>
      </w:r>
      <w:proofErr w:type="spellEnd"/>
      <w:r w:rsidRPr="005309F8">
        <w:rPr>
          <w:rFonts w:ascii="Trebuchet MS" w:eastAsiaTheme="majorEastAsia" w:hAnsi="Trebuchet MS" w:cstheme="majorBidi"/>
          <w:bCs/>
        </w:rPr>
        <w:t xml:space="preserve">-address and port after configuring by "license server </w:t>
      </w:r>
      <w:proofErr w:type="spellStart"/>
      <w:r w:rsidRPr="005309F8">
        <w:rPr>
          <w:rFonts w:ascii="Trebuchet MS" w:eastAsiaTheme="majorEastAsia" w:hAnsi="Trebuchet MS" w:cstheme="majorBidi"/>
          <w:bCs/>
        </w:rPr>
        <w:t>ip</w:t>
      </w:r>
      <w:proofErr w:type="spellEnd"/>
      <w:r w:rsidRPr="005309F8">
        <w:rPr>
          <w:rFonts w:ascii="Trebuchet MS" w:eastAsiaTheme="majorEastAsia" w:hAnsi="Trebuchet MS" w:cstheme="majorBidi"/>
          <w:bCs/>
        </w:rPr>
        <w:t>-address listen-port".</w:t>
      </w:r>
    </w:p>
    <w:p w14:paraId="37C3DDA9"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connection between license server to MQTT broker establish after configuring by "license server </w:t>
      </w:r>
      <w:proofErr w:type="spellStart"/>
      <w:r w:rsidRPr="005309F8">
        <w:rPr>
          <w:rFonts w:ascii="Trebuchet MS" w:eastAsiaTheme="majorEastAsia" w:hAnsi="Trebuchet MS" w:cstheme="majorBidi"/>
          <w:bCs/>
        </w:rPr>
        <w:t>ip</w:t>
      </w:r>
      <w:proofErr w:type="spellEnd"/>
      <w:r w:rsidRPr="005309F8">
        <w:rPr>
          <w:rFonts w:ascii="Trebuchet MS" w:eastAsiaTheme="majorEastAsia" w:hAnsi="Trebuchet MS" w:cstheme="majorBidi"/>
          <w:bCs/>
        </w:rPr>
        <w:t>-address listen-port".</w:t>
      </w:r>
    </w:p>
    <w:p w14:paraId="701B6BF7"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the license server can receive and parse the message from MQTT broker normally.</w:t>
      </w:r>
    </w:p>
    <w:p w14:paraId="6709DF2F"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the license server receive "registration" message from node and add to managed list.</w:t>
      </w:r>
    </w:p>
    <w:p w14:paraId="00C4030B"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license server reject new registration message from node in new site if the maximal site that license server managed reach.</w:t>
      </w:r>
    </w:p>
    <w:p w14:paraId="7AB55EDC"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license server reject new registration message from node in default site if the maximal node that license server managed reach.</w:t>
      </w:r>
    </w:p>
    <w:p w14:paraId="1B052206" w14:textId="0D05C4C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license server </w:t>
      </w:r>
      <w:r w:rsidR="00A179FB" w:rsidRPr="005309F8">
        <w:rPr>
          <w:rFonts w:ascii="Trebuchet MS" w:eastAsiaTheme="majorEastAsia" w:hAnsi="Trebuchet MS" w:cstheme="majorBidi"/>
          <w:bCs/>
        </w:rPr>
        <w:t>reply to</w:t>
      </w:r>
      <w:r w:rsidRPr="005309F8">
        <w:rPr>
          <w:rFonts w:ascii="Trebuchet MS" w:eastAsiaTheme="majorEastAsia" w:hAnsi="Trebuchet MS" w:cstheme="majorBidi"/>
          <w:bCs/>
        </w:rPr>
        <w:t xml:space="preserve"> the node "registration"/"update" message with server license information.</w:t>
      </w:r>
    </w:p>
    <w:p w14:paraId="2EF70830"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license server reply message with enough information.</w:t>
      </w:r>
    </w:p>
    <w:p w14:paraId="5601E244"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all managed nodes display correct information with show command.</w:t>
      </w:r>
    </w:p>
    <w:p w14:paraId="215239D3"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license server reply message has information to extend the demo period of node client.</w:t>
      </w:r>
    </w:p>
    <w:p w14:paraId="6A811570" w14:textId="56818A5F"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valid license key can install by site license server and the message to update new license state will send to all managed </w:t>
      </w:r>
      <w:r w:rsidR="00A179FB" w:rsidRPr="005309F8">
        <w:rPr>
          <w:rFonts w:ascii="Trebuchet MS" w:eastAsiaTheme="majorEastAsia" w:hAnsi="Trebuchet MS" w:cstheme="majorBidi"/>
          <w:bCs/>
        </w:rPr>
        <w:t>nodes</w:t>
      </w:r>
      <w:r w:rsidRPr="005309F8">
        <w:rPr>
          <w:rFonts w:ascii="Trebuchet MS" w:eastAsiaTheme="majorEastAsia" w:hAnsi="Trebuchet MS" w:cstheme="majorBidi"/>
          <w:bCs/>
        </w:rPr>
        <w:t>.</w:t>
      </w:r>
    </w:p>
    <w:p w14:paraId="752055F5" w14:textId="036EAE81"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license key for node can be </w:t>
      </w:r>
      <w:r w:rsidR="00A179FB" w:rsidRPr="005309F8">
        <w:rPr>
          <w:rFonts w:ascii="Trebuchet MS" w:eastAsiaTheme="majorEastAsia" w:hAnsi="Trebuchet MS" w:cstheme="majorBidi"/>
          <w:bCs/>
        </w:rPr>
        <w:t>installed</w:t>
      </w:r>
      <w:r w:rsidRPr="005309F8">
        <w:rPr>
          <w:rFonts w:ascii="Trebuchet MS" w:eastAsiaTheme="majorEastAsia" w:hAnsi="Trebuchet MS" w:cstheme="majorBidi"/>
          <w:bCs/>
        </w:rPr>
        <w:t xml:space="preserve"> by license server and send the update message to all managed separate nodes.</w:t>
      </w:r>
    </w:p>
    <w:p w14:paraId="748E83E6"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the license key for node not able to install if the max support node in the license smaller than the separate node managed number.</w:t>
      </w:r>
    </w:p>
    <w:p w14:paraId="1A66FDFA" w14:textId="6FCE7CD8"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license key for site can be </w:t>
      </w:r>
      <w:r w:rsidR="00A179FB" w:rsidRPr="005309F8">
        <w:rPr>
          <w:rFonts w:ascii="Trebuchet MS" w:eastAsiaTheme="majorEastAsia" w:hAnsi="Trebuchet MS" w:cstheme="majorBidi"/>
          <w:bCs/>
        </w:rPr>
        <w:t>installed</w:t>
      </w:r>
      <w:r w:rsidRPr="005309F8">
        <w:rPr>
          <w:rFonts w:ascii="Trebuchet MS" w:eastAsiaTheme="majorEastAsia" w:hAnsi="Trebuchet MS" w:cstheme="majorBidi"/>
          <w:bCs/>
        </w:rPr>
        <w:t xml:space="preserve"> by license server and send the update message to all managed node in sites.</w:t>
      </w:r>
    </w:p>
    <w:p w14:paraId="7C2A1730"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lastRenderedPageBreak/>
        <w:t>Verify the license key for site not able to install if the max support site in the license smaller than the managed sites number.</w:t>
      </w:r>
    </w:p>
    <w:p w14:paraId="75C8958E"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the license status is shown correct after installing the license by show command.</w:t>
      </w:r>
    </w:p>
    <w:p w14:paraId="2B1E5203" w14:textId="21554B03"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all the nodes in site can be </w:t>
      </w:r>
      <w:r w:rsidR="00A179FB" w:rsidRPr="005309F8">
        <w:rPr>
          <w:rFonts w:ascii="Trebuchet MS" w:eastAsiaTheme="majorEastAsia" w:hAnsi="Trebuchet MS" w:cstheme="majorBidi"/>
          <w:bCs/>
        </w:rPr>
        <w:t>removed</w:t>
      </w:r>
      <w:r w:rsidRPr="005309F8">
        <w:rPr>
          <w:rFonts w:ascii="Trebuchet MS" w:eastAsiaTheme="majorEastAsia" w:hAnsi="Trebuchet MS" w:cstheme="majorBidi"/>
          <w:bCs/>
        </w:rPr>
        <w:t xml:space="preserve"> by "license server remove </w:t>
      </w:r>
      <w:proofErr w:type="spellStart"/>
      <w:r w:rsidRPr="005309F8">
        <w:rPr>
          <w:rFonts w:ascii="Trebuchet MS" w:eastAsiaTheme="majorEastAsia" w:hAnsi="Trebuchet MS" w:cstheme="majorBidi"/>
          <w:bCs/>
        </w:rPr>
        <w:t>siteid</w:t>
      </w:r>
      <w:proofErr w:type="spellEnd"/>
      <w:r w:rsidRPr="005309F8">
        <w:rPr>
          <w:rFonts w:ascii="Trebuchet MS" w:eastAsiaTheme="majorEastAsia" w:hAnsi="Trebuchet MS" w:cstheme="majorBidi"/>
          <w:bCs/>
        </w:rPr>
        <w:t xml:space="preserve">" command and database is </w:t>
      </w:r>
      <w:r w:rsidR="00A179FB" w:rsidRPr="005309F8">
        <w:rPr>
          <w:rFonts w:ascii="Trebuchet MS" w:eastAsiaTheme="majorEastAsia" w:hAnsi="Trebuchet MS" w:cstheme="majorBidi"/>
          <w:bCs/>
        </w:rPr>
        <w:t>updated</w:t>
      </w:r>
      <w:r w:rsidRPr="005309F8">
        <w:rPr>
          <w:rFonts w:ascii="Trebuchet MS" w:eastAsiaTheme="majorEastAsia" w:hAnsi="Trebuchet MS" w:cstheme="majorBidi"/>
          <w:bCs/>
        </w:rPr>
        <w:t>.</w:t>
      </w:r>
    </w:p>
    <w:p w14:paraId="453D0672" w14:textId="4806331A"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license server usage after </w:t>
      </w:r>
      <w:r w:rsidR="00A179FB" w:rsidRPr="005309F8">
        <w:rPr>
          <w:rFonts w:ascii="Trebuchet MS" w:eastAsiaTheme="majorEastAsia" w:hAnsi="Trebuchet MS" w:cstheme="majorBidi"/>
          <w:bCs/>
        </w:rPr>
        <w:t>removing</w:t>
      </w:r>
      <w:r w:rsidRPr="005309F8">
        <w:rPr>
          <w:rFonts w:ascii="Trebuchet MS" w:eastAsiaTheme="majorEastAsia" w:hAnsi="Trebuchet MS" w:cstheme="majorBidi"/>
          <w:bCs/>
        </w:rPr>
        <w:t xml:space="preserve"> all nodes in site by show command.</w:t>
      </w:r>
    </w:p>
    <w:p w14:paraId="512D1695" w14:textId="478A0C0A"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specific </w:t>
      </w:r>
      <w:r w:rsidR="00A179FB" w:rsidRPr="005309F8">
        <w:rPr>
          <w:rFonts w:ascii="Trebuchet MS" w:eastAsiaTheme="majorEastAsia" w:hAnsi="Trebuchet MS" w:cstheme="majorBidi"/>
          <w:bCs/>
        </w:rPr>
        <w:t>node can</w:t>
      </w:r>
      <w:r w:rsidRPr="005309F8">
        <w:rPr>
          <w:rFonts w:ascii="Trebuchet MS" w:eastAsiaTheme="majorEastAsia" w:hAnsi="Trebuchet MS" w:cstheme="majorBidi"/>
          <w:bCs/>
        </w:rPr>
        <w:t xml:space="preserve"> be </w:t>
      </w:r>
      <w:r w:rsidR="00A179FB" w:rsidRPr="005309F8">
        <w:rPr>
          <w:rFonts w:ascii="Trebuchet MS" w:eastAsiaTheme="majorEastAsia" w:hAnsi="Trebuchet MS" w:cstheme="majorBidi"/>
          <w:bCs/>
        </w:rPr>
        <w:t>removed</w:t>
      </w:r>
      <w:r w:rsidRPr="005309F8">
        <w:rPr>
          <w:rFonts w:ascii="Trebuchet MS" w:eastAsiaTheme="majorEastAsia" w:hAnsi="Trebuchet MS" w:cstheme="majorBidi"/>
          <w:bCs/>
        </w:rPr>
        <w:t xml:space="preserve"> by "license server remove </w:t>
      </w:r>
      <w:proofErr w:type="spellStart"/>
      <w:r w:rsidRPr="005309F8">
        <w:rPr>
          <w:rFonts w:ascii="Trebuchet MS" w:eastAsiaTheme="majorEastAsia" w:hAnsi="Trebuchet MS" w:cstheme="majorBidi"/>
          <w:bCs/>
        </w:rPr>
        <w:t>nodeid</w:t>
      </w:r>
      <w:proofErr w:type="spellEnd"/>
      <w:r w:rsidRPr="005309F8">
        <w:rPr>
          <w:rFonts w:ascii="Trebuchet MS" w:eastAsiaTheme="majorEastAsia" w:hAnsi="Trebuchet MS" w:cstheme="majorBidi"/>
          <w:bCs/>
        </w:rPr>
        <w:t xml:space="preserve">" command and database is </w:t>
      </w:r>
      <w:r w:rsidR="00F10372" w:rsidRPr="005309F8">
        <w:rPr>
          <w:rFonts w:ascii="Trebuchet MS" w:eastAsiaTheme="majorEastAsia" w:hAnsi="Trebuchet MS" w:cstheme="majorBidi"/>
          <w:bCs/>
        </w:rPr>
        <w:t>updated</w:t>
      </w:r>
      <w:r w:rsidRPr="005309F8">
        <w:rPr>
          <w:rFonts w:ascii="Trebuchet MS" w:eastAsiaTheme="majorEastAsia" w:hAnsi="Trebuchet MS" w:cstheme="majorBidi"/>
          <w:bCs/>
        </w:rPr>
        <w:t>.</w:t>
      </w:r>
    </w:p>
    <w:p w14:paraId="49C843CB" w14:textId="7061371B"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license server </w:t>
      </w:r>
      <w:r w:rsidR="00A179FB" w:rsidRPr="005309F8">
        <w:rPr>
          <w:rFonts w:ascii="Trebuchet MS" w:eastAsiaTheme="majorEastAsia" w:hAnsi="Trebuchet MS" w:cstheme="majorBidi"/>
          <w:bCs/>
        </w:rPr>
        <w:t>usage after</w:t>
      </w:r>
      <w:r w:rsidRPr="005309F8">
        <w:rPr>
          <w:rFonts w:ascii="Trebuchet MS" w:eastAsiaTheme="majorEastAsia" w:hAnsi="Trebuchet MS" w:cstheme="majorBidi"/>
          <w:bCs/>
        </w:rPr>
        <w:t xml:space="preserve"> </w:t>
      </w:r>
      <w:r w:rsidR="00A179FB" w:rsidRPr="005309F8">
        <w:rPr>
          <w:rFonts w:ascii="Trebuchet MS" w:eastAsiaTheme="majorEastAsia" w:hAnsi="Trebuchet MS" w:cstheme="majorBidi"/>
          <w:bCs/>
        </w:rPr>
        <w:t>removing</w:t>
      </w:r>
      <w:r w:rsidRPr="005309F8">
        <w:rPr>
          <w:rFonts w:ascii="Trebuchet MS" w:eastAsiaTheme="majorEastAsia" w:hAnsi="Trebuchet MS" w:cstheme="majorBidi"/>
          <w:bCs/>
        </w:rPr>
        <w:t xml:space="preserve"> specific node use </w:t>
      </w:r>
      <w:proofErr w:type="spellStart"/>
      <w:r w:rsidRPr="005309F8">
        <w:rPr>
          <w:rFonts w:ascii="Trebuchet MS" w:eastAsiaTheme="majorEastAsia" w:hAnsi="Trebuchet MS" w:cstheme="majorBidi"/>
          <w:bCs/>
        </w:rPr>
        <w:t>nodeid</w:t>
      </w:r>
      <w:proofErr w:type="spellEnd"/>
      <w:r w:rsidRPr="005309F8">
        <w:rPr>
          <w:rFonts w:ascii="Trebuchet MS" w:eastAsiaTheme="majorEastAsia" w:hAnsi="Trebuchet MS" w:cstheme="majorBidi"/>
          <w:bCs/>
        </w:rPr>
        <w:t xml:space="preserve"> by show command.</w:t>
      </w:r>
    </w:p>
    <w:p w14:paraId="22DDB1A4" w14:textId="1DAA02E9"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specific </w:t>
      </w:r>
      <w:r w:rsidR="00A179FB" w:rsidRPr="005309F8">
        <w:rPr>
          <w:rFonts w:ascii="Trebuchet MS" w:eastAsiaTheme="majorEastAsia" w:hAnsi="Trebuchet MS" w:cstheme="majorBidi"/>
          <w:bCs/>
        </w:rPr>
        <w:t>node can</w:t>
      </w:r>
      <w:r w:rsidRPr="005309F8">
        <w:rPr>
          <w:rFonts w:ascii="Trebuchet MS" w:eastAsiaTheme="majorEastAsia" w:hAnsi="Trebuchet MS" w:cstheme="majorBidi"/>
          <w:bCs/>
        </w:rPr>
        <w:t xml:space="preserve"> be remove by "license server remove </w:t>
      </w:r>
      <w:proofErr w:type="spellStart"/>
      <w:r w:rsidRPr="005309F8">
        <w:rPr>
          <w:rFonts w:ascii="Trebuchet MS" w:eastAsiaTheme="majorEastAsia" w:hAnsi="Trebuchet MS" w:cstheme="majorBidi"/>
          <w:bCs/>
        </w:rPr>
        <w:t>ipaddress</w:t>
      </w:r>
      <w:proofErr w:type="spellEnd"/>
      <w:r w:rsidRPr="005309F8">
        <w:rPr>
          <w:rFonts w:ascii="Trebuchet MS" w:eastAsiaTheme="majorEastAsia" w:hAnsi="Trebuchet MS" w:cstheme="majorBidi"/>
          <w:bCs/>
        </w:rPr>
        <w:t>" command and database is update.</w:t>
      </w:r>
    </w:p>
    <w:p w14:paraId="2DF4B3D3" w14:textId="048AE26C"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license server </w:t>
      </w:r>
      <w:r w:rsidR="00A179FB" w:rsidRPr="005309F8">
        <w:rPr>
          <w:rFonts w:ascii="Trebuchet MS" w:eastAsiaTheme="majorEastAsia" w:hAnsi="Trebuchet MS" w:cstheme="majorBidi"/>
          <w:bCs/>
        </w:rPr>
        <w:t>usage after</w:t>
      </w:r>
      <w:r w:rsidRPr="005309F8">
        <w:rPr>
          <w:rFonts w:ascii="Trebuchet MS" w:eastAsiaTheme="majorEastAsia" w:hAnsi="Trebuchet MS" w:cstheme="majorBidi"/>
          <w:bCs/>
        </w:rPr>
        <w:t xml:space="preserve"> </w:t>
      </w:r>
      <w:r w:rsidR="00A179FB" w:rsidRPr="005309F8">
        <w:rPr>
          <w:rFonts w:ascii="Trebuchet MS" w:eastAsiaTheme="majorEastAsia" w:hAnsi="Trebuchet MS" w:cstheme="majorBidi"/>
          <w:bCs/>
        </w:rPr>
        <w:t>removing</w:t>
      </w:r>
      <w:r w:rsidRPr="005309F8">
        <w:rPr>
          <w:rFonts w:ascii="Trebuchet MS" w:eastAsiaTheme="majorEastAsia" w:hAnsi="Trebuchet MS" w:cstheme="majorBidi"/>
          <w:bCs/>
        </w:rPr>
        <w:t xml:space="preserve"> specific node use </w:t>
      </w:r>
      <w:proofErr w:type="spellStart"/>
      <w:r w:rsidRPr="005309F8">
        <w:rPr>
          <w:rFonts w:ascii="Trebuchet MS" w:eastAsiaTheme="majorEastAsia" w:hAnsi="Trebuchet MS" w:cstheme="majorBidi"/>
          <w:bCs/>
        </w:rPr>
        <w:t>ipaddress</w:t>
      </w:r>
      <w:proofErr w:type="spellEnd"/>
      <w:r w:rsidRPr="005309F8">
        <w:rPr>
          <w:rFonts w:ascii="Trebuchet MS" w:eastAsiaTheme="majorEastAsia" w:hAnsi="Trebuchet MS" w:cstheme="majorBidi"/>
          <w:bCs/>
        </w:rPr>
        <w:t xml:space="preserve"> by show command.</w:t>
      </w:r>
    </w:p>
    <w:p w14:paraId="1FA377ED"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counter for node/site connected to </w:t>
      </w:r>
      <w:proofErr w:type="spellStart"/>
      <w:r w:rsidRPr="005309F8">
        <w:rPr>
          <w:rFonts w:ascii="Trebuchet MS" w:eastAsiaTheme="majorEastAsia" w:hAnsi="Trebuchet MS" w:cstheme="majorBidi"/>
          <w:bCs/>
        </w:rPr>
        <w:t>sitemgr</w:t>
      </w:r>
      <w:proofErr w:type="spellEnd"/>
      <w:r w:rsidRPr="005309F8">
        <w:rPr>
          <w:rFonts w:ascii="Trebuchet MS" w:eastAsiaTheme="majorEastAsia" w:hAnsi="Trebuchet MS" w:cstheme="majorBidi"/>
          <w:bCs/>
        </w:rPr>
        <w:t xml:space="preserve"> after removing.</w:t>
      </w:r>
    </w:p>
    <w:p w14:paraId="5D3C8381" w14:textId="1CDB9CD6" w:rsidR="00183A8D" w:rsidRPr="005309F8" w:rsidRDefault="00F10372"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if</w:t>
      </w:r>
      <w:r w:rsidR="00183A8D" w:rsidRPr="005309F8">
        <w:rPr>
          <w:rFonts w:ascii="Trebuchet MS" w:eastAsiaTheme="majorEastAsia" w:hAnsi="Trebuchet MS" w:cstheme="majorBidi"/>
          <w:bCs/>
        </w:rPr>
        <w:t xml:space="preserve"> the license for the site/node has been successfully installed in </w:t>
      </w:r>
      <w:proofErr w:type="spellStart"/>
      <w:r w:rsidR="00183A8D" w:rsidRPr="005309F8">
        <w:rPr>
          <w:rFonts w:ascii="Trebuchet MS" w:eastAsiaTheme="majorEastAsia" w:hAnsi="Trebuchet MS" w:cstheme="majorBidi"/>
          <w:bCs/>
        </w:rPr>
        <w:t>sitemgr</w:t>
      </w:r>
      <w:proofErr w:type="spellEnd"/>
      <w:r w:rsidR="00183A8D" w:rsidRPr="005309F8">
        <w:rPr>
          <w:rFonts w:ascii="Trebuchet MS" w:eastAsiaTheme="majorEastAsia" w:hAnsi="Trebuchet MS" w:cstheme="majorBidi"/>
          <w:bCs/>
        </w:rPr>
        <w:t>, the license key will save to database.</w:t>
      </w:r>
    </w:p>
    <w:p w14:paraId="758DE5D8"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if the license for the site/node has been successfully installed in </w:t>
      </w:r>
      <w:proofErr w:type="spellStart"/>
      <w:r w:rsidRPr="005309F8">
        <w:rPr>
          <w:rFonts w:ascii="Trebuchet MS" w:eastAsiaTheme="majorEastAsia" w:hAnsi="Trebuchet MS" w:cstheme="majorBidi"/>
          <w:bCs/>
        </w:rPr>
        <w:t>sitemgr</w:t>
      </w:r>
      <w:proofErr w:type="spellEnd"/>
      <w:r w:rsidRPr="005309F8">
        <w:rPr>
          <w:rFonts w:ascii="Trebuchet MS" w:eastAsiaTheme="majorEastAsia" w:hAnsi="Trebuchet MS" w:cstheme="majorBidi"/>
          <w:bCs/>
        </w:rPr>
        <w:t xml:space="preserve">, it will </w:t>
      </w:r>
      <w:proofErr w:type="spellStart"/>
      <w:r w:rsidRPr="005309F8">
        <w:rPr>
          <w:rFonts w:ascii="Trebuchet MS" w:eastAsiaTheme="majorEastAsia" w:hAnsi="Trebuchet MS" w:cstheme="majorBidi"/>
          <w:bCs/>
        </w:rPr>
        <w:t>retrive</w:t>
      </w:r>
      <w:proofErr w:type="spellEnd"/>
      <w:r w:rsidRPr="005309F8">
        <w:rPr>
          <w:rFonts w:ascii="Trebuchet MS" w:eastAsiaTheme="majorEastAsia" w:hAnsi="Trebuchet MS" w:cstheme="majorBidi"/>
          <w:bCs/>
        </w:rPr>
        <w:t xml:space="preserve"> after restarting the switch.</w:t>
      </w:r>
    </w:p>
    <w:p w14:paraId="5FB78494"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if changing the broker host or port by cli in </w:t>
      </w:r>
      <w:proofErr w:type="spellStart"/>
      <w:r w:rsidRPr="005309F8">
        <w:rPr>
          <w:rFonts w:ascii="Trebuchet MS" w:eastAsiaTheme="majorEastAsia" w:hAnsi="Trebuchet MS" w:cstheme="majorBidi"/>
          <w:bCs/>
        </w:rPr>
        <w:t>sitemgr</w:t>
      </w:r>
      <w:proofErr w:type="spellEnd"/>
      <w:r w:rsidRPr="005309F8">
        <w:rPr>
          <w:rFonts w:ascii="Trebuchet MS" w:eastAsiaTheme="majorEastAsia" w:hAnsi="Trebuchet MS" w:cstheme="majorBidi"/>
          <w:bCs/>
        </w:rPr>
        <w:t>, the MQTT broker will restart with new configuration and site manager will restart connection to MQTT broker.</w:t>
      </w:r>
    </w:p>
    <w:p w14:paraId="1E661E60"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the site manager's configuration display in configuration snapshot.</w:t>
      </w:r>
    </w:p>
    <w:p w14:paraId="4EA7FEF9"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the configuration of the MQTT broker and site manager after executing write-memory and rebooting switch.</w:t>
      </w:r>
    </w:p>
    <w:p w14:paraId="1DED75D8"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the operation of the MQTT broker and site manager after executing write-memory and rebooting switch.</w:t>
      </w:r>
    </w:p>
    <w:p w14:paraId="39CE9BB6"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Validate the persistence of the configuration after multiple system reload.</w:t>
      </w:r>
    </w:p>
    <w:p w14:paraId="46387074"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correctness of </w:t>
      </w:r>
      <w:proofErr w:type="spellStart"/>
      <w:r w:rsidRPr="005309F8">
        <w:rPr>
          <w:rFonts w:ascii="Trebuchet MS" w:eastAsiaTheme="majorEastAsia" w:hAnsi="Trebuchet MS" w:cstheme="majorBidi"/>
          <w:bCs/>
        </w:rPr>
        <w:t>alaSILOS</w:t>
      </w:r>
      <w:proofErr w:type="spellEnd"/>
      <w:r w:rsidRPr="005309F8">
        <w:rPr>
          <w:rFonts w:ascii="Trebuchet MS" w:eastAsiaTheme="majorEastAsia" w:hAnsi="Trebuchet MS" w:cstheme="majorBidi"/>
          <w:bCs/>
        </w:rPr>
        <w:t xml:space="preserve"> MIB object using SNMP (Get).</w:t>
      </w:r>
    </w:p>
    <w:p w14:paraId="7E3EFC16"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correctness of </w:t>
      </w:r>
      <w:proofErr w:type="spellStart"/>
      <w:r w:rsidRPr="005309F8">
        <w:rPr>
          <w:rFonts w:ascii="Trebuchet MS" w:eastAsiaTheme="majorEastAsia" w:hAnsi="Trebuchet MS" w:cstheme="majorBidi"/>
          <w:bCs/>
        </w:rPr>
        <w:t>alaSILOSInfo</w:t>
      </w:r>
      <w:proofErr w:type="spellEnd"/>
      <w:r w:rsidRPr="005309F8">
        <w:rPr>
          <w:rFonts w:ascii="Trebuchet MS" w:eastAsiaTheme="majorEastAsia" w:hAnsi="Trebuchet MS" w:cstheme="majorBidi"/>
          <w:bCs/>
        </w:rPr>
        <w:t xml:space="preserve"> MIB object using SNMP (Get/</w:t>
      </w:r>
      <w:proofErr w:type="spellStart"/>
      <w:r w:rsidRPr="005309F8">
        <w:rPr>
          <w:rFonts w:ascii="Trebuchet MS" w:eastAsiaTheme="majorEastAsia" w:hAnsi="Trebuchet MS" w:cstheme="majorBidi"/>
          <w:bCs/>
        </w:rPr>
        <w:t>GetNext</w:t>
      </w:r>
      <w:proofErr w:type="spellEnd"/>
      <w:r w:rsidRPr="005309F8">
        <w:rPr>
          <w:rFonts w:ascii="Trebuchet MS" w:eastAsiaTheme="majorEastAsia" w:hAnsi="Trebuchet MS" w:cstheme="majorBidi"/>
          <w:bCs/>
        </w:rPr>
        <w:t>).</w:t>
      </w:r>
    </w:p>
    <w:p w14:paraId="5159D20D"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correctness of </w:t>
      </w:r>
      <w:proofErr w:type="spellStart"/>
      <w:r w:rsidRPr="005309F8">
        <w:rPr>
          <w:rFonts w:ascii="Trebuchet MS" w:eastAsiaTheme="majorEastAsia" w:hAnsi="Trebuchet MS" w:cstheme="majorBidi"/>
          <w:bCs/>
        </w:rPr>
        <w:t>alaSILOSUsage</w:t>
      </w:r>
      <w:proofErr w:type="spellEnd"/>
      <w:r w:rsidRPr="005309F8">
        <w:rPr>
          <w:rFonts w:ascii="Trebuchet MS" w:eastAsiaTheme="majorEastAsia" w:hAnsi="Trebuchet MS" w:cstheme="majorBidi"/>
          <w:bCs/>
        </w:rPr>
        <w:t xml:space="preserve"> MIB object using SNMP (Get/</w:t>
      </w:r>
      <w:proofErr w:type="spellStart"/>
      <w:r w:rsidRPr="005309F8">
        <w:rPr>
          <w:rFonts w:ascii="Trebuchet MS" w:eastAsiaTheme="majorEastAsia" w:hAnsi="Trebuchet MS" w:cstheme="majorBidi"/>
          <w:bCs/>
        </w:rPr>
        <w:t>GetNext</w:t>
      </w:r>
      <w:proofErr w:type="spellEnd"/>
      <w:r w:rsidRPr="005309F8">
        <w:rPr>
          <w:rFonts w:ascii="Trebuchet MS" w:eastAsiaTheme="majorEastAsia" w:hAnsi="Trebuchet MS" w:cstheme="majorBidi"/>
          <w:bCs/>
        </w:rPr>
        <w:t>).</w:t>
      </w:r>
    </w:p>
    <w:p w14:paraId="7DDC1283"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correctness of </w:t>
      </w:r>
      <w:proofErr w:type="spellStart"/>
      <w:r w:rsidRPr="005309F8">
        <w:rPr>
          <w:rFonts w:ascii="Trebuchet MS" w:eastAsiaTheme="majorEastAsia" w:hAnsi="Trebuchet MS" w:cstheme="majorBidi"/>
          <w:bCs/>
        </w:rPr>
        <w:t>alaSILOSBrokerConfig</w:t>
      </w:r>
      <w:proofErr w:type="spellEnd"/>
      <w:r w:rsidRPr="005309F8">
        <w:rPr>
          <w:rFonts w:ascii="Trebuchet MS" w:eastAsiaTheme="majorEastAsia" w:hAnsi="Trebuchet MS" w:cstheme="majorBidi"/>
          <w:bCs/>
        </w:rPr>
        <w:t xml:space="preserve"> MIB object using SNMP (Get/Test/Set).</w:t>
      </w:r>
    </w:p>
    <w:p w14:paraId="7EBF2AF7"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correctness of </w:t>
      </w:r>
      <w:proofErr w:type="spellStart"/>
      <w:r w:rsidRPr="005309F8">
        <w:rPr>
          <w:rFonts w:ascii="Trebuchet MS" w:eastAsiaTheme="majorEastAsia" w:hAnsi="Trebuchet MS" w:cstheme="majorBidi"/>
          <w:bCs/>
        </w:rPr>
        <w:t>alaSILOSRemoveConfig</w:t>
      </w:r>
      <w:proofErr w:type="spellEnd"/>
      <w:r w:rsidRPr="005309F8">
        <w:rPr>
          <w:rFonts w:ascii="Trebuchet MS" w:eastAsiaTheme="majorEastAsia" w:hAnsi="Trebuchet MS" w:cstheme="majorBidi"/>
          <w:bCs/>
        </w:rPr>
        <w:t xml:space="preserve"> MIB object using SNMP (Get/Test/Set).</w:t>
      </w:r>
    </w:p>
    <w:p w14:paraId="06E03DD8" w14:textId="77777777" w:rsidR="00183A8D" w:rsidRPr="005309F8" w:rsidRDefault="00183A8D" w:rsidP="00DD2134">
      <w:pPr>
        <w:pStyle w:val="ListParagraph"/>
        <w:numPr>
          <w:ilvl w:val="0"/>
          <w:numId w:val="23"/>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correctness of </w:t>
      </w:r>
      <w:proofErr w:type="spellStart"/>
      <w:r w:rsidRPr="005309F8">
        <w:rPr>
          <w:rFonts w:ascii="Trebuchet MS" w:eastAsiaTheme="majorEastAsia" w:hAnsi="Trebuchet MS" w:cstheme="majorBidi"/>
          <w:bCs/>
        </w:rPr>
        <w:t>alaSILOSLicensingConfig</w:t>
      </w:r>
      <w:proofErr w:type="spellEnd"/>
      <w:r w:rsidRPr="005309F8">
        <w:rPr>
          <w:rFonts w:ascii="Trebuchet MS" w:eastAsiaTheme="majorEastAsia" w:hAnsi="Trebuchet MS" w:cstheme="majorBidi"/>
          <w:bCs/>
        </w:rPr>
        <w:t xml:space="preserve"> MIB object using SNMP (Get/Test/Set).</w:t>
      </w:r>
    </w:p>
    <w:p w14:paraId="63B14189" w14:textId="77777777" w:rsidR="00183A8D" w:rsidRPr="005309F8" w:rsidRDefault="00183A8D" w:rsidP="00183A8D">
      <w:pPr>
        <w:spacing w:line="276" w:lineRule="auto"/>
        <w:rPr>
          <w:rFonts w:ascii="Trebuchet MS" w:eastAsiaTheme="majorEastAsia" w:hAnsi="Trebuchet MS" w:cstheme="majorBidi"/>
          <w:bCs/>
        </w:rPr>
      </w:pPr>
      <w:r w:rsidRPr="005309F8">
        <w:rPr>
          <w:rFonts w:ascii="Trebuchet MS" w:eastAsiaTheme="majorEastAsia" w:hAnsi="Trebuchet MS" w:cstheme="majorBidi"/>
          <w:bCs/>
        </w:rPr>
        <w:t>SWLIC UT:</w:t>
      </w:r>
    </w:p>
    <w:p w14:paraId="222C1C35"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lastRenderedPageBreak/>
        <w:t>Check whether there is no undefined symbol during boot-up.</w:t>
      </w:r>
    </w:p>
    <w:p w14:paraId="1142E543"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Check whether there is no error message or warning message printed during boot-up.</w:t>
      </w:r>
    </w:p>
    <w:p w14:paraId="4E62042B"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Check application can install by package manager without any issue(</w:t>
      </w:r>
      <w:proofErr w:type="spellStart"/>
      <w:r w:rsidRPr="005309F8">
        <w:rPr>
          <w:rFonts w:ascii="Trebuchet MS" w:eastAsiaTheme="majorEastAsia" w:hAnsi="Trebuchet MS" w:cstheme="majorBidi"/>
          <w:bCs/>
        </w:rPr>
        <w:t>swlog</w:t>
      </w:r>
      <w:proofErr w:type="spellEnd"/>
      <w:r w:rsidRPr="005309F8">
        <w:rPr>
          <w:rFonts w:ascii="Trebuchet MS" w:eastAsiaTheme="majorEastAsia" w:hAnsi="Trebuchet MS" w:cstheme="majorBidi"/>
          <w:bCs/>
        </w:rPr>
        <w:t>, undefined symbol).</w:t>
      </w:r>
    </w:p>
    <w:p w14:paraId="2146D4BE"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check the SWLIC is running by default as part of base AOS image.</w:t>
      </w:r>
    </w:p>
    <w:p w14:paraId="355C3ED0"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Check if debug logs could be seen for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when </w:t>
      </w:r>
      <w:proofErr w:type="spellStart"/>
      <w:r w:rsidRPr="005309F8">
        <w:rPr>
          <w:rFonts w:ascii="Trebuchet MS" w:eastAsiaTheme="majorEastAsia" w:hAnsi="Trebuchet MS" w:cstheme="majorBidi"/>
          <w:bCs/>
        </w:rPr>
        <w:t>swlog</w:t>
      </w:r>
      <w:proofErr w:type="spellEnd"/>
      <w:r w:rsidRPr="005309F8">
        <w:rPr>
          <w:rFonts w:ascii="Trebuchet MS" w:eastAsiaTheme="majorEastAsia" w:hAnsi="Trebuchet MS" w:cstheme="majorBidi"/>
          <w:bCs/>
        </w:rPr>
        <w:t xml:space="preserve"> is enabled.</w:t>
      </w:r>
    </w:p>
    <w:p w14:paraId="2EE27779"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the default server configuration shown when executing "show license-client info".</w:t>
      </w:r>
    </w:p>
    <w:p w14:paraId="410E227E"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the default license info configuration is shown when executing "show license-server info"</w:t>
      </w:r>
    </w:p>
    <w:p w14:paraId="564E04D4" w14:textId="2F16B00A"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Check if '</w:t>
      </w:r>
      <w:proofErr w:type="spellStart"/>
      <w:r w:rsidRPr="005309F8">
        <w:rPr>
          <w:rFonts w:ascii="Trebuchet MS" w:eastAsiaTheme="majorEastAsia" w:hAnsi="Trebuchet MS" w:cstheme="majorBidi"/>
          <w:bCs/>
        </w:rPr>
        <w:t>s</w:t>
      </w:r>
      <w:r w:rsidR="007B2D19">
        <w:rPr>
          <w:rFonts w:ascii="Trebuchet MS" w:eastAsiaTheme="majorEastAsia" w:hAnsi="Trebuchet MS" w:cstheme="majorBidi"/>
          <w:bCs/>
        </w:rPr>
        <w:t>iteend</w:t>
      </w:r>
      <w:r w:rsidRPr="005309F8">
        <w:rPr>
          <w:rFonts w:ascii="Trebuchet MS" w:eastAsiaTheme="majorEastAsia" w:hAnsi="Trebuchet MS" w:cstheme="majorBidi"/>
          <w:bCs/>
        </w:rPr>
        <w:t>.cfg</w:t>
      </w:r>
      <w:proofErr w:type="spellEnd"/>
      <w:r w:rsidRPr="005309F8">
        <w:rPr>
          <w:rFonts w:ascii="Trebuchet MS" w:eastAsiaTheme="majorEastAsia" w:hAnsi="Trebuchet MS" w:cstheme="majorBidi"/>
          <w:bCs/>
        </w:rPr>
        <w:t>' is created in /flash/&lt;working&gt;/pkg/</w:t>
      </w:r>
      <w:proofErr w:type="spellStart"/>
      <w:r w:rsidRPr="005309F8">
        <w:rPr>
          <w:rFonts w:ascii="Trebuchet MS" w:eastAsiaTheme="majorEastAsia" w:hAnsi="Trebuchet MS" w:cstheme="majorBidi"/>
          <w:bCs/>
        </w:rPr>
        <w:t>siteend</w:t>
      </w:r>
      <w:proofErr w:type="spellEnd"/>
      <w:r w:rsidRPr="005309F8">
        <w:rPr>
          <w:rFonts w:ascii="Trebuchet MS" w:eastAsiaTheme="majorEastAsia" w:hAnsi="Trebuchet MS" w:cstheme="majorBidi"/>
          <w:bCs/>
        </w:rPr>
        <w:t xml:space="preserve"> with the default contents.</w:t>
      </w:r>
    </w:p>
    <w:p w14:paraId="0A1C16AE"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Delete content of/Remove '</w:t>
      </w:r>
      <w:proofErr w:type="spellStart"/>
      <w:r w:rsidRPr="005309F8">
        <w:rPr>
          <w:rFonts w:ascii="Trebuchet MS" w:eastAsiaTheme="majorEastAsia" w:hAnsi="Trebuchet MS" w:cstheme="majorBidi"/>
          <w:bCs/>
        </w:rPr>
        <w:t>swlic.cfg</w:t>
      </w:r>
      <w:proofErr w:type="spellEnd"/>
      <w:r w:rsidRPr="005309F8">
        <w:rPr>
          <w:rFonts w:ascii="Trebuchet MS" w:eastAsiaTheme="majorEastAsia" w:hAnsi="Trebuchet MS" w:cstheme="majorBidi"/>
          <w:bCs/>
        </w:rPr>
        <w:t>' file and check whether switch is stable.</w:t>
      </w:r>
    </w:p>
    <w:p w14:paraId="729EC6A2"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server MQTT broker </w:t>
      </w:r>
      <w:proofErr w:type="spellStart"/>
      <w:r w:rsidRPr="005309F8">
        <w:rPr>
          <w:rFonts w:ascii="Trebuchet MS" w:eastAsiaTheme="majorEastAsia" w:hAnsi="Trebuchet MS" w:cstheme="majorBidi"/>
          <w:bCs/>
        </w:rPr>
        <w:t>ip</w:t>
      </w:r>
      <w:proofErr w:type="spellEnd"/>
      <w:r w:rsidRPr="005309F8">
        <w:rPr>
          <w:rFonts w:ascii="Trebuchet MS" w:eastAsiaTheme="majorEastAsia" w:hAnsi="Trebuchet MS" w:cstheme="majorBidi"/>
          <w:bCs/>
        </w:rPr>
        <w:t xml:space="preserve"> and port by 'show license-client info' after configuring by "license client server-</w:t>
      </w:r>
      <w:proofErr w:type="spellStart"/>
      <w:r w:rsidRPr="005309F8">
        <w:rPr>
          <w:rFonts w:ascii="Trebuchet MS" w:eastAsiaTheme="majorEastAsia" w:hAnsi="Trebuchet MS" w:cstheme="majorBidi"/>
          <w:bCs/>
        </w:rPr>
        <w:t>ip</w:t>
      </w:r>
      <w:proofErr w:type="spellEnd"/>
      <w:r w:rsidRPr="005309F8">
        <w:rPr>
          <w:rFonts w:ascii="Trebuchet MS" w:eastAsiaTheme="majorEastAsia" w:hAnsi="Trebuchet MS" w:cstheme="majorBidi"/>
          <w:bCs/>
        </w:rPr>
        <w:t xml:space="preserve">  server-port".</w:t>
      </w:r>
    </w:p>
    <w:p w14:paraId="5037223F"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does not automatically enable the demo period or start the connection to the server if the switch has never enabled the demo period after configuring server-</w:t>
      </w:r>
      <w:proofErr w:type="spellStart"/>
      <w:r w:rsidRPr="005309F8">
        <w:rPr>
          <w:rFonts w:ascii="Trebuchet MS" w:eastAsiaTheme="majorEastAsia" w:hAnsi="Trebuchet MS" w:cstheme="majorBidi"/>
          <w:bCs/>
        </w:rPr>
        <w:t>ip</w:t>
      </w:r>
      <w:proofErr w:type="spellEnd"/>
      <w:r w:rsidRPr="005309F8">
        <w:rPr>
          <w:rFonts w:ascii="Trebuchet MS" w:eastAsiaTheme="majorEastAsia" w:hAnsi="Trebuchet MS" w:cstheme="majorBidi"/>
          <w:bCs/>
        </w:rPr>
        <w:t xml:space="preserve"> or server-port.</w:t>
      </w:r>
    </w:p>
    <w:p w14:paraId="6E29AC37"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automatically creates a connection to the server via configuration if the demo period has been enabled on the unit after configuring server-</w:t>
      </w:r>
      <w:proofErr w:type="spellStart"/>
      <w:r w:rsidRPr="005309F8">
        <w:rPr>
          <w:rFonts w:ascii="Trebuchet MS" w:eastAsiaTheme="majorEastAsia" w:hAnsi="Trebuchet MS" w:cstheme="majorBidi"/>
          <w:bCs/>
        </w:rPr>
        <w:t>ip</w:t>
      </w:r>
      <w:proofErr w:type="spellEnd"/>
      <w:r w:rsidRPr="005309F8">
        <w:rPr>
          <w:rFonts w:ascii="Trebuchet MS" w:eastAsiaTheme="majorEastAsia" w:hAnsi="Trebuchet MS" w:cstheme="majorBidi"/>
          <w:bCs/>
        </w:rPr>
        <w:t xml:space="preserve"> or server-port.</w:t>
      </w:r>
    </w:p>
    <w:p w14:paraId="4FC0B84F"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that the connection from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to server will establish if receiving message request license from MPLS.</w:t>
      </w:r>
    </w:p>
    <w:p w14:paraId="2F6B9221"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that the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to server connection will be established after configuring server-</w:t>
      </w:r>
      <w:proofErr w:type="spellStart"/>
      <w:r w:rsidRPr="005309F8">
        <w:rPr>
          <w:rFonts w:ascii="Trebuchet MS" w:eastAsiaTheme="majorEastAsia" w:hAnsi="Trebuchet MS" w:cstheme="majorBidi"/>
          <w:bCs/>
        </w:rPr>
        <w:t>ip</w:t>
      </w:r>
      <w:proofErr w:type="spellEnd"/>
      <w:r w:rsidRPr="005309F8">
        <w:rPr>
          <w:rFonts w:ascii="Trebuchet MS" w:eastAsiaTheme="majorEastAsia" w:hAnsi="Trebuchet MS" w:cstheme="majorBidi"/>
          <w:bCs/>
        </w:rPr>
        <w:t xml:space="preserve"> and server-port in case the test phase was previously enabled.</w:t>
      </w:r>
    </w:p>
    <w:p w14:paraId="4CD1D740"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the license client can receive and parse the message from MQTT broker normally.</w:t>
      </w:r>
    </w:p>
    <w:p w14:paraId="293B953B" w14:textId="47E2F161"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license client </w:t>
      </w:r>
      <w:r w:rsidR="00F10372" w:rsidRPr="005309F8">
        <w:rPr>
          <w:rFonts w:ascii="Trebuchet MS" w:eastAsiaTheme="majorEastAsia" w:hAnsi="Trebuchet MS" w:cstheme="majorBidi"/>
          <w:bCs/>
        </w:rPr>
        <w:t>sends</w:t>
      </w:r>
      <w:r w:rsidRPr="005309F8">
        <w:rPr>
          <w:rFonts w:ascii="Trebuchet MS" w:eastAsiaTheme="majorEastAsia" w:hAnsi="Trebuchet MS" w:cstheme="majorBidi"/>
          <w:bCs/>
        </w:rPr>
        <w:t xml:space="preserve"> the "registration" message to server after the connection between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and server established.</w:t>
      </w:r>
    </w:p>
    <w:p w14:paraId="6DD8D03F"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the registration message has enough information.</w:t>
      </w:r>
    </w:p>
    <w:p w14:paraId="31B9FC98" w14:textId="346FB12F"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registration message will </w:t>
      </w:r>
      <w:r w:rsidR="00F10372" w:rsidRPr="005309F8">
        <w:rPr>
          <w:rFonts w:ascii="Trebuchet MS" w:eastAsiaTheme="majorEastAsia" w:hAnsi="Trebuchet MS" w:cstheme="majorBidi"/>
          <w:bCs/>
        </w:rPr>
        <w:t>be sent</w:t>
      </w:r>
      <w:r w:rsidRPr="005309F8">
        <w:rPr>
          <w:rFonts w:ascii="Trebuchet MS" w:eastAsiaTheme="majorEastAsia" w:hAnsi="Trebuchet MS" w:cstheme="majorBidi"/>
          <w:bCs/>
        </w:rPr>
        <w:t xml:space="preserve"> periodically if an update message from the server is not received to indicate successful node registration.</w:t>
      </w:r>
    </w:p>
    <w:p w14:paraId="471C28DD" w14:textId="2D4B8D99"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update notification will </w:t>
      </w:r>
      <w:r w:rsidR="00F10372" w:rsidRPr="005309F8">
        <w:rPr>
          <w:rFonts w:ascii="Trebuchet MS" w:eastAsiaTheme="majorEastAsia" w:hAnsi="Trebuchet MS" w:cstheme="majorBidi"/>
          <w:bCs/>
        </w:rPr>
        <w:t>be sent</w:t>
      </w:r>
      <w:r w:rsidRPr="005309F8">
        <w:rPr>
          <w:rFonts w:ascii="Trebuchet MS" w:eastAsiaTheme="majorEastAsia" w:hAnsi="Trebuchet MS" w:cstheme="majorBidi"/>
          <w:bCs/>
        </w:rPr>
        <w:t xml:space="preserve"> periodically after receiving update notification from registered node confirmation server.</w:t>
      </w:r>
    </w:p>
    <w:p w14:paraId="1E58715E"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that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can parse all the information in update message from server.</w:t>
      </w:r>
    </w:p>
    <w:p w14:paraId="4201D6C6"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demo period day of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will update follow information in update message.</w:t>
      </w:r>
    </w:p>
    <w:p w14:paraId="5B994989"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permanent license installed in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unit after parsing and processing the update message from server with permanent license information in this message.</w:t>
      </w:r>
    </w:p>
    <w:p w14:paraId="22A70448"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w:t>
      </w:r>
      <w:proofErr w:type="spellStart"/>
      <w:r w:rsidRPr="005309F8">
        <w:rPr>
          <w:rFonts w:ascii="Trebuchet MS" w:eastAsiaTheme="majorEastAsia" w:hAnsi="Trebuchet MS" w:cstheme="majorBidi"/>
          <w:bCs/>
        </w:rPr>
        <w:t>eeprom</w:t>
      </w:r>
      <w:proofErr w:type="spellEnd"/>
      <w:r w:rsidRPr="005309F8">
        <w:rPr>
          <w:rFonts w:ascii="Trebuchet MS" w:eastAsiaTheme="majorEastAsia" w:hAnsi="Trebuchet MS" w:cstheme="majorBidi"/>
          <w:bCs/>
        </w:rPr>
        <w:t xml:space="preserve"> bit in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for the feature has permanent license in update message from server.</w:t>
      </w:r>
    </w:p>
    <w:p w14:paraId="7C5C0D21"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lastRenderedPageBreak/>
        <w:t>Verify the demo/permanent license will be removed if received delete message from server.</w:t>
      </w:r>
    </w:p>
    <w:p w14:paraId="7270960F"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w:t>
      </w:r>
      <w:proofErr w:type="spellStart"/>
      <w:r w:rsidRPr="005309F8">
        <w:rPr>
          <w:rFonts w:ascii="Trebuchet MS" w:eastAsiaTheme="majorEastAsia" w:hAnsi="Trebuchet MS" w:cstheme="majorBidi"/>
          <w:bCs/>
        </w:rPr>
        <w:t>eeprom</w:t>
      </w:r>
      <w:proofErr w:type="spellEnd"/>
      <w:r w:rsidRPr="005309F8">
        <w:rPr>
          <w:rFonts w:ascii="Trebuchet MS" w:eastAsiaTheme="majorEastAsia" w:hAnsi="Trebuchet MS" w:cstheme="majorBidi"/>
          <w:bCs/>
        </w:rPr>
        <w:t xml:space="preserve"> bit will be clean if received delete message from server.</w:t>
      </w:r>
    </w:p>
    <w:p w14:paraId="6439AD04" w14:textId="2C858E9D"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connection between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to </w:t>
      </w:r>
      <w:r w:rsidR="00F10372" w:rsidRPr="005309F8">
        <w:rPr>
          <w:rFonts w:ascii="Trebuchet MS" w:eastAsiaTheme="majorEastAsia" w:hAnsi="Trebuchet MS" w:cstheme="majorBidi"/>
          <w:bCs/>
        </w:rPr>
        <w:t>server (</w:t>
      </w:r>
      <w:r w:rsidRPr="005309F8">
        <w:rPr>
          <w:rFonts w:ascii="Trebuchet MS" w:eastAsiaTheme="majorEastAsia" w:hAnsi="Trebuchet MS" w:cstheme="majorBidi"/>
          <w:bCs/>
        </w:rPr>
        <w:t>MQTT broker) will be closed if received delete message from server.</w:t>
      </w:r>
    </w:p>
    <w:p w14:paraId="13AF5E21" w14:textId="3E3579D0"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in the case permanent license enable for the feature on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if the connection from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to server lost,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will start the timer for 1</w:t>
      </w:r>
      <w:r w:rsidR="00D3213C">
        <w:rPr>
          <w:rFonts w:ascii="Trebuchet MS" w:eastAsiaTheme="majorEastAsia" w:hAnsi="Trebuchet MS" w:cstheme="majorBidi"/>
          <w:bCs/>
        </w:rPr>
        <w:t>5</w:t>
      </w:r>
      <w:r w:rsidRPr="005309F8">
        <w:rPr>
          <w:rFonts w:ascii="Trebuchet MS" w:eastAsiaTheme="majorEastAsia" w:hAnsi="Trebuchet MS" w:cstheme="majorBidi"/>
          <w:bCs/>
        </w:rPr>
        <w:t xml:space="preserve"> day</w:t>
      </w:r>
      <w:r w:rsidR="00B85CBB">
        <w:rPr>
          <w:rFonts w:ascii="Trebuchet MS" w:eastAsiaTheme="majorEastAsia" w:hAnsi="Trebuchet MS" w:cstheme="majorBidi"/>
          <w:bCs/>
        </w:rPr>
        <w:t>s</w:t>
      </w:r>
      <w:r w:rsidRPr="005309F8">
        <w:rPr>
          <w:rFonts w:ascii="Trebuchet MS" w:eastAsiaTheme="majorEastAsia" w:hAnsi="Trebuchet MS" w:cstheme="majorBidi"/>
          <w:bCs/>
        </w:rPr>
        <w:t xml:space="preserve">. If this timer expired and the connection </w:t>
      </w:r>
      <w:r w:rsidR="00F10372" w:rsidRPr="005309F8">
        <w:rPr>
          <w:rFonts w:ascii="Trebuchet MS" w:eastAsiaTheme="majorEastAsia" w:hAnsi="Trebuchet MS" w:cstheme="majorBidi"/>
          <w:bCs/>
        </w:rPr>
        <w:t>is still</w:t>
      </w:r>
      <w:r w:rsidRPr="005309F8">
        <w:rPr>
          <w:rFonts w:ascii="Trebuchet MS" w:eastAsiaTheme="majorEastAsia" w:hAnsi="Trebuchet MS" w:cstheme="majorBidi"/>
          <w:bCs/>
        </w:rPr>
        <w:t xml:space="preserve"> lost, permanent license will be removed.</w:t>
      </w:r>
    </w:p>
    <w:p w14:paraId="49BACC23" w14:textId="03E367DB"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MPLS application will receive the delete msg from SWLIC after the connection between SWLIC and server is disconnected by 1</w:t>
      </w:r>
      <w:r w:rsidR="00B85CBB">
        <w:rPr>
          <w:rFonts w:ascii="Trebuchet MS" w:eastAsiaTheme="majorEastAsia" w:hAnsi="Trebuchet MS" w:cstheme="majorBidi"/>
          <w:bCs/>
        </w:rPr>
        <w:t xml:space="preserve">5 </w:t>
      </w:r>
      <w:r w:rsidRPr="005309F8">
        <w:rPr>
          <w:rFonts w:ascii="Trebuchet MS" w:eastAsiaTheme="majorEastAsia" w:hAnsi="Trebuchet MS" w:cstheme="majorBidi"/>
          <w:bCs/>
        </w:rPr>
        <w:t>day</w:t>
      </w:r>
      <w:r w:rsidR="00B85CBB">
        <w:rPr>
          <w:rFonts w:ascii="Trebuchet MS" w:eastAsiaTheme="majorEastAsia" w:hAnsi="Trebuchet MS" w:cstheme="majorBidi"/>
          <w:bCs/>
        </w:rPr>
        <w:t>s</w:t>
      </w:r>
      <w:r w:rsidRPr="005309F8">
        <w:rPr>
          <w:rFonts w:ascii="Trebuchet MS" w:eastAsiaTheme="majorEastAsia" w:hAnsi="Trebuchet MS" w:cstheme="majorBidi"/>
          <w:bCs/>
        </w:rPr>
        <w:t>.</w:t>
      </w:r>
    </w:p>
    <w:p w14:paraId="1E3644BE" w14:textId="72441F8F"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in the first time boot up, the MPLS application sends a require msg, SWLIC needs to enable demo period also start connection to the server base on the </w:t>
      </w:r>
      <w:r w:rsidR="00F10372" w:rsidRPr="005309F8">
        <w:rPr>
          <w:rFonts w:ascii="Trebuchet MS" w:eastAsiaTheme="majorEastAsia" w:hAnsi="Trebuchet MS" w:cstheme="majorBidi"/>
          <w:bCs/>
        </w:rPr>
        <w:t>configuration.</w:t>
      </w:r>
    </w:p>
    <w:p w14:paraId="22F7E153"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in the first time boot </w:t>
      </w:r>
      <w:proofErr w:type="spellStart"/>
      <w:r w:rsidRPr="005309F8">
        <w:rPr>
          <w:rFonts w:ascii="Trebuchet MS" w:eastAsiaTheme="majorEastAsia" w:hAnsi="Trebuchet MS" w:cstheme="majorBidi"/>
          <w:bCs/>
        </w:rPr>
        <w:t>up,If</w:t>
      </w:r>
      <w:proofErr w:type="spellEnd"/>
      <w:r w:rsidRPr="005309F8">
        <w:rPr>
          <w:rFonts w:ascii="Trebuchet MS" w:eastAsiaTheme="majorEastAsia" w:hAnsi="Trebuchet MS" w:cstheme="majorBidi"/>
          <w:bCs/>
        </w:rPr>
        <w:t xml:space="preserve"> there is no require msg from the MPLS application it means the license is in default type, SWLIC will not start connection to the server even User tries to configure via CLI's SWLIC</w:t>
      </w:r>
    </w:p>
    <w:p w14:paraId="1A8BFEC0"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if SWLIC is not able to find the Loopback0 interfaces, the connection of SWLIC to server cannot start.</w:t>
      </w:r>
    </w:p>
    <w:p w14:paraId="07B8DE2D"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when the app MPLS requires a license status, SWLIC needs to response correctly license status to the app MPLS.</w:t>
      </w:r>
    </w:p>
    <w:p w14:paraId="5A301054"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when the license status changes for the MPLS feature,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will send the update message to MPLS application.</w:t>
      </w:r>
    </w:p>
    <w:p w14:paraId="00EF5843"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if the demo license expired in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continue send periodically update message to server to request license.</w:t>
      </w:r>
    </w:p>
    <w:p w14:paraId="7919AB79"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if changing the server host or port by cli in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will restart connection to MQTT broker with new configuration.</w:t>
      </w:r>
    </w:p>
    <w:p w14:paraId="68D43672"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w:t>
      </w:r>
      <w:proofErr w:type="spellStart"/>
      <w:r w:rsidRPr="005309F8">
        <w:rPr>
          <w:rFonts w:ascii="Trebuchet MS" w:eastAsiaTheme="majorEastAsia" w:hAnsi="Trebuchet MS" w:cstheme="majorBidi"/>
          <w:bCs/>
        </w:rPr>
        <w:t>swlic's</w:t>
      </w:r>
      <w:proofErr w:type="spellEnd"/>
      <w:r w:rsidRPr="005309F8">
        <w:rPr>
          <w:rFonts w:ascii="Trebuchet MS" w:eastAsiaTheme="majorEastAsia" w:hAnsi="Trebuchet MS" w:cstheme="majorBidi"/>
          <w:bCs/>
        </w:rPr>
        <w:t xml:space="preserve"> configuration display in configuration snapshot.</w:t>
      </w:r>
    </w:p>
    <w:p w14:paraId="3039919A"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configuration of the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after executing write-memory and rebooting switch.</w:t>
      </w:r>
    </w:p>
    <w:p w14:paraId="2B9380C9"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operation of the </w:t>
      </w:r>
      <w:proofErr w:type="spellStart"/>
      <w:r w:rsidRPr="005309F8">
        <w:rPr>
          <w:rFonts w:ascii="Trebuchet MS" w:eastAsiaTheme="majorEastAsia" w:hAnsi="Trebuchet MS" w:cstheme="majorBidi"/>
          <w:bCs/>
        </w:rPr>
        <w:t>swlic</w:t>
      </w:r>
      <w:proofErr w:type="spellEnd"/>
      <w:r w:rsidRPr="005309F8">
        <w:rPr>
          <w:rFonts w:ascii="Trebuchet MS" w:eastAsiaTheme="majorEastAsia" w:hAnsi="Trebuchet MS" w:cstheme="majorBidi"/>
          <w:bCs/>
        </w:rPr>
        <w:t xml:space="preserve"> after executing write-memory and rebooting switch.</w:t>
      </w:r>
    </w:p>
    <w:p w14:paraId="54C06F91"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Validate the persistence of the configuration after multiple system reload.</w:t>
      </w:r>
    </w:p>
    <w:p w14:paraId="7584F1A1"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correctness of </w:t>
      </w:r>
      <w:proofErr w:type="spellStart"/>
      <w:r w:rsidRPr="005309F8">
        <w:rPr>
          <w:rFonts w:ascii="Trebuchet MS" w:eastAsiaTheme="majorEastAsia" w:hAnsi="Trebuchet MS" w:cstheme="majorBidi"/>
          <w:bCs/>
        </w:rPr>
        <w:t>alaSwlicInfo</w:t>
      </w:r>
      <w:proofErr w:type="spellEnd"/>
      <w:r w:rsidRPr="005309F8">
        <w:rPr>
          <w:rFonts w:ascii="Trebuchet MS" w:eastAsiaTheme="majorEastAsia" w:hAnsi="Trebuchet MS" w:cstheme="majorBidi"/>
          <w:bCs/>
        </w:rPr>
        <w:t xml:space="preserve"> MIB object using SNMP (Get).</w:t>
      </w:r>
    </w:p>
    <w:p w14:paraId="0836932B" w14:textId="77777777" w:rsidR="00183A8D" w:rsidRPr="005309F8" w:rsidRDefault="00183A8D" w:rsidP="00DD2134">
      <w:pPr>
        <w:pStyle w:val="ListParagraph"/>
        <w:numPr>
          <w:ilvl w:val="0"/>
          <w:numId w:val="24"/>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correctness of </w:t>
      </w:r>
      <w:proofErr w:type="spellStart"/>
      <w:r w:rsidRPr="005309F8">
        <w:rPr>
          <w:rFonts w:ascii="Trebuchet MS" w:eastAsiaTheme="majorEastAsia" w:hAnsi="Trebuchet MS" w:cstheme="majorBidi"/>
          <w:bCs/>
        </w:rPr>
        <w:t>alaSwlicBrokerConfig</w:t>
      </w:r>
      <w:proofErr w:type="spellEnd"/>
      <w:r w:rsidRPr="005309F8">
        <w:rPr>
          <w:rFonts w:ascii="Trebuchet MS" w:eastAsiaTheme="majorEastAsia" w:hAnsi="Trebuchet MS" w:cstheme="majorBidi"/>
          <w:bCs/>
        </w:rPr>
        <w:t xml:space="preserve"> MIB object using SNMP (Get/Test/Set).</w:t>
      </w:r>
    </w:p>
    <w:p w14:paraId="30B89ED5" w14:textId="77777777" w:rsidR="00183A8D" w:rsidRPr="00A179FB" w:rsidRDefault="00183A8D" w:rsidP="00A179FB">
      <w:pPr>
        <w:pStyle w:val="Heading4"/>
        <w:rPr>
          <w:rFonts w:ascii="Trebuchet MS" w:hAnsi="Trebuchet MS"/>
          <w:b/>
          <w:bCs/>
          <w:i w:val="0"/>
          <w:iCs w:val="0"/>
          <w:color w:val="auto"/>
        </w:rPr>
      </w:pPr>
      <w:r w:rsidRPr="00A179FB">
        <w:rPr>
          <w:rFonts w:ascii="Trebuchet MS" w:hAnsi="Trebuchet MS"/>
          <w:b/>
          <w:bCs/>
          <w:i w:val="0"/>
          <w:iCs w:val="0"/>
          <w:color w:val="auto"/>
        </w:rPr>
        <w:t>8.1.2.2 VC Setup</w:t>
      </w:r>
    </w:p>
    <w:p w14:paraId="35B20C6C" w14:textId="77777777" w:rsidR="00183A8D" w:rsidRPr="005309F8" w:rsidRDefault="00183A8D" w:rsidP="00183A8D">
      <w:pPr>
        <w:spacing w:line="276" w:lineRule="auto"/>
        <w:rPr>
          <w:rFonts w:ascii="Trebuchet MS" w:eastAsiaTheme="majorEastAsia" w:hAnsi="Trebuchet MS" w:cstheme="majorBidi"/>
          <w:bCs/>
        </w:rPr>
      </w:pPr>
      <w:r w:rsidRPr="005309F8">
        <w:rPr>
          <w:rFonts w:ascii="Trebuchet MS" w:eastAsiaTheme="majorEastAsia" w:hAnsi="Trebuchet MS" w:cstheme="majorBidi"/>
          <w:bCs/>
        </w:rPr>
        <w:t>SILOS UT:</w:t>
      </w:r>
    </w:p>
    <w:p w14:paraId="0A936A2C" w14:textId="77777777"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no error messages appear at system startup.</w:t>
      </w:r>
    </w:p>
    <w:p w14:paraId="545CD2C7" w14:textId="77777777"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After booting up, and installing the </w:t>
      </w:r>
      <w:proofErr w:type="spellStart"/>
      <w:r w:rsidRPr="005309F8">
        <w:rPr>
          <w:rFonts w:ascii="Trebuchet MS" w:eastAsiaTheme="majorEastAsia" w:hAnsi="Trebuchet MS" w:cstheme="majorBidi"/>
          <w:bCs/>
        </w:rPr>
        <w:t>sitemgr</w:t>
      </w:r>
      <w:proofErr w:type="spellEnd"/>
      <w:r w:rsidRPr="005309F8">
        <w:rPr>
          <w:rFonts w:ascii="Trebuchet MS" w:eastAsiaTheme="majorEastAsia" w:hAnsi="Trebuchet MS" w:cstheme="majorBidi"/>
          <w:bCs/>
        </w:rPr>
        <w:t xml:space="preserve"> package, </w:t>
      </w:r>
      <w:proofErr w:type="spellStart"/>
      <w:r w:rsidRPr="005309F8">
        <w:rPr>
          <w:rFonts w:ascii="Trebuchet MS" w:eastAsiaTheme="majorEastAsia" w:hAnsi="Trebuchet MS" w:cstheme="majorBidi"/>
          <w:bCs/>
        </w:rPr>
        <w:t>sitemgr</w:t>
      </w:r>
      <w:proofErr w:type="spellEnd"/>
      <w:r w:rsidRPr="005309F8">
        <w:rPr>
          <w:rFonts w:ascii="Trebuchet MS" w:eastAsiaTheme="majorEastAsia" w:hAnsi="Trebuchet MS" w:cstheme="majorBidi"/>
          <w:bCs/>
        </w:rPr>
        <w:t xml:space="preserve"> application will run on all units. Also verify after write-memory and reboot.</w:t>
      </w:r>
    </w:p>
    <w:p w14:paraId="080F105C" w14:textId="77777777"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lastRenderedPageBreak/>
        <w:t>Verify the license server connects to the MQTT broker and receive messages from the switch client normally after configuring the server information.</w:t>
      </w:r>
    </w:p>
    <w:p w14:paraId="44F35AC2" w14:textId="77777777"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the license server connects to the MQTT broker and receive messages from the switch client normally after write-memory and reboot switch.</w:t>
      </w:r>
    </w:p>
    <w:p w14:paraId="46EDAD4D" w14:textId="66BB620B"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VC-</w:t>
      </w:r>
      <w:r w:rsidR="00F10372" w:rsidRPr="005309F8">
        <w:rPr>
          <w:rFonts w:ascii="Trebuchet MS" w:eastAsiaTheme="majorEastAsia" w:hAnsi="Trebuchet MS" w:cstheme="majorBidi"/>
          <w:bCs/>
        </w:rPr>
        <w:t>takeover (</w:t>
      </w:r>
      <w:r w:rsidRPr="005309F8">
        <w:rPr>
          <w:rFonts w:ascii="Trebuchet MS" w:eastAsiaTheme="majorEastAsia" w:hAnsi="Trebuchet MS" w:cstheme="majorBidi"/>
          <w:bCs/>
        </w:rPr>
        <w:t>multiple times) and verify the license server connect to MQTT broker and receive messages from the switch client normally.</w:t>
      </w:r>
    </w:p>
    <w:p w14:paraId="271E413C" w14:textId="77777777"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Install the license for the site and node using master/slave information and check if it works fine.</w:t>
      </w:r>
    </w:p>
    <w:p w14:paraId="4EB9619B" w14:textId="2CA2AC4F"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license still </w:t>
      </w:r>
      <w:r w:rsidR="00F10372" w:rsidRPr="005309F8">
        <w:rPr>
          <w:rFonts w:ascii="Trebuchet MS" w:eastAsiaTheme="majorEastAsia" w:hAnsi="Trebuchet MS" w:cstheme="majorBidi"/>
          <w:bCs/>
        </w:rPr>
        <w:t>exists</w:t>
      </w:r>
      <w:r w:rsidRPr="005309F8">
        <w:rPr>
          <w:rFonts w:ascii="Trebuchet MS" w:eastAsiaTheme="majorEastAsia" w:hAnsi="Trebuchet MS" w:cstheme="majorBidi"/>
          <w:bCs/>
        </w:rPr>
        <w:t xml:space="preserve"> after rebooting switch.</w:t>
      </w:r>
    </w:p>
    <w:p w14:paraId="38E243BC" w14:textId="1A6BFD11"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license still </w:t>
      </w:r>
      <w:r w:rsidR="00F10372" w:rsidRPr="005309F8">
        <w:rPr>
          <w:rFonts w:ascii="Trebuchet MS" w:eastAsiaTheme="majorEastAsia" w:hAnsi="Trebuchet MS" w:cstheme="majorBidi"/>
          <w:bCs/>
        </w:rPr>
        <w:t>exists</w:t>
      </w:r>
      <w:r w:rsidRPr="005309F8">
        <w:rPr>
          <w:rFonts w:ascii="Trebuchet MS" w:eastAsiaTheme="majorEastAsia" w:hAnsi="Trebuchet MS" w:cstheme="majorBidi"/>
          <w:bCs/>
        </w:rPr>
        <w:t xml:space="preserve"> after </w:t>
      </w:r>
      <w:proofErr w:type="spellStart"/>
      <w:r w:rsidRPr="005309F8">
        <w:rPr>
          <w:rFonts w:ascii="Trebuchet MS" w:eastAsiaTheme="majorEastAsia" w:hAnsi="Trebuchet MS" w:cstheme="majorBidi"/>
          <w:bCs/>
        </w:rPr>
        <w:t>vc</w:t>
      </w:r>
      <w:proofErr w:type="spellEnd"/>
      <w:r w:rsidRPr="005309F8">
        <w:rPr>
          <w:rFonts w:ascii="Trebuchet MS" w:eastAsiaTheme="majorEastAsia" w:hAnsi="Trebuchet MS" w:cstheme="majorBidi"/>
          <w:bCs/>
        </w:rPr>
        <w:t xml:space="preserve">-takeover multiple </w:t>
      </w:r>
      <w:r w:rsidR="00F10372" w:rsidRPr="005309F8">
        <w:rPr>
          <w:rFonts w:ascii="Trebuchet MS" w:eastAsiaTheme="majorEastAsia" w:hAnsi="Trebuchet MS" w:cstheme="majorBidi"/>
          <w:bCs/>
        </w:rPr>
        <w:t>times.</w:t>
      </w:r>
    </w:p>
    <w:p w14:paraId="5B4D67A0" w14:textId="44DE0AC8"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license-state on switch client after </w:t>
      </w:r>
      <w:r w:rsidR="00F10372" w:rsidRPr="005309F8">
        <w:rPr>
          <w:rFonts w:ascii="Trebuchet MS" w:eastAsiaTheme="majorEastAsia" w:hAnsi="Trebuchet MS" w:cstheme="majorBidi"/>
          <w:bCs/>
        </w:rPr>
        <w:t>installing</w:t>
      </w:r>
      <w:r w:rsidRPr="005309F8">
        <w:rPr>
          <w:rFonts w:ascii="Trebuchet MS" w:eastAsiaTheme="majorEastAsia" w:hAnsi="Trebuchet MS" w:cstheme="majorBidi"/>
          <w:bCs/>
        </w:rPr>
        <w:t xml:space="preserve"> license and reboot.</w:t>
      </w:r>
    </w:p>
    <w:p w14:paraId="438D4748" w14:textId="5A121610"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license-state on switch client after </w:t>
      </w:r>
      <w:r w:rsidR="00F10372" w:rsidRPr="005309F8">
        <w:rPr>
          <w:rFonts w:ascii="Trebuchet MS" w:eastAsiaTheme="majorEastAsia" w:hAnsi="Trebuchet MS" w:cstheme="majorBidi"/>
          <w:bCs/>
        </w:rPr>
        <w:t>installing</w:t>
      </w:r>
      <w:r w:rsidRPr="005309F8">
        <w:rPr>
          <w:rFonts w:ascii="Trebuchet MS" w:eastAsiaTheme="majorEastAsia" w:hAnsi="Trebuchet MS" w:cstheme="majorBidi"/>
          <w:bCs/>
        </w:rPr>
        <w:t xml:space="preserve"> license and </w:t>
      </w:r>
      <w:proofErr w:type="spellStart"/>
      <w:r w:rsidRPr="005309F8">
        <w:rPr>
          <w:rFonts w:ascii="Trebuchet MS" w:eastAsiaTheme="majorEastAsia" w:hAnsi="Trebuchet MS" w:cstheme="majorBidi"/>
          <w:bCs/>
        </w:rPr>
        <w:t>vc</w:t>
      </w:r>
      <w:proofErr w:type="spellEnd"/>
      <w:r w:rsidRPr="005309F8">
        <w:rPr>
          <w:rFonts w:ascii="Trebuchet MS" w:eastAsiaTheme="majorEastAsia" w:hAnsi="Trebuchet MS" w:cstheme="majorBidi"/>
          <w:bCs/>
        </w:rPr>
        <w:t xml:space="preserve">-takeover multiple </w:t>
      </w:r>
      <w:r w:rsidR="00F10372" w:rsidRPr="005309F8">
        <w:rPr>
          <w:rFonts w:ascii="Trebuchet MS" w:eastAsiaTheme="majorEastAsia" w:hAnsi="Trebuchet MS" w:cstheme="majorBidi"/>
          <w:bCs/>
        </w:rPr>
        <w:t>times.</w:t>
      </w:r>
    </w:p>
    <w:p w14:paraId="1DF46D0D" w14:textId="33D71AA6"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database between master and slave sync in </w:t>
      </w:r>
      <w:proofErr w:type="spellStart"/>
      <w:r w:rsidRPr="005309F8">
        <w:rPr>
          <w:rFonts w:ascii="Trebuchet MS" w:eastAsiaTheme="majorEastAsia" w:hAnsi="Trebuchet MS" w:cstheme="majorBidi"/>
          <w:bCs/>
        </w:rPr>
        <w:t>everytime</w:t>
      </w:r>
      <w:proofErr w:type="spellEnd"/>
      <w:r w:rsidRPr="005309F8">
        <w:rPr>
          <w:rFonts w:ascii="Trebuchet MS" w:eastAsiaTheme="majorEastAsia" w:hAnsi="Trebuchet MS" w:cstheme="majorBidi"/>
          <w:bCs/>
        </w:rPr>
        <w:t xml:space="preserve"> new license install, switch license client changes the information, new node </w:t>
      </w:r>
      <w:r w:rsidR="00F10372" w:rsidRPr="005309F8">
        <w:rPr>
          <w:rFonts w:ascii="Trebuchet MS" w:eastAsiaTheme="majorEastAsia" w:hAnsi="Trebuchet MS" w:cstheme="majorBidi"/>
          <w:bCs/>
        </w:rPr>
        <w:t>connects</w:t>
      </w:r>
      <w:r w:rsidRPr="005309F8">
        <w:rPr>
          <w:rFonts w:ascii="Trebuchet MS" w:eastAsiaTheme="majorEastAsia" w:hAnsi="Trebuchet MS" w:cstheme="majorBidi"/>
          <w:bCs/>
        </w:rPr>
        <w:t xml:space="preserve"> to </w:t>
      </w:r>
      <w:proofErr w:type="spellStart"/>
      <w:r w:rsidRPr="005309F8">
        <w:rPr>
          <w:rFonts w:ascii="Trebuchet MS" w:eastAsiaTheme="majorEastAsia" w:hAnsi="Trebuchet MS" w:cstheme="majorBidi"/>
          <w:bCs/>
        </w:rPr>
        <w:t>sitemgr</w:t>
      </w:r>
      <w:proofErr w:type="spellEnd"/>
      <w:r w:rsidRPr="005309F8">
        <w:rPr>
          <w:rFonts w:ascii="Trebuchet MS" w:eastAsiaTheme="majorEastAsia" w:hAnsi="Trebuchet MS" w:cstheme="majorBidi"/>
          <w:bCs/>
        </w:rPr>
        <w:t>...</w:t>
      </w:r>
    </w:p>
    <w:p w14:paraId="450841AC" w14:textId="77777777"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Remove the unit that has an installed license using its information from setup and check the timer for license verification start.</w:t>
      </w:r>
    </w:p>
    <w:p w14:paraId="68CC34EE" w14:textId="7CE28BF1"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Remove the unit that has an installed license using its information from setup and check that the permanent license is still available for </w:t>
      </w:r>
      <w:r w:rsidR="00AC5A80">
        <w:rPr>
          <w:rFonts w:ascii="Trebuchet MS" w:eastAsiaTheme="majorEastAsia" w:hAnsi="Trebuchet MS" w:cstheme="majorBidi"/>
          <w:bCs/>
        </w:rPr>
        <w:t>15</w:t>
      </w:r>
      <w:r w:rsidRPr="005309F8">
        <w:rPr>
          <w:rFonts w:ascii="Trebuchet MS" w:eastAsiaTheme="majorEastAsia" w:hAnsi="Trebuchet MS" w:cstheme="majorBidi"/>
          <w:bCs/>
        </w:rPr>
        <w:t xml:space="preserve"> day</w:t>
      </w:r>
      <w:r w:rsidR="00AC5A80">
        <w:rPr>
          <w:rFonts w:ascii="Trebuchet MS" w:eastAsiaTheme="majorEastAsia" w:hAnsi="Trebuchet MS" w:cstheme="majorBidi"/>
          <w:bCs/>
        </w:rPr>
        <w:t>s</w:t>
      </w:r>
      <w:r w:rsidRPr="005309F8">
        <w:rPr>
          <w:rFonts w:ascii="Trebuchet MS" w:eastAsiaTheme="majorEastAsia" w:hAnsi="Trebuchet MS" w:cstheme="majorBidi"/>
          <w:bCs/>
        </w:rPr>
        <w:t>.</w:t>
      </w:r>
    </w:p>
    <w:p w14:paraId="7D17794E" w14:textId="41E8565E"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Remove the unit that has an installed license using its information from setup and check after </w:t>
      </w:r>
      <w:r w:rsidR="00AC5A80">
        <w:rPr>
          <w:rFonts w:ascii="Trebuchet MS" w:eastAsiaTheme="majorEastAsia" w:hAnsi="Trebuchet MS" w:cstheme="majorBidi"/>
          <w:bCs/>
        </w:rPr>
        <w:t>15</w:t>
      </w:r>
      <w:r w:rsidRPr="005309F8">
        <w:rPr>
          <w:rFonts w:ascii="Trebuchet MS" w:eastAsiaTheme="majorEastAsia" w:hAnsi="Trebuchet MS" w:cstheme="majorBidi"/>
          <w:bCs/>
        </w:rPr>
        <w:t xml:space="preserve"> day</w:t>
      </w:r>
      <w:r w:rsidR="00AC5A80">
        <w:rPr>
          <w:rFonts w:ascii="Trebuchet MS" w:eastAsiaTheme="majorEastAsia" w:hAnsi="Trebuchet MS" w:cstheme="majorBidi"/>
          <w:bCs/>
        </w:rPr>
        <w:t>s</w:t>
      </w:r>
      <w:r w:rsidRPr="005309F8">
        <w:rPr>
          <w:rFonts w:ascii="Trebuchet MS" w:eastAsiaTheme="majorEastAsia" w:hAnsi="Trebuchet MS" w:cstheme="majorBidi"/>
          <w:bCs/>
        </w:rPr>
        <w:t xml:space="preserve">, that unit </w:t>
      </w:r>
      <w:r w:rsidR="00F10372" w:rsidRPr="005309F8">
        <w:rPr>
          <w:rFonts w:ascii="Trebuchet MS" w:eastAsiaTheme="majorEastAsia" w:hAnsi="Trebuchet MS" w:cstheme="majorBidi"/>
          <w:bCs/>
        </w:rPr>
        <w:t>does not join</w:t>
      </w:r>
      <w:r w:rsidRPr="005309F8">
        <w:rPr>
          <w:rFonts w:ascii="Trebuchet MS" w:eastAsiaTheme="majorEastAsia" w:hAnsi="Trebuchet MS" w:cstheme="majorBidi"/>
          <w:bCs/>
        </w:rPr>
        <w:t xml:space="preserve"> to </w:t>
      </w:r>
      <w:proofErr w:type="spellStart"/>
      <w:r w:rsidRPr="005309F8">
        <w:rPr>
          <w:rFonts w:ascii="Trebuchet MS" w:eastAsiaTheme="majorEastAsia" w:hAnsi="Trebuchet MS" w:cstheme="majorBidi"/>
          <w:bCs/>
        </w:rPr>
        <w:t>vc</w:t>
      </w:r>
      <w:proofErr w:type="spellEnd"/>
      <w:r w:rsidRPr="005309F8">
        <w:rPr>
          <w:rFonts w:ascii="Trebuchet MS" w:eastAsiaTheme="majorEastAsia" w:hAnsi="Trebuchet MS" w:cstheme="majorBidi"/>
          <w:bCs/>
        </w:rPr>
        <w:t xml:space="preserve">, </w:t>
      </w:r>
      <w:proofErr w:type="spellStart"/>
      <w:r w:rsidRPr="005309F8">
        <w:rPr>
          <w:rFonts w:ascii="Trebuchet MS" w:eastAsiaTheme="majorEastAsia" w:hAnsi="Trebuchet MS" w:cstheme="majorBidi"/>
          <w:bCs/>
        </w:rPr>
        <w:t>vc</w:t>
      </w:r>
      <w:proofErr w:type="spellEnd"/>
      <w:r w:rsidRPr="005309F8">
        <w:rPr>
          <w:rFonts w:ascii="Trebuchet MS" w:eastAsiaTheme="majorEastAsia" w:hAnsi="Trebuchet MS" w:cstheme="majorBidi"/>
          <w:bCs/>
        </w:rPr>
        <w:t xml:space="preserve"> will remove permanent license and inform to all node connected.</w:t>
      </w:r>
    </w:p>
    <w:p w14:paraId="0895A64B" w14:textId="438E569C"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Remove the unit that has an installed license using its information from setup and check after this unit rejoins to </w:t>
      </w:r>
      <w:proofErr w:type="spellStart"/>
      <w:r w:rsidRPr="005309F8">
        <w:rPr>
          <w:rFonts w:ascii="Trebuchet MS" w:eastAsiaTheme="majorEastAsia" w:hAnsi="Trebuchet MS" w:cstheme="majorBidi"/>
          <w:bCs/>
        </w:rPr>
        <w:t>vc</w:t>
      </w:r>
      <w:proofErr w:type="spellEnd"/>
      <w:r w:rsidRPr="005309F8">
        <w:rPr>
          <w:rFonts w:ascii="Trebuchet MS" w:eastAsiaTheme="majorEastAsia" w:hAnsi="Trebuchet MS" w:cstheme="majorBidi"/>
          <w:bCs/>
        </w:rPr>
        <w:t xml:space="preserve"> </w:t>
      </w:r>
      <w:r w:rsidR="00AC5A80">
        <w:rPr>
          <w:rFonts w:ascii="Trebuchet MS" w:eastAsiaTheme="majorEastAsia" w:hAnsi="Trebuchet MS" w:cstheme="majorBidi"/>
          <w:bCs/>
        </w:rPr>
        <w:t>15</w:t>
      </w:r>
      <w:r w:rsidRPr="005309F8">
        <w:rPr>
          <w:rFonts w:ascii="Trebuchet MS" w:eastAsiaTheme="majorEastAsia" w:hAnsi="Trebuchet MS" w:cstheme="majorBidi"/>
          <w:bCs/>
        </w:rPr>
        <w:t xml:space="preserve"> day</w:t>
      </w:r>
      <w:r w:rsidR="00AC5A80">
        <w:rPr>
          <w:rFonts w:ascii="Trebuchet MS" w:eastAsiaTheme="majorEastAsia" w:hAnsi="Trebuchet MS" w:cstheme="majorBidi"/>
          <w:bCs/>
        </w:rPr>
        <w:t>s</w:t>
      </w:r>
      <w:r w:rsidRPr="005309F8">
        <w:rPr>
          <w:rFonts w:ascii="Trebuchet MS" w:eastAsiaTheme="majorEastAsia" w:hAnsi="Trebuchet MS" w:cstheme="majorBidi"/>
          <w:bCs/>
        </w:rPr>
        <w:t xml:space="preserve"> ahead of time, the timer for license verification </w:t>
      </w:r>
      <w:r w:rsidR="00F10372" w:rsidRPr="005309F8">
        <w:rPr>
          <w:rFonts w:ascii="Trebuchet MS" w:eastAsiaTheme="majorEastAsia" w:hAnsi="Trebuchet MS" w:cstheme="majorBidi"/>
          <w:bCs/>
        </w:rPr>
        <w:t>stops</w:t>
      </w:r>
      <w:r w:rsidRPr="005309F8">
        <w:rPr>
          <w:rFonts w:ascii="Trebuchet MS" w:eastAsiaTheme="majorEastAsia" w:hAnsi="Trebuchet MS" w:cstheme="majorBidi"/>
          <w:bCs/>
        </w:rPr>
        <w:t xml:space="preserve"> and permanent license still </w:t>
      </w:r>
      <w:r w:rsidR="00F10372" w:rsidRPr="005309F8">
        <w:rPr>
          <w:rFonts w:ascii="Trebuchet MS" w:eastAsiaTheme="majorEastAsia" w:hAnsi="Trebuchet MS" w:cstheme="majorBidi"/>
          <w:bCs/>
        </w:rPr>
        <w:t>exists</w:t>
      </w:r>
      <w:r w:rsidRPr="005309F8">
        <w:rPr>
          <w:rFonts w:ascii="Trebuchet MS" w:eastAsiaTheme="majorEastAsia" w:hAnsi="Trebuchet MS" w:cstheme="majorBidi"/>
          <w:bCs/>
        </w:rPr>
        <w:t>.</w:t>
      </w:r>
    </w:p>
    <w:p w14:paraId="70192F95" w14:textId="35BECDDA"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Check License Withdrawal on SILOS using Site Id, Node Id and IP Address, the licenses </w:t>
      </w:r>
      <w:r w:rsidR="00F10372" w:rsidRPr="005309F8">
        <w:rPr>
          <w:rFonts w:ascii="Trebuchet MS" w:eastAsiaTheme="majorEastAsia" w:hAnsi="Trebuchet MS" w:cstheme="majorBidi"/>
          <w:bCs/>
        </w:rPr>
        <w:t>need</w:t>
      </w:r>
      <w:r w:rsidRPr="005309F8">
        <w:rPr>
          <w:rFonts w:ascii="Trebuchet MS" w:eastAsiaTheme="majorEastAsia" w:hAnsi="Trebuchet MS" w:cstheme="majorBidi"/>
          <w:bCs/>
        </w:rPr>
        <w:t xml:space="preserve"> to be disabled on all VC units on the nodes.</w:t>
      </w:r>
    </w:p>
    <w:p w14:paraId="11436B02" w14:textId="09CFC103"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After a unit leaves the VC permanently and if the Site/Node license is not generated based on its SN/MAC address check if the licenses are disabled automatically and </w:t>
      </w:r>
      <w:r w:rsidR="00F10372" w:rsidRPr="005309F8">
        <w:rPr>
          <w:rFonts w:ascii="Trebuchet MS" w:eastAsiaTheme="majorEastAsia" w:hAnsi="Trebuchet MS" w:cstheme="majorBidi"/>
          <w:bCs/>
        </w:rPr>
        <w:t>they</w:t>
      </w:r>
      <w:r w:rsidRPr="005309F8">
        <w:rPr>
          <w:rFonts w:ascii="Trebuchet MS" w:eastAsiaTheme="majorEastAsia" w:hAnsi="Trebuchet MS" w:cstheme="majorBidi"/>
          <w:bCs/>
        </w:rPr>
        <w:t xml:space="preserve"> should not work as another SILOS</w:t>
      </w:r>
    </w:p>
    <w:p w14:paraId="626CD336" w14:textId="77777777"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After the unit (based on which Site/Node license is generated) leaves permanently check if the licenses are disabled automatically. Also check if the licenses are disabled at the SWLIC as well.</w:t>
      </w:r>
    </w:p>
    <w:p w14:paraId="03EFB442" w14:textId="77777777"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After a new unit joins and if any site/node license generated based on the new units SN/MAC address is installed, check if the SILOS can extend the Site/Node licenses and assign licenses for the new requests coming from SWLIC.</w:t>
      </w:r>
    </w:p>
    <w:p w14:paraId="1DE30233" w14:textId="77777777"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If there is a momentary VC split/join (</w:t>
      </w:r>
      <w:proofErr w:type="spellStart"/>
      <w:r w:rsidRPr="005309F8">
        <w:rPr>
          <w:rFonts w:ascii="Trebuchet MS" w:eastAsiaTheme="majorEastAsia" w:hAnsi="Trebuchet MS" w:cstheme="majorBidi"/>
          <w:bCs/>
        </w:rPr>
        <w:t>i.e</w:t>
      </w:r>
      <w:proofErr w:type="spellEnd"/>
      <w:r w:rsidRPr="005309F8">
        <w:rPr>
          <w:rFonts w:ascii="Trebuchet MS" w:eastAsiaTheme="majorEastAsia" w:hAnsi="Trebuchet MS" w:cstheme="majorBidi"/>
          <w:bCs/>
        </w:rPr>
        <w:t xml:space="preserve"> VC units leave and join in a short span of time) check if there is no impact on the license information shared between Master/Slave.</w:t>
      </w:r>
    </w:p>
    <w:p w14:paraId="28D8172D" w14:textId="77777777" w:rsidR="00183A8D" w:rsidRPr="005309F8" w:rsidRDefault="00183A8D" w:rsidP="00DD2134">
      <w:pPr>
        <w:pStyle w:val="ListParagraph"/>
        <w:numPr>
          <w:ilvl w:val="0"/>
          <w:numId w:val="25"/>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lastRenderedPageBreak/>
        <w:t xml:space="preserve">The SILOS test double </w:t>
      </w:r>
      <w:proofErr w:type="spellStart"/>
      <w:r w:rsidRPr="005309F8">
        <w:rPr>
          <w:rFonts w:ascii="Trebuchet MS" w:eastAsiaTheme="majorEastAsia" w:hAnsi="Trebuchet MS" w:cstheme="majorBidi"/>
          <w:bCs/>
        </w:rPr>
        <w:t>vc</w:t>
      </w:r>
      <w:proofErr w:type="spellEnd"/>
      <w:r w:rsidRPr="005309F8">
        <w:rPr>
          <w:rFonts w:ascii="Trebuchet MS" w:eastAsiaTheme="majorEastAsia" w:hAnsi="Trebuchet MS" w:cstheme="majorBidi"/>
          <w:bCs/>
        </w:rPr>
        <w:t>-takeover and check if the license information is intact on the new Master as well as on the Slave units.</w:t>
      </w:r>
    </w:p>
    <w:p w14:paraId="04FDD91E" w14:textId="77777777" w:rsidR="00183A8D" w:rsidRPr="005309F8" w:rsidRDefault="00183A8D" w:rsidP="00183A8D">
      <w:pPr>
        <w:spacing w:line="276" w:lineRule="auto"/>
        <w:rPr>
          <w:rFonts w:ascii="Trebuchet MS" w:eastAsiaTheme="majorEastAsia" w:hAnsi="Trebuchet MS" w:cstheme="majorBidi"/>
          <w:bCs/>
        </w:rPr>
      </w:pPr>
      <w:r w:rsidRPr="005309F8">
        <w:rPr>
          <w:rFonts w:ascii="Trebuchet MS" w:eastAsiaTheme="majorEastAsia" w:hAnsi="Trebuchet MS" w:cstheme="majorBidi"/>
          <w:bCs/>
        </w:rPr>
        <w:t>SWLIC UT:</w:t>
      </w:r>
    </w:p>
    <w:p w14:paraId="197EF71E" w14:textId="0F20CE39"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after the connection between master and slave is established, the master needs to send</w:t>
      </w:r>
      <w:r w:rsidR="00F10372">
        <w:rPr>
          <w:rFonts w:ascii="Trebuchet MS" w:eastAsiaTheme="majorEastAsia" w:hAnsi="Trebuchet MS" w:cstheme="majorBidi"/>
          <w:bCs/>
        </w:rPr>
        <w:t xml:space="preserve"> </w:t>
      </w:r>
      <w:r w:rsidR="00F10372" w:rsidRPr="005309F8">
        <w:rPr>
          <w:rFonts w:ascii="Trebuchet MS" w:eastAsiaTheme="majorEastAsia" w:hAnsi="Trebuchet MS" w:cstheme="majorBidi"/>
          <w:bCs/>
        </w:rPr>
        <w:t>its information</w:t>
      </w:r>
      <w:r w:rsidRPr="005309F8">
        <w:rPr>
          <w:rFonts w:ascii="Trebuchet MS" w:eastAsiaTheme="majorEastAsia" w:hAnsi="Trebuchet MS" w:cstheme="majorBidi"/>
          <w:bCs/>
        </w:rPr>
        <w:t xml:space="preserve"> to the </w:t>
      </w:r>
      <w:r w:rsidR="002715CB" w:rsidRPr="005309F8">
        <w:rPr>
          <w:rFonts w:ascii="Trebuchet MS" w:eastAsiaTheme="majorEastAsia" w:hAnsi="Trebuchet MS" w:cstheme="majorBidi"/>
          <w:bCs/>
        </w:rPr>
        <w:t>slave.</w:t>
      </w:r>
    </w:p>
    <w:p w14:paraId="36DAFB9D" w14:textId="0A734F1E"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if Master </w:t>
      </w:r>
      <w:r w:rsidR="00F10372" w:rsidRPr="005309F8">
        <w:rPr>
          <w:rFonts w:ascii="Trebuchet MS" w:eastAsiaTheme="majorEastAsia" w:hAnsi="Trebuchet MS" w:cstheme="majorBidi"/>
          <w:bCs/>
        </w:rPr>
        <w:t>receiving</w:t>
      </w:r>
      <w:r w:rsidRPr="005309F8">
        <w:rPr>
          <w:rFonts w:ascii="Trebuchet MS" w:eastAsiaTheme="majorEastAsia" w:hAnsi="Trebuchet MS" w:cstheme="majorBidi"/>
          <w:bCs/>
        </w:rPr>
        <w:t xml:space="preserve"> the new license state, Master will install license and send its information to slave.</w:t>
      </w:r>
    </w:p>
    <w:p w14:paraId="09F374FB" w14:textId="5099A598"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that after </w:t>
      </w:r>
      <w:r w:rsidR="00F10372" w:rsidRPr="005309F8">
        <w:rPr>
          <w:rFonts w:ascii="Trebuchet MS" w:eastAsiaTheme="majorEastAsia" w:hAnsi="Trebuchet MS" w:cstheme="majorBidi"/>
          <w:bCs/>
        </w:rPr>
        <w:t>receiving the</w:t>
      </w:r>
      <w:r w:rsidRPr="005309F8">
        <w:rPr>
          <w:rFonts w:ascii="Trebuchet MS" w:eastAsiaTheme="majorEastAsia" w:hAnsi="Trebuchet MS" w:cstheme="majorBidi"/>
          <w:bCs/>
        </w:rPr>
        <w:t xml:space="preserve"> msg from Master, the slave needs update Master's information to its database, all slave will </w:t>
      </w:r>
      <w:r w:rsidR="002715CB" w:rsidRPr="005309F8">
        <w:rPr>
          <w:rFonts w:ascii="Trebuchet MS" w:eastAsiaTheme="majorEastAsia" w:hAnsi="Trebuchet MS" w:cstheme="majorBidi"/>
          <w:bCs/>
        </w:rPr>
        <w:t>have</w:t>
      </w:r>
      <w:r w:rsidRPr="005309F8">
        <w:rPr>
          <w:rFonts w:ascii="Trebuchet MS" w:eastAsiaTheme="majorEastAsia" w:hAnsi="Trebuchet MS" w:cstheme="majorBidi"/>
          <w:bCs/>
        </w:rPr>
        <w:t xml:space="preserve"> the same information with Master</w:t>
      </w:r>
    </w:p>
    <w:p w14:paraId="5BDB6479" w14:textId="5F499ED7"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the slave is applied the license correctly and there is no </w:t>
      </w:r>
      <w:proofErr w:type="spellStart"/>
      <w:r w:rsidRPr="005309F8">
        <w:rPr>
          <w:rFonts w:ascii="Trebuchet MS" w:eastAsiaTheme="majorEastAsia" w:hAnsi="Trebuchet MS" w:cstheme="majorBidi"/>
          <w:bCs/>
        </w:rPr>
        <w:t>conficted</w:t>
      </w:r>
      <w:proofErr w:type="spellEnd"/>
      <w:r w:rsidRPr="005309F8">
        <w:rPr>
          <w:rFonts w:ascii="Trebuchet MS" w:eastAsiaTheme="majorEastAsia" w:hAnsi="Trebuchet MS" w:cstheme="majorBidi"/>
          <w:bCs/>
        </w:rPr>
        <w:t xml:space="preserve"> with other </w:t>
      </w:r>
      <w:r w:rsidR="00F10372" w:rsidRPr="005309F8">
        <w:rPr>
          <w:rFonts w:ascii="Trebuchet MS" w:eastAsiaTheme="majorEastAsia" w:hAnsi="Trebuchet MS" w:cstheme="majorBidi"/>
          <w:bCs/>
        </w:rPr>
        <w:t>licenses.</w:t>
      </w:r>
    </w:p>
    <w:p w14:paraId="0AAA6501" w14:textId="3971FA9A"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If in demo period, </w:t>
      </w:r>
      <w:r w:rsidR="00F10372" w:rsidRPr="005309F8">
        <w:rPr>
          <w:rFonts w:ascii="Trebuchet MS" w:eastAsiaTheme="majorEastAsia" w:hAnsi="Trebuchet MS" w:cstheme="majorBidi"/>
          <w:bCs/>
        </w:rPr>
        <w:t>just</w:t>
      </w:r>
      <w:r w:rsidRPr="005309F8">
        <w:rPr>
          <w:rFonts w:ascii="Trebuchet MS" w:eastAsiaTheme="majorEastAsia" w:hAnsi="Trebuchet MS" w:cstheme="majorBidi"/>
          <w:bCs/>
        </w:rPr>
        <w:t xml:space="preserve"> only Master starts the demo timer and It has to send demo timer to the slave then slave update this to its database</w:t>
      </w:r>
    </w:p>
    <w:p w14:paraId="45F1922F" w14:textId="77777777"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just only Master works with </w:t>
      </w:r>
      <w:proofErr w:type="spellStart"/>
      <w:r w:rsidRPr="005309F8">
        <w:rPr>
          <w:rFonts w:ascii="Trebuchet MS" w:eastAsiaTheme="majorEastAsia" w:hAnsi="Trebuchet MS" w:cstheme="majorBidi"/>
          <w:bCs/>
        </w:rPr>
        <w:t>mplsCmm</w:t>
      </w:r>
      <w:proofErr w:type="spellEnd"/>
    </w:p>
    <w:p w14:paraId="5F81DF1A" w14:textId="68CF5EA8"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just only </w:t>
      </w:r>
      <w:r w:rsidR="00F10372" w:rsidRPr="005309F8">
        <w:rPr>
          <w:rFonts w:ascii="Trebuchet MS" w:eastAsiaTheme="majorEastAsia" w:hAnsi="Trebuchet MS" w:cstheme="majorBidi"/>
          <w:bCs/>
        </w:rPr>
        <w:t>master works</w:t>
      </w:r>
      <w:r w:rsidRPr="005309F8">
        <w:rPr>
          <w:rFonts w:ascii="Trebuchet MS" w:eastAsiaTheme="majorEastAsia" w:hAnsi="Trebuchet MS" w:cstheme="majorBidi"/>
          <w:bCs/>
        </w:rPr>
        <w:t xml:space="preserve"> with </w:t>
      </w:r>
      <w:r w:rsidR="00F10372" w:rsidRPr="005309F8">
        <w:rPr>
          <w:rFonts w:ascii="Trebuchet MS" w:eastAsiaTheme="majorEastAsia" w:hAnsi="Trebuchet MS" w:cstheme="majorBidi"/>
          <w:bCs/>
        </w:rPr>
        <w:t>SILOS.</w:t>
      </w:r>
    </w:p>
    <w:p w14:paraId="1458D3F8" w14:textId="77777777"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Verify if another slave joins to the VC, It needs to request Master sends its information to update its database</w:t>
      </w:r>
    </w:p>
    <w:p w14:paraId="2EC89DAC" w14:textId="611BF922"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license is existed if rebooting or </w:t>
      </w:r>
      <w:proofErr w:type="spellStart"/>
      <w:r w:rsidRPr="005309F8">
        <w:rPr>
          <w:rFonts w:ascii="Trebuchet MS" w:eastAsiaTheme="majorEastAsia" w:hAnsi="Trebuchet MS" w:cstheme="majorBidi"/>
          <w:bCs/>
        </w:rPr>
        <w:t>vc</w:t>
      </w:r>
      <w:proofErr w:type="spellEnd"/>
      <w:r w:rsidRPr="005309F8">
        <w:rPr>
          <w:rFonts w:ascii="Trebuchet MS" w:eastAsiaTheme="majorEastAsia" w:hAnsi="Trebuchet MS" w:cstheme="majorBidi"/>
          <w:bCs/>
        </w:rPr>
        <w:t>-</w:t>
      </w:r>
      <w:r w:rsidR="00F10372" w:rsidRPr="005309F8">
        <w:rPr>
          <w:rFonts w:ascii="Trebuchet MS" w:eastAsiaTheme="majorEastAsia" w:hAnsi="Trebuchet MS" w:cstheme="majorBidi"/>
          <w:bCs/>
        </w:rPr>
        <w:t>takeover.</w:t>
      </w:r>
    </w:p>
    <w:p w14:paraId="61559B63" w14:textId="7EC01291"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if </w:t>
      </w:r>
      <w:proofErr w:type="spellStart"/>
      <w:r w:rsidRPr="005309F8">
        <w:rPr>
          <w:rFonts w:ascii="Trebuchet MS" w:eastAsiaTheme="majorEastAsia" w:hAnsi="Trebuchet MS" w:cstheme="majorBidi"/>
          <w:bCs/>
        </w:rPr>
        <w:t>vc</w:t>
      </w:r>
      <w:proofErr w:type="spellEnd"/>
      <w:r w:rsidRPr="005309F8">
        <w:rPr>
          <w:rFonts w:ascii="Trebuchet MS" w:eastAsiaTheme="majorEastAsia" w:hAnsi="Trebuchet MS" w:cstheme="majorBidi"/>
          <w:bCs/>
        </w:rPr>
        <w:t xml:space="preserve">-takeover, the new master will send msg to </w:t>
      </w:r>
      <w:proofErr w:type="spellStart"/>
      <w:r w:rsidRPr="005309F8">
        <w:rPr>
          <w:rFonts w:ascii="Trebuchet MS" w:eastAsiaTheme="majorEastAsia" w:hAnsi="Trebuchet MS" w:cstheme="majorBidi"/>
          <w:bCs/>
        </w:rPr>
        <w:t>mplsCmm</w:t>
      </w:r>
      <w:proofErr w:type="spellEnd"/>
      <w:r w:rsidRPr="005309F8">
        <w:rPr>
          <w:rFonts w:ascii="Trebuchet MS" w:eastAsiaTheme="majorEastAsia" w:hAnsi="Trebuchet MS" w:cstheme="majorBidi"/>
          <w:bCs/>
        </w:rPr>
        <w:t xml:space="preserve"> if </w:t>
      </w:r>
      <w:proofErr w:type="spellStart"/>
      <w:r w:rsidRPr="005309F8">
        <w:rPr>
          <w:rFonts w:ascii="Trebuchet MS" w:eastAsiaTheme="majorEastAsia" w:hAnsi="Trebuchet MS" w:cstheme="majorBidi"/>
          <w:bCs/>
        </w:rPr>
        <w:t>mplsCmm</w:t>
      </w:r>
      <w:proofErr w:type="spellEnd"/>
      <w:r w:rsidRPr="005309F8">
        <w:rPr>
          <w:rFonts w:ascii="Trebuchet MS" w:eastAsiaTheme="majorEastAsia" w:hAnsi="Trebuchet MS" w:cstheme="majorBidi"/>
          <w:bCs/>
        </w:rPr>
        <w:t xml:space="preserve"> request license </w:t>
      </w:r>
      <w:r w:rsidR="00F10372" w:rsidRPr="005309F8">
        <w:rPr>
          <w:rFonts w:ascii="Trebuchet MS" w:eastAsiaTheme="majorEastAsia" w:hAnsi="Trebuchet MS" w:cstheme="majorBidi"/>
          <w:bCs/>
        </w:rPr>
        <w:t>state.</w:t>
      </w:r>
    </w:p>
    <w:p w14:paraId="2C36FEE1" w14:textId="77777777"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Verify after </w:t>
      </w:r>
      <w:proofErr w:type="spellStart"/>
      <w:r w:rsidRPr="005309F8">
        <w:rPr>
          <w:rFonts w:ascii="Trebuchet MS" w:eastAsiaTheme="majorEastAsia" w:hAnsi="Trebuchet MS" w:cstheme="majorBidi"/>
          <w:bCs/>
        </w:rPr>
        <w:t>vc-takeover,the</w:t>
      </w:r>
      <w:proofErr w:type="spellEnd"/>
      <w:r w:rsidRPr="005309F8">
        <w:rPr>
          <w:rFonts w:ascii="Trebuchet MS" w:eastAsiaTheme="majorEastAsia" w:hAnsi="Trebuchet MS" w:cstheme="majorBidi"/>
          <w:bCs/>
        </w:rPr>
        <w:t xml:space="preserve"> new master needs to work with SILOS normally</w:t>
      </w:r>
    </w:p>
    <w:p w14:paraId="54DCD661" w14:textId="77777777"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If remove the unit has installed the license, the </w:t>
      </w:r>
      <w:proofErr w:type="spellStart"/>
      <w:r w:rsidRPr="005309F8">
        <w:rPr>
          <w:rFonts w:ascii="Trebuchet MS" w:eastAsiaTheme="majorEastAsia" w:hAnsi="Trebuchet MS" w:cstheme="majorBidi"/>
          <w:bCs/>
        </w:rPr>
        <w:t>splited</w:t>
      </w:r>
      <w:proofErr w:type="spellEnd"/>
      <w:r w:rsidRPr="005309F8">
        <w:rPr>
          <w:rFonts w:ascii="Trebuchet MS" w:eastAsiaTheme="majorEastAsia" w:hAnsi="Trebuchet MS" w:cstheme="majorBidi"/>
          <w:bCs/>
        </w:rPr>
        <w:t xml:space="preserve"> chassis will work as the VC1.</w:t>
      </w:r>
    </w:p>
    <w:p w14:paraId="37191C82" w14:textId="7478661C"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During the initial </w:t>
      </w:r>
      <w:r w:rsidR="00F10372" w:rsidRPr="005309F8">
        <w:rPr>
          <w:rFonts w:ascii="Trebuchet MS" w:eastAsiaTheme="majorEastAsia" w:hAnsi="Trebuchet MS" w:cstheme="majorBidi"/>
          <w:bCs/>
        </w:rPr>
        <w:t>1</w:t>
      </w:r>
      <w:r w:rsidR="00C240A0">
        <w:rPr>
          <w:rFonts w:ascii="Trebuchet MS" w:eastAsiaTheme="majorEastAsia" w:hAnsi="Trebuchet MS" w:cstheme="majorBidi"/>
          <w:bCs/>
        </w:rPr>
        <w:t>5</w:t>
      </w:r>
      <w:r w:rsidR="00F10372" w:rsidRPr="005309F8">
        <w:rPr>
          <w:rFonts w:ascii="Trebuchet MS" w:eastAsiaTheme="majorEastAsia" w:hAnsi="Trebuchet MS" w:cstheme="majorBidi"/>
          <w:bCs/>
        </w:rPr>
        <w:t>-day</w:t>
      </w:r>
      <w:r w:rsidRPr="005309F8">
        <w:rPr>
          <w:rFonts w:ascii="Trebuchet MS" w:eastAsiaTheme="majorEastAsia" w:hAnsi="Trebuchet MS" w:cstheme="majorBidi"/>
          <w:bCs/>
        </w:rPr>
        <w:t xml:space="preserve"> demo period without connecting to the SILOS check if the demo period is active after reload.</w:t>
      </w:r>
    </w:p>
    <w:p w14:paraId="596775D3" w14:textId="6CF5BC1F"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During the initial </w:t>
      </w:r>
      <w:r w:rsidR="00F10372" w:rsidRPr="005309F8">
        <w:rPr>
          <w:rFonts w:ascii="Trebuchet MS" w:eastAsiaTheme="majorEastAsia" w:hAnsi="Trebuchet MS" w:cstheme="majorBidi"/>
          <w:bCs/>
        </w:rPr>
        <w:t>1</w:t>
      </w:r>
      <w:r w:rsidR="00C240A0">
        <w:rPr>
          <w:rFonts w:ascii="Trebuchet MS" w:eastAsiaTheme="majorEastAsia" w:hAnsi="Trebuchet MS" w:cstheme="majorBidi"/>
          <w:bCs/>
        </w:rPr>
        <w:t>5</w:t>
      </w:r>
      <w:r w:rsidR="00F10372" w:rsidRPr="005309F8">
        <w:rPr>
          <w:rFonts w:ascii="Trebuchet MS" w:eastAsiaTheme="majorEastAsia" w:hAnsi="Trebuchet MS" w:cstheme="majorBidi"/>
          <w:bCs/>
        </w:rPr>
        <w:t>-day</w:t>
      </w:r>
      <w:r w:rsidRPr="005309F8">
        <w:rPr>
          <w:rFonts w:ascii="Trebuchet MS" w:eastAsiaTheme="majorEastAsia" w:hAnsi="Trebuchet MS" w:cstheme="majorBidi"/>
          <w:bCs/>
        </w:rPr>
        <w:t xml:space="preserve"> demo period without connecting to the SILOS check if the demo period is active on the new Master after </w:t>
      </w:r>
      <w:proofErr w:type="spellStart"/>
      <w:r w:rsidRPr="005309F8">
        <w:rPr>
          <w:rFonts w:ascii="Trebuchet MS" w:eastAsiaTheme="majorEastAsia" w:hAnsi="Trebuchet MS" w:cstheme="majorBidi"/>
          <w:bCs/>
        </w:rPr>
        <w:t>vc</w:t>
      </w:r>
      <w:proofErr w:type="spellEnd"/>
      <w:r w:rsidRPr="005309F8">
        <w:rPr>
          <w:rFonts w:ascii="Trebuchet MS" w:eastAsiaTheme="majorEastAsia" w:hAnsi="Trebuchet MS" w:cstheme="majorBidi"/>
          <w:bCs/>
        </w:rPr>
        <w:t xml:space="preserve">-takeover. The demo period on the new Master needs to count </w:t>
      </w:r>
      <w:r w:rsidR="00F10372" w:rsidRPr="005309F8">
        <w:rPr>
          <w:rFonts w:ascii="Trebuchet MS" w:eastAsiaTheme="majorEastAsia" w:hAnsi="Trebuchet MS" w:cstheme="majorBidi"/>
          <w:bCs/>
        </w:rPr>
        <w:t>starting</w:t>
      </w:r>
      <w:r w:rsidRPr="005309F8">
        <w:rPr>
          <w:rFonts w:ascii="Trebuchet MS" w:eastAsiaTheme="majorEastAsia" w:hAnsi="Trebuchet MS" w:cstheme="majorBidi"/>
          <w:bCs/>
        </w:rPr>
        <w:t xml:space="preserve"> from where it left before </w:t>
      </w:r>
      <w:proofErr w:type="spellStart"/>
      <w:r w:rsidRPr="005309F8">
        <w:rPr>
          <w:rFonts w:ascii="Trebuchet MS" w:eastAsiaTheme="majorEastAsia" w:hAnsi="Trebuchet MS" w:cstheme="majorBidi"/>
          <w:bCs/>
        </w:rPr>
        <w:t>vc</w:t>
      </w:r>
      <w:proofErr w:type="spellEnd"/>
      <w:r w:rsidRPr="005309F8">
        <w:rPr>
          <w:rFonts w:ascii="Trebuchet MS" w:eastAsiaTheme="majorEastAsia" w:hAnsi="Trebuchet MS" w:cstheme="majorBidi"/>
          <w:bCs/>
        </w:rPr>
        <w:t>-takeover.</w:t>
      </w:r>
    </w:p>
    <w:p w14:paraId="71200E3E" w14:textId="484FBB9B"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If the initial </w:t>
      </w:r>
      <w:r w:rsidR="00F10372" w:rsidRPr="005309F8">
        <w:rPr>
          <w:rFonts w:ascii="Trebuchet MS" w:eastAsiaTheme="majorEastAsia" w:hAnsi="Trebuchet MS" w:cstheme="majorBidi"/>
          <w:bCs/>
        </w:rPr>
        <w:t>1</w:t>
      </w:r>
      <w:r w:rsidR="00C240A0">
        <w:rPr>
          <w:rFonts w:ascii="Trebuchet MS" w:eastAsiaTheme="majorEastAsia" w:hAnsi="Trebuchet MS" w:cstheme="majorBidi"/>
          <w:bCs/>
        </w:rPr>
        <w:t>5</w:t>
      </w:r>
      <w:r w:rsidR="00F10372" w:rsidRPr="005309F8">
        <w:rPr>
          <w:rFonts w:ascii="Trebuchet MS" w:eastAsiaTheme="majorEastAsia" w:hAnsi="Trebuchet MS" w:cstheme="majorBidi"/>
          <w:bCs/>
        </w:rPr>
        <w:t>-day</w:t>
      </w:r>
      <w:r w:rsidRPr="005309F8">
        <w:rPr>
          <w:rFonts w:ascii="Trebuchet MS" w:eastAsiaTheme="majorEastAsia" w:hAnsi="Trebuchet MS" w:cstheme="majorBidi"/>
          <w:bCs/>
        </w:rPr>
        <w:t xml:space="preserve"> demo period expires check if the demo license </w:t>
      </w:r>
      <w:r w:rsidR="00F10372" w:rsidRPr="005309F8">
        <w:rPr>
          <w:rFonts w:ascii="Trebuchet MS" w:eastAsiaTheme="majorEastAsia" w:hAnsi="Trebuchet MS" w:cstheme="majorBidi"/>
          <w:bCs/>
        </w:rPr>
        <w:t>is terminated</w:t>
      </w:r>
      <w:r w:rsidRPr="005309F8">
        <w:rPr>
          <w:rFonts w:ascii="Trebuchet MS" w:eastAsiaTheme="majorEastAsia" w:hAnsi="Trebuchet MS" w:cstheme="majorBidi"/>
          <w:bCs/>
        </w:rPr>
        <w:t xml:space="preserve"> on all VC units and MPLS CMM on the Master is informed.</w:t>
      </w:r>
    </w:p>
    <w:p w14:paraId="75CF649E" w14:textId="4E93482D"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During the extended </w:t>
      </w:r>
      <w:r w:rsidR="00F10372" w:rsidRPr="005309F8">
        <w:rPr>
          <w:rFonts w:ascii="Trebuchet MS" w:eastAsiaTheme="majorEastAsia" w:hAnsi="Trebuchet MS" w:cstheme="majorBidi"/>
          <w:bCs/>
        </w:rPr>
        <w:t>30-day</w:t>
      </w:r>
      <w:r w:rsidRPr="005309F8">
        <w:rPr>
          <w:rFonts w:ascii="Trebuchet MS" w:eastAsiaTheme="majorEastAsia" w:hAnsi="Trebuchet MS" w:cstheme="majorBidi"/>
          <w:bCs/>
        </w:rPr>
        <w:t xml:space="preserve"> demo period with connecting to SILOS check if the demo period is active after reload.</w:t>
      </w:r>
    </w:p>
    <w:p w14:paraId="30540A98" w14:textId="44E21312"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During the extended </w:t>
      </w:r>
      <w:r w:rsidR="00F10372" w:rsidRPr="005309F8">
        <w:rPr>
          <w:rFonts w:ascii="Trebuchet MS" w:eastAsiaTheme="majorEastAsia" w:hAnsi="Trebuchet MS" w:cstheme="majorBidi"/>
          <w:bCs/>
        </w:rPr>
        <w:t>30-day</w:t>
      </w:r>
      <w:r w:rsidRPr="005309F8">
        <w:rPr>
          <w:rFonts w:ascii="Trebuchet MS" w:eastAsiaTheme="majorEastAsia" w:hAnsi="Trebuchet MS" w:cstheme="majorBidi"/>
          <w:bCs/>
        </w:rPr>
        <w:t xml:space="preserve"> demo period with connecting to </w:t>
      </w:r>
      <w:r w:rsidR="00F10372" w:rsidRPr="005309F8">
        <w:rPr>
          <w:rFonts w:ascii="Trebuchet MS" w:eastAsiaTheme="majorEastAsia" w:hAnsi="Trebuchet MS" w:cstheme="majorBidi"/>
          <w:bCs/>
        </w:rPr>
        <w:t>SILOS check</w:t>
      </w:r>
      <w:r w:rsidRPr="005309F8">
        <w:rPr>
          <w:rFonts w:ascii="Trebuchet MS" w:eastAsiaTheme="majorEastAsia" w:hAnsi="Trebuchet MS" w:cstheme="majorBidi"/>
          <w:bCs/>
        </w:rPr>
        <w:t xml:space="preserve"> if the demo period is active on the new Master after </w:t>
      </w:r>
      <w:proofErr w:type="spellStart"/>
      <w:r w:rsidRPr="005309F8">
        <w:rPr>
          <w:rFonts w:ascii="Trebuchet MS" w:eastAsiaTheme="majorEastAsia" w:hAnsi="Trebuchet MS" w:cstheme="majorBidi"/>
          <w:bCs/>
        </w:rPr>
        <w:t>vc</w:t>
      </w:r>
      <w:proofErr w:type="spellEnd"/>
      <w:r w:rsidRPr="005309F8">
        <w:rPr>
          <w:rFonts w:ascii="Trebuchet MS" w:eastAsiaTheme="majorEastAsia" w:hAnsi="Trebuchet MS" w:cstheme="majorBidi"/>
          <w:bCs/>
        </w:rPr>
        <w:t xml:space="preserve">-takeover. The demo period on the new Master needs to count </w:t>
      </w:r>
      <w:r w:rsidR="00F10372" w:rsidRPr="005309F8">
        <w:rPr>
          <w:rFonts w:ascii="Trebuchet MS" w:eastAsiaTheme="majorEastAsia" w:hAnsi="Trebuchet MS" w:cstheme="majorBidi"/>
          <w:bCs/>
        </w:rPr>
        <w:t>starting</w:t>
      </w:r>
      <w:r w:rsidRPr="005309F8">
        <w:rPr>
          <w:rFonts w:ascii="Trebuchet MS" w:eastAsiaTheme="majorEastAsia" w:hAnsi="Trebuchet MS" w:cstheme="majorBidi"/>
          <w:bCs/>
        </w:rPr>
        <w:t xml:space="preserve"> from where it left before </w:t>
      </w:r>
      <w:proofErr w:type="spellStart"/>
      <w:r w:rsidRPr="005309F8">
        <w:rPr>
          <w:rFonts w:ascii="Trebuchet MS" w:eastAsiaTheme="majorEastAsia" w:hAnsi="Trebuchet MS" w:cstheme="majorBidi"/>
          <w:bCs/>
        </w:rPr>
        <w:t>vc</w:t>
      </w:r>
      <w:proofErr w:type="spellEnd"/>
      <w:r w:rsidRPr="005309F8">
        <w:rPr>
          <w:rFonts w:ascii="Trebuchet MS" w:eastAsiaTheme="majorEastAsia" w:hAnsi="Trebuchet MS" w:cstheme="majorBidi"/>
          <w:bCs/>
        </w:rPr>
        <w:t>-takeover.</w:t>
      </w:r>
    </w:p>
    <w:p w14:paraId="2327332D" w14:textId="032A8ACB"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If the extended </w:t>
      </w:r>
      <w:r w:rsidR="004F5390" w:rsidRPr="005309F8">
        <w:rPr>
          <w:rFonts w:ascii="Trebuchet MS" w:eastAsiaTheme="majorEastAsia" w:hAnsi="Trebuchet MS" w:cstheme="majorBidi"/>
          <w:bCs/>
        </w:rPr>
        <w:t>30-day</w:t>
      </w:r>
      <w:r w:rsidRPr="005309F8">
        <w:rPr>
          <w:rFonts w:ascii="Trebuchet MS" w:eastAsiaTheme="majorEastAsia" w:hAnsi="Trebuchet MS" w:cstheme="majorBidi"/>
          <w:bCs/>
        </w:rPr>
        <w:t xml:space="preserve"> demo period expires check if the demo license </w:t>
      </w:r>
      <w:r w:rsidR="004F5390" w:rsidRPr="005309F8">
        <w:rPr>
          <w:rFonts w:ascii="Trebuchet MS" w:eastAsiaTheme="majorEastAsia" w:hAnsi="Trebuchet MS" w:cstheme="majorBidi"/>
          <w:bCs/>
        </w:rPr>
        <w:t>is terminated</w:t>
      </w:r>
      <w:r w:rsidRPr="005309F8">
        <w:rPr>
          <w:rFonts w:ascii="Trebuchet MS" w:eastAsiaTheme="majorEastAsia" w:hAnsi="Trebuchet MS" w:cstheme="majorBidi"/>
          <w:bCs/>
        </w:rPr>
        <w:t xml:space="preserve"> on all VC units and MPLS CMM on the Master is informed.</w:t>
      </w:r>
    </w:p>
    <w:p w14:paraId="31E3038A" w14:textId="44E056C0"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Check License Withdrawal on SWLIC, the licenses </w:t>
      </w:r>
      <w:r w:rsidR="004F5390" w:rsidRPr="005309F8">
        <w:rPr>
          <w:rFonts w:ascii="Trebuchet MS" w:eastAsiaTheme="majorEastAsia" w:hAnsi="Trebuchet MS" w:cstheme="majorBidi"/>
          <w:bCs/>
        </w:rPr>
        <w:t>need</w:t>
      </w:r>
      <w:r w:rsidRPr="005309F8">
        <w:rPr>
          <w:rFonts w:ascii="Trebuchet MS" w:eastAsiaTheme="majorEastAsia" w:hAnsi="Trebuchet MS" w:cstheme="majorBidi"/>
          <w:bCs/>
        </w:rPr>
        <w:t xml:space="preserve"> to be disabled on all VC units on the nodes.</w:t>
      </w:r>
    </w:p>
    <w:p w14:paraId="6D0B95D4" w14:textId="77777777"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lastRenderedPageBreak/>
        <w:t xml:space="preserve">If a unit leaves permanently and </w:t>
      </w:r>
      <w:proofErr w:type="spellStart"/>
      <w:r w:rsidRPr="005309F8">
        <w:rPr>
          <w:rFonts w:ascii="Trebuchet MS" w:eastAsiaTheme="majorEastAsia" w:hAnsi="Trebuchet MS" w:cstheme="majorBidi"/>
          <w:bCs/>
        </w:rPr>
        <w:t>doesnt</w:t>
      </w:r>
      <w:proofErr w:type="spellEnd"/>
      <w:r w:rsidRPr="005309F8">
        <w:rPr>
          <w:rFonts w:ascii="Trebuchet MS" w:eastAsiaTheme="majorEastAsia" w:hAnsi="Trebuchet MS" w:cstheme="majorBidi"/>
          <w:bCs/>
        </w:rPr>
        <w:t xml:space="preserve"> have any connection to the SILOS check if the MPLS licenses are disabled after the timeout.</w:t>
      </w:r>
    </w:p>
    <w:p w14:paraId="707FD7E7" w14:textId="77777777" w:rsidR="00183A8D" w:rsidRPr="005309F8"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If there is a momentary VC split/join (</w:t>
      </w:r>
      <w:proofErr w:type="spellStart"/>
      <w:r w:rsidRPr="005309F8">
        <w:rPr>
          <w:rFonts w:ascii="Trebuchet MS" w:eastAsiaTheme="majorEastAsia" w:hAnsi="Trebuchet MS" w:cstheme="majorBidi"/>
          <w:bCs/>
        </w:rPr>
        <w:t>i.e</w:t>
      </w:r>
      <w:proofErr w:type="spellEnd"/>
      <w:r w:rsidRPr="005309F8">
        <w:rPr>
          <w:rFonts w:ascii="Trebuchet MS" w:eastAsiaTheme="majorEastAsia" w:hAnsi="Trebuchet MS" w:cstheme="majorBidi"/>
          <w:bCs/>
        </w:rPr>
        <w:t xml:space="preserve"> VC units leave and join in a short span of time) check if there is no impact on the MPLS licenses installed on the nodes.</w:t>
      </w:r>
    </w:p>
    <w:p w14:paraId="29EDB57E" w14:textId="64B3F947" w:rsidR="006117F4" w:rsidRPr="00A179FB" w:rsidRDefault="00183A8D" w:rsidP="00DD2134">
      <w:pPr>
        <w:pStyle w:val="ListParagraph"/>
        <w:numPr>
          <w:ilvl w:val="0"/>
          <w:numId w:val="26"/>
        </w:numPr>
        <w:spacing w:line="276" w:lineRule="auto"/>
        <w:rPr>
          <w:rFonts w:ascii="Trebuchet MS" w:eastAsiaTheme="majorEastAsia" w:hAnsi="Trebuchet MS" w:cstheme="majorBidi"/>
          <w:bCs/>
        </w:rPr>
      </w:pPr>
      <w:r w:rsidRPr="005309F8">
        <w:rPr>
          <w:rFonts w:ascii="Trebuchet MS" w:eastAsiaTheme="majorEastAsia" w:hAnsi="Trebuchet MS" w:cstheme="majorBidi"/>
          <w:bCs/>
        </w:rPr>
        <w:t xml:space="preserve">Test double </w:t>
      </w:r>
      <w:proofErr w:type="spellStart"/>
      <w:r w:rsidRPr="005309F8">
        <w:rPr>
          <w:rFonts w:ascii="Trebuchet MS" w:eastAsiaTheme="majorEastAsia" w:hAnsi="Trebuchet MS" w:cstheme="majorBidi"/>
          <w:bCs/>
        </w:rPr>
        <w:t>vc</w:t>
      </w:r>
      <w:proofErr w:type="spellEnd"/>
      <w:r w:rsidRPr="005309F8">
        <w:rPr>
          <w:rFonts w:ascii="Trebuchet MS" w:eastAsiaTheme="majorEastAsia" w:hAnsi="Trebuchet MS" w:cstheme="majorBidi"/>
          <w:bCs/>
        </w:rPr>
        <w:t>-takeover and check if the license information is intact on the new Master as well as on the Slave units.</w:t>
      </w:r>
    </w:p>
    <w:p w14:paraId="4F2B3503" w14:textId="77777777" w:rsidR="0016305A" w:rsidRDefault="0016305A">
      <w:pPr>
        <w:rPr>
          <w:rFonts w:ascii="Trebuchet MS" w:eastAsiaTheme="majorEastAsia" w:hAnsi="Trebuchet MS" w:cstheme="majorBidi"/>
          <w:b/>
          <w:sz w:val="24"/>
          <w:szCs w:val="24"/>
        </w:rPr>
      </w:pPr>
      <w:r>
        <w:rPr>
          <w:rFonts w:ascii="Trebuchet MS" w:hAnsi="Trebuchet MS"/>
          <w:b/>
          <w:sz w:val="24"/>
          <w:szCs w:val="24"/>
        </w:rPr>
        <w:br w:type="page"/>
      </w:r>
    </w:p>
    <w:p w14:paraId="1F586E27" w14:textId="5DB04A9C" w:rsidR="006117F4" w:rsidRPr="00E62C28" w:rsidRDefault="006117F4" w:rsidP="00917E25">
      <w:pPr>
        <w:pStyle w:val="Heading1"/>
        <w:spacing w:line="276" w:lineRule="auto"/>
        <w:rPr>
          <w:rFonts w:ascii="Trebuchet MS" w:hAnsi="Trebuchet MS"/>
          <w:b/>
          <w:color w:val="auto"/>
          <w:sz w:val="24"/>
          <w:szCs w:val="24"/>
        </w:rPr>
      </w:pPr>
      <w:bookmarkStart w:id="1204" w:name="_Toc176718851"/>
      <w:r w:rsidRPr="00E62C28">
        <w:rPr>
          <w:rFonts w:ascii="Trebuchet MS" w:hAnsi="Trebuchet MS"/>
          <w:b/>
          <w:color w:val="auto"/>
          <w:sz w:val="24"/>
          <w:szCs w:val="24"/>
        </w:rPr>
        <w:lastRenderedPageBreak/>
        <w:t>9 FUTURE ENHANCEMENTS</w:t>
      </w:r>
      <w:bookmarkEnd w:id="1204"/>
    </w:p>
    <w:p w14:paraId="20178D43" w14:textId="04E2A73A" w:rsidR="00E941EE" w:rsidRDefault="00C72278" w:rsidP="001E6B5D">
      <w:pPr>
        <w:rPr>
          <w:rFonts w:ascii="Arial" w:hAnsi="Arial" w:cs="Arial"/>
        </w:rPr>
      </w:pPr>
      <w:r>
        <w:rPr>
          <w:rFonts w:ascii="Arial" w:hAnsi="Arial" w:cs="Arial"/>
        </w:rPr>
        <w:t>Below</w:t>
      </w:r>
      <w:r w:rsidR="00E941EE">
        <w:rPr>
          <w:rFonts w:ascii="Arial" w:hAnsi="Arial" w:cs="Arial"/>
        </w:rPr>
        <w:t xml:space="preserve"> are the possible future enhancements discussed</w:t>
      </w:r>
      <w:r>
        <w:rPr>
          <w:rFonts w:ascii="Arial" w:hAnsi="Arial" w:cs="Arial"/>
        </w:rPr>
        <w:t>, they could be taken up in a future release.</w:t>
      </w:r>
    </w:p>
    <w:p w14:paraId="7BC530DA" w14:textId="20FE2FAE" w:rsidR="001E6B5D" w:rsidRDefault="001E6B5D" w:rsidP="00DD2134">
      <w:pPr>
        <w:pStyle w:val="ListParagraph"/>
        <w:numPr>
          <w:ilvl w:val="0"/>
          <w:numId w:val="28"/>
        </w:numPr>
        <w:rPr>
          <w:rFonts w:ascii="Arial" w:hAnsi="Arial" w:cs="Arial"/>
        </w:rPr>
      </w:pPr>
      <w:r w:rsidRPr="00C72278">
        <w:rPr>
          <w:rFonts w:ascii="Arial" w:hAnsi="Arial" w:cs="Arial"/>
        </w:rPr>
        <w:t xml:space="preserve">The license server application should work in conjunction with the ALE Customer/Business (License Generation) portal. Secure communication must be established with the ALE portal across the Internet. Licenses generated on the portal must be securely downloaded and installed onto the AOS switch. </w:t>
      </w:r>
    </w:p>
    <w:p w14:paraId="1DB85B21" w14:textId="2AF044B9" w:rsidR="00C72278" w:rsidRPr="00C72278" w:rsidDel="00A15715" w:rsidRDefault="00196C76" w:rsidP="00BA5266">
      <w:pPr>
        <w:pStyle w:val="ListParagraph"/>
        <w:numPr>
          <w:ilvl w:val="0"/>
          <w:numId w:val="28"/>
        </w:numPr>
        <w:rPr>
          <w:del w:id="1205" w:author="Vachiravel Sabarinathan" w:date="2024-06-30T20:07:00Z"/>
          <w:rFonts w:ascii="Arial" w:hAnsi="Arial" w:cs="Arial"/>
        </w:rPr>
      </w:pPr>
      <w:r w:rsidRPr="00A15715">
        <w:rPr>
          <w:rFonts w:ascii="Arial" w:hAnsi="Arial" w:cs="Arial"/>
        </w:rPr>
        <w:t>The Site/Node based licensing can potentially be extended to support other types of CAPEX Licenses</w:t>
      </w:r>
      <w:r w:rsidR="003F0E54" w:rsidRPr="00A15715">
        <w:rPr>
          <w:rFonts w:ascii="Arial" w:hAnsi="Arial" w:cs="Arial"/>
        </w:rPr>
        <w:t xml:space="preserve"> (10G, METRO etc.) in future.</w:t>
      </w:r>
    </w:p>
    <w:p w14:paraId="1E869DAB" w14:textId="54F38EE8" w:rsidR="002C7A97" w:rsidRPr="00A15715" w:rsidDel="00A15715" w:rsidRDefault="002C7A97">
      <w:pPr>
        <w:pStyle w:val="ListParagraph"/>
        <w:numPr>
          <w:ilvl w:val="0"/>
          <w:numId w:val="28"/>
        </w:numPr>
        <w:rPr>
          <w:ins w:id="1206" w:author="Kha Truong" w:date="2024-06-28T11:40:00Z"/>
          <w:del w:id="1207" w:author="Vachiravel Sabarinathan" w:date="2024-06-30T20:07:00Z"/>
          <w:rFonts w:ascii="Trebuchet MS" w:hAnsi="Trebuchet MS"/>
          <w:sz w:val="24"/>
          <w:szCs w:val="24"/>
        </w:rPr>
        <w:pPrChange w:id="1208" w:author="Vachiravel Sabarinathan" w:date="2024-06-30T20:07:00Z">
          <w:pPr/>
        </w:pPrChange>
      </w:pPr>
      <w:ins w:id="1209" w:author="Kha Truong" w:date="2024-06-28T11:40:00Z">
        <w:del w:id="1210" w:author="Vachiravel Sabarinathan" w:date="2024-06-30T20:07:00Z">
          <w:r w:rsidRPr="00A15715" w:rsidDel="00A15715">
            <w:rPr>
              <w:rFonts w:ascii="Trebuchet MS" w:hAnsi="Trebuchet MS"/>
              <w:sz w:val="24"/>
              <w:szCs w:val="24"/>
            </w:rPr>
            <w:br w:type="page"/>
          </w:r>
        </w:del>
      </w:ins>
    </w:p>
    <w:p w14:paraId="435DD6A8" w14:textId="77777777" w:rsidR="002C7A97" w:rsidRDefault="002C7A97">
      <w:pPr>
        <w:pStyle w:val="ListParagraph"/>
        <w:ind w:left="0"/>
        <w:rPr>
          <w:ins w:id="1211" w:author="Kha Truong" w:date="2024-06-28T11:40:00Z"/>
          <w:rFonts w:ascii="Trebuchet MS" w:hAnsi="Trebuchet MS"/>
          <w:b/>
          <w:color w:val="000000" w:themeColor="text1"/>
          <w:sz w:val="24"/>
          <w:szCs w:val="24"/>
        </w:rPr>
        <w:pPrChange w:id="1212" w:author="Vachiravel Sabarinathan" w:date="2024-06-30T20:07:00Z">
          <w:pPr>
            <w:pStyle w:val="Heading1"/>
          </w:pPr>
        </w:pPrChange>
      </w:pPr>
      <w:ins w:id="1213" w:author="Kha Truong" w:date="2024-06-28T11:40:00Z">
        <w:r w:rsidRPr="00DD3314">
          <w:rPr>
            <w:rFonts w:ascii="Trebuchet MS" w:hAnsi="Trebuchet MS"/>
            <w:b/>
            <w:color w:val="000000" w:themeColor="text1"/>
            <w:sz w:val="24"/>
            <w:szCs w:val="24"/>
          </w:rPr>
          <w:br w:type="page"/>
        </w:r>
        <w:r w:rsidRPr="00DD3314">
          <w:rPr>
            <w:rFonts w:ascii="Trebuchet MS" w:hAnsi="Trebuchet MS"/>
            <w:b/>
            <w:color w:val="000000" w:themeColor="text1"/>
            <w:sz w:val="24"/>
            <w:szCs w:val="24"/>
          </w:rPr>
          <w:lastRenderedPageBreak/>
          <w:t>10 APPENDIX A</w:t>
        </w:r>
        <w:r>
          <w:rPr>
            <w:rFonts w:ascii="Trebuchet MS" w:hAnsi="Trebuchet MS"/>
            <w:b/>
            <w:color w:val="000000" w:themeColor="text1"/>
            <w:sz w:val="24"/>
            <w:szCs w:val="24"/>
          </w:rPr>
          <w:t xml:space="preserve">: </w:t>
        </w:r>
        <w:r w:rsidRPr="00DD3314">
          <w:rPr>
            <w:rFonts w:ascii="Trebuchet MS" w:hAnsi="Trebuchet MS"/>
            <w:b/>
            <w:color w:val="000000" w:themeColor="text1"/>
            <w:sz w:val="24"/>
            <w:szCs w:val="24"/>
          </w:rPr>
          <w:t>AOSDEV-2233</w:t>
        </w:r>
        <w:r>
          <w:rPr>
            <w:rFonts w:ascii="Trebuchet MS" w:hAnsi="Trebuchet MS"/>
            <w:b/>
            <w:color w:val="000000" w:themeColor="text1"/>
            <w:sz w:val="24"/>
            <w:szCs w:val="24"/>
          </w:rPr>
          <w:t xml:space="preserve"> </w:t>
        </w:r>
        <w:r w:rsidRPr="00DD3314">
          <w:rPr>
            <w:rFonts w:ascii="Trebuchet MS" w:hAnsi="Trebuchet MS"/>
            <w:b/>
            <w:color w:val="000000" w:themeColor="text1"/>
            <w:sz w:val="24"/>
            <w:szCs w:val="24"/>
          </w:rPr>
          <w:t>6 x 50G speed support through license</w:t>
        </w:r>
      </w:ins>
    </w:p>
    <w:p w14:paraId="0200C4CD" w14:textId="77777777" w:rsidR="002C7A97" w:rsidRPr="002F44B5" w:rsidRDefault="002C7A97" w:rsidP="002C7A97">
      <w:pPr>
        <w:pStyle w:val="Heading2"/>
        <w:rPr>
          <w:ins w:id="1214" w:author="Kha Truong" w:date="2024-06-28T11:40:00Z"/>
          <w:rFonts w:ascii="Trebuchet MS" w:hAnsi="Trebuchet MS"/>
          <w:b/>
          <w:color w:val="000000" w:themeColor="text1"/>
          <w:sz w:val="24"/>
          <w:szCs w:val="24"/>
        </w:rPr>
      </w:pPr>
      <w:bookmarkStart w:id="1215" w:name="_Toc176718852"/>
      <w:ins w:id="1216" w:author="Kha Truong" w:date="2024-06-28T11:40:00Z">
        <w:r w:rsidRPr="002F44B5">
          <w:rPr>
            <w:rFonts w:ascii="Trebuchet MS" w:hAnsi="Trebuchet MS"/>
            <w:b/>
            <w:color w:val="000000" w:themeColor="text1"/>
            <w:sz w:val="24"/>
            <w:szCs w:val="24"/>
          </w:rPr>
          <w:t>10.1 Introduction</w:t>
        </w:r>
        <w:bookmarkEnd w:id="1215"/>
      </w:ins>
    </w:p>
    <w:p w14:paraId="728A90CF" w14:textId="77777777" w:rsidR="002C7A97" w:rsidRDefault="002C7A97" w:rsidP="002C7A97">
      <w:pPr>
        <w:rPr>
          <w:ins w:id="1217" w:author="Kha Truong" w:date="2024-06-28T11:40:00Z"/>
          <w:rFonts w:ascii="Trebuchet MS" w:hAnsi="Trebuchet MS"/>
        </w:rPr>
      </w:pPr>
      <w:ins w:id="1218" w:author="Kha Truong" w:date="2024-06-28T11:40:00Z">
        <w:r w:rsidRPr="00A21873">
          <w:rPr>
            <w:rFonts w:ascii="Trebuchet MS" w:hAnsi="Trebuchet MS"/>
          </w:rPr>
          <w:t>The OS6870-LNI-U6 module, an expansion board of the Alcatel Lucent 6870 network switching platform, supports maximum speeds of up to 6 x 5</w:t>
        </w:r>
        <w:r>
          <w:rPr>
            <w:rFonts w:ascii="Trebuchet MS" w:hAnsi="Trebuchet MS"/>
          </w:rPr>
          <w:t>0</w:t>
        </w:r>
        <w:r w:rsidRPr="00A21873">
          <w:rPr>
            <w:rFonts w:ascii="Trebuchet MS" w:hAnsi="Trebuchet MS"/>
          </w:rPr>
          <w:t>G, but requires a mechanism for speed upgrades. This upgrade is supported through a licensing mechanism, preferably allowing 50G speed changes without system or module reset. The document will provide a detailed overview of the requirements and functional descriptions for this upgrade.</w:t>
        </w:r>
      </w:ins>
    </w:p>
    <w:p w14:paraId="48E25913" w14:textId="77777777" w:rsidR="002C7A97" w:rsidRPr="002B5F78" w:rsidRDefault="002C7A97" w:rsidP="002C7A97">
      <w:pPr>
        <w:rPr>
          <w:ins w:id="1219" w:author="Kha Truong" w:date="2024-06-28T11:40:00Z"/>
          <w:rFonts w:ascii="Trebuchet MS" w:hAnsi="Trebuchet MS"/>
          <w:b/>
          <w:sz w:val="24"/>
          <w:szCs w:val="24"/>
        </w:rPr>
      </w:pPr>
      <w:ins w:id="1220" w:author="Kha Truong" w:date="2024-06-28T11:40:00Z">
        <w:r w:rsidRPr="002B5F78">
          <w:rPr>
            <w:rFonts w:ascii="Trebuchet MS" w:hAnsi="Trebuchet MS"/>
            <w:b/>
            <w:sz w:val="24"/>
            <w:szCs w:val="24"/>
          </w:rPr>
          <w:t>10.2 Overview</w:t>
        </w:r>
      </w:ins>
    </w:p>
    <w:p w14:paraId="2E8012D5" w14:textId="77777777" w:rsidR="002C7A97" w:rsidRPr="002B5F78" w:rsidRDefault="002C7A97" w:rsidP="002C7A97">
      <w:pPr>
        <w:rPr>
          <w:ins w:id="1221" w:author="Kha Truong" w:date="2024-06-28T11:40:00Z"/>
          <w:rFonts w:ascii="Trebuchet MS" w:hAnsi="Trebuchet MS"/>
        </w:rPr>
      </w:pPr>
      <w:ins w:id="1222" w:author="Kha Truong" w:date="2024-06-28T11:40:00Z">
        <w:r w:rsidRPr="002B5F78">
          <w:rPr>
            <w:rFonts w:ascii="Trebuchet MS" w:hAnsi="Trebuchet MS"/>
          </w:rPr>
          <w:t>The site base license is a robust and secure licensing mechanism, suitable for speed upgrades of the OS6870 module.</w:t>
        </w:r>
      </w:ins>
    </w:p>
    <w:p w14:paraId="025F428F" w14:textId="77777777" w:rsidR="002C7A97" w:rsidRDefault="002C7A97" w:rsidP="002C7A97">
      <w:pPr>
        <w:rPr>
          <w:ins w:id="1223" w:author="Kha Truong" w:date="2024-06-28T11:40:00Z"/>
          <w:rFonts w:ascii="Trebuchet MS" w:hAnsi="Trebuchet MS"/>
        </w:rPr>
      </w:pPr>
      <w:ins w:id="1224" w:author="Kha Truong" w:date="2024-06-28T11:40:00Z">
        <w:r w:rsidRPr="002B5F78">
          <w:rPr>
            <w:rFonts w:ascii="Trebuchet MS" w:hAnsi="Trebuchet MS"/>
          </w:rPr>
          <w:t xml:space="preserve">From 8.10.R02, the site-base license will be supported with the "EXP-50G" license with the function of upgrading the port speed for the </w:t>
        </w:r>
        <w:r>
          <w:rPr>
            <w:rFonts w:ascii="Trebuchet MS" w:hAnsi="Trebuchet MS"/>
          </w:rPr>
          <w:t>OS</w:t>
        </w:r>
        <w:r w:rsidRPr="002B5F78">
          <w:rPr>
            <w:rFonts w:ascii="Trebuchet MS" w:hAnsi="Trebuchet MS"/>
          </w:rPr>
          <w:t>6870 expansion board to 50G.</w:t>
        </w:r>
      </w:ins>
    </w:p>
    <w:p w14:paraId="1B891EE0" w14:textId="77777777" w:rsidR="002C7A97" w:rsidRPr="00A21873" w:rsidRDefault="002C7A97" w:rsidP="002C7A97">
      <w:pPr>
        <w:rPr>
          <w:ins w:id="1225" w:author="Kha Truong" w:date="2024-06-28T11:40:00Z"/>
          <w:rFonts w:ascii="Trebuchet MS" w:hAnsi="Trebuchet MS"/>
        </w:rPr>
      </w:pPr>
      <w:ins w:id="1226" w:author="Kha Truong" w:date="2024-06-28T11:40:00Z">
        <w:r>
          <w:rPr>
            <w:rFonts w:ascii="Trebuchet MS" w:hAnsi="Trebuchet MS"/>
          </w:rPr>
          <w:t>And</w:t>
        </w:r>
        <w:r w:rsidRPr="009A33D8">
          <w:rPr>
            <w:rFonts w:ascii="Trebuchet MS" w:hAnsi="Trebuchet MS"/>
          </w:rPr>
          <w:t xml:space="preserve"> the site-base license will have some design adaptations.</w:t>
        </w:r>
      </w:ins>
    </w:p>
    <w:p w14:paraId="76723052" w14:textId="77777777" w:rsidR="002C7A97" w:rsidRPr="002F44B5" w:rsidRDefault="002C7A97" w:rsidP="002C7A97">
      <w:pPr>
        <w:rPr>
          <w:ins w:id="1227" w:author="Kha Truong" w:date="2024-06-28T11:40:00Z"/>
          <w:rFonts w:ascii="Trebuchet MS" w:hAnsi="Trebuchet MS"/>
          <w:b/>
          <w:sz w:val="24"/>
          <w:szCs w:val="24"/>
        </w:rPr>
      </w:pPr>
      <w:ins w:id="1228" w:author="Kha Truong" w:date="2024-06-28T11:40:00Z">
        <w:r>
          <w:rPr>
            <w:rFonts w:ascii="Trebuchet MS" w:hAnsi="Trebuchet MS"/>
            <w:b/>
            <w:sz w:val="24"/>
            <w:szCs w:val="24"/>
          </w:rPr>
          <w:t xml:space="preserve">10.3 </w:t>
        </w:r>
        <w:r w:rsidRPr="002F44B5">
          <w:rPr>
            <w:rFonts w:ascii="Trebuchet MS" w:hAnsi="Trebuchet MS"/>
            <w:b/>
            <w:sz w:val="24"/>
            <w:szCs w:val="24"/>
          </w:rPr>
          <w:t>Functional descriptions</w:t>
        </w:r>
      </w:ins>
    </w:p>
    <w:p w14:paraId="15B4AC6F" w14:textId="77777777" w:rsidR="002C7A97" w:rsidRDefault="002C7A97" w:rsidP="002C7A97">
      <w:pPr>
        <w:rPr>
          <w:ins w:id="1229" w:author="Kha Truong" w:date="2024-06-28T11:40:00Z"/>
          <w:rFonts w:ascii="Trebuchet MS" w:hAnsi="Trebuchet MS"/>
        </w:rPr>
      </w:pPr>
      <w:ins w:id="1230" w:author="Kha Truong" w:date="2024-06-28T11:40:00Z">
        <w:r w:rsidRPr="002F44B5">
          <w:rPr>
            <w:rFonts w:ascii="Trebuchet MS" w:hAnsi="Trebuchet MS"/>
          </w:rPr>
          <w:t>The "EXP-50G" license licensing mechanism also complies with the basic requirements of the site base license, and with "EXP-50</w:t>
        </w:r>
        <w:r>
          <w:rPr>
            <w:rFonts w:ascii="Trebuchet MS" w:hAnsi="Trebuchet MS"/>
          </w:rPr>
          <w:t>G</w:t>
        </w:r>
        <w:r w:rsidRPr="002F44B5">
          <w:rPr>
            <w:rFonts w:ascii="Trebuchet MS" w:hAnsi="Trebuchet MS"/>
          </w:rPr>
          <w:t>" only "</w:t>
        </w:r>
        <w:r>
          <w:rPr>
            <w:rFonts w:ascii="Trebuchet MS" w:hAnsi="Trebuchet MS"/>
          </w:rPr>
          <w:t>individual</w:t>
        </w:r>
        <w:r w:rsidRPr="002F44B5">
          <w:rPr>
            <w:rFonts w:ascii="Trebuchet MS" w:hAnsi="Trebuchet MS"/>
          </w:rPr>
          <w:t xml:space="preserve"> licenses" are supported.</w:t>
        </w:r>
      </w:ins>
    </w:p>
    <w:p w14:paraId="4F47CE81" w14:textId="77777777" w:rsidR="002C7A97" w:rsidRPr="00BD6FBF" w:rsidRDefault="002C7A97" w:rsidP="002C7A97">
      <w:pPr>
        <w:rPr>
          <w:ins w:id="1231" w:author="Kha Truong" w:date="2024-06-28T11:40:00Z"/>
          <w:rFonts w:ascii="Trebuchet MS" w:hAnsi="Trebuchet MS"/>
          <w:b/>
          <w:i/>
          <w:sz w:val="24"/>
          <w:szCs w:val="24"/>
          <w:u w:val="single"/>
        </w:rPr>
      </w:pPr>
      <w:ins w:id="1232" w:author="Kha Truong" w:date="2024-06-28T11:40:00Z">
        <w:r w:rsidRPr="00BD6FBF">
          <w:rPr>
            <w:rFonts w:ascii="Trebuchet MS" w:hAnsi="Trebuchet MS"/>
            <w:b/>
            <w:i/>
            <w:sz w:val="24"/>
            <w:szCs w:val="24"/>
            <w:u w:val="single"/>
          </w:rPr>
          <w:t>General design to adapt when managing multiple licenses</w:t>
        </w:r>
      </w:ins>
    </w:p>
    <w:p w14:paraId="10C9FCD7" w14:textId="77777777" w:rsidR="002C7A97" w:rsidRDefault="002C7A97" w:rsidP="002C7A97">
      <w:pPr>
        <w:rPr>
          <w:ins w:id="1233" w:author="Kha Truong" w:date="2024-06-28T11:40:00Z"/>
          <w:rFonts w:ascii="Trebuchet MS" w:hAnsi="Trebuchet MS"/>
        </w:rPr>
      </w:pPr>
      <w:ins w:id="1234" w:author="Kha Truong" w:date="2024-06-28T11:40:00Z">
        <w:r w:rsidRPr="002D0E21">
          <w:rPr>
            <w:rFonts w:ascii="Trebuchet MS" w:hAnsi="Trebuchet MS"/>
          </w:rPr>
          <w:t>Introducing a new license called "Individual", this license can be combined with the setup</w:t>
        </w:r>
        <w:r>
          <w:rPr>
            <w:rFonts w:ascii="Trebuchet MS" w:hAnsi="Trebuchet MS"/>
          </w:rPr>
          <w:t>(VCs)</w:t>
        </w:r>
        <w:r w:rsidRPr="002D0E21">
          <w:rPr>
            <w:rFonts w:ascii="Trebuchet MS" w:hAnsi="Trebuchet MS"/>
          </w:rPr>
          <w:t xml:space="preserve"> using the site/node license. It is responsibl</w:t>
        </w:r>
        <w:r>
          <w:rPr>
            <w:rFonts w:ascii="Trebuchet MS" w:hAnsi="Trebuchet MS"/>
          </w:rPr>
          <w:t xml:space="preserve">e for requesting feature licenses </w:t>
        </w:r>
        <w:r w:rsidRPr="002D0E21">
          <w:rPr>
            <w:rFonts w:ascii="Trebuchet MS" w:hAnsi="Trebuchet MS"/>
          </w:rPr>
          <w:t>for each unit in the VC setup.</w:t>
        </w:r>
      </w:ins>
    </w:p>
    <w:p w14:paraId="2FF56CA5" w14:textId="77777777" w:rsidR="002C7A97" w:rsidRDefault="002C7A97" w:rsidP="002C7A97">
      <w:pPr>
        <w:rPr>
          <w:ins w:id="1235" w:author="Kha Truong" w:date="2024-06-28T11:40:00Z"/>
          <w:rFonts w:ascii="Trebuchet MS" w:hAnsi="Trebuchet MS"/>
        </w:rPr>
      </w:pPr>
      <w:ins w:id="1236" w:author="Kha Truong" w:date="2024-06-28T11:40:00Z">
        <w:r w:rsidRPr="001D37F1">
          <w:rPr>
            <w:rFonts w:ascii="Trebuchet MS" w:hAnsi="Trebuchet MS"/>
          </w:rPr>
          <w:t>The server will receive the client's license request for specific features through the license flag in the client's request license message.</w:t>
        </w:r>
      </w:ins>
    </w:p>
    <w:p w14:paraId="7555B3AE" w14:textId="77777777" w:rsidR="002C7A97" w:rsidRPr="002E66F7" w:rsidRDefault="002C7A97" w:rsidP="002C7A97">
      <w:pPr>
        <w:rPr>
          <w:ins w:id="1237" w:author="Kha Truong" w:date="2024-06-28T11:40:00Z"/>
          <w:rFonts w:ascii="Trebuchet MS" w:hAnsi="Trebuchet MS"/>
        </w:rPr>
      </w:pPr>
      <w:ins w:id="1238" w:author="Kha Truong" w:date="2024-06-28T11:40:00Z">
        <w:r w:rsidRPr="002E66F7">
          <w:rPr>
            <w:rFonts w:ascii="Trebuchet MS" w:hAnsi="Trebuchet MS"/>
          </w:rPr>
          <w:t xml:space="preserve">The server must check whether the client is eligible to be registered at the server or not by checking the number of sites/nodes supported by the license server corresponding to the feature at the license server and the number of features requiring a license </w:t>
        </w:r>
        <w:r>
          <w:rPr>
            <w:rFonts w:ascii="Trebuchet MS" w:hAnsi="Trebuchet MS"/>
          </w:rPr>
          <w:t>at the client reaches the limit or not.</w:t>
        </w:r>
      </w:ins>
    </w:p>
    <w:p w14:paraId="73DB0DD3" w14:textId="77777777" w:rsidR="002C7A97" w:rsidRPr="002E66F7" w:rsidRDefault="002C7A97" w:rsidP="002C7A97">
      <w:pPr>
        <w:rPr>
          <w:ins w:id="1239" w:author="Kha Truong" w:date="2024-06-28T11:40:00Z"/>
          <w:rFonts w:ascii="Trebuchet MS" w:hAnsi="Trebuchet MS"/>
        </w:rPr>
      </w:pPr>
      <w:ins w:id="1240" w:author="Kha Truong" w:date="2024-06-28T11:40:00Z">
        <w:r w:rsidRPr="002E66F7">
          <w:rPr>
            <w:rFonts w:ascii="Trebuchet MS" w:hAnsi="Trebuchet MS"/>
          </w:rPr>
          <w:t>Clarifying this condition:</w:t>
        </w:r>
      </w:ins>
    </w:p>
    <w:p w14:paraId="35AE3BFB" w14:textId="77777777" w:rsidR="002C7A97" w:rsidRPr="002E66F7" w:rsidRDefault="002C7A97" w:rsidP="002C7A97">
      <w:pPr>
        <w:rPr>
          <w:ins w:id="1241" w:author="Kha Truong" w:date="2024-06-28T11:40:00Z"/>
          <w:rFonts w:ascii="Trebuchet MS" w:hAnsi="Trebuchet MS"/>
        </w:rPr>
      </w:pPr>
      <w:ins w:id="1242" w:author="Kha Truong" w:date="2024-06-28T11:40:00Z">
        <w:r w:rsidRPr="002E66F7">
          <w:rPr>
            <w:rFonts w:ascii="Trebuchet MS" w:hAnsi="Trebuchet MS"/>
          </w:rPr>
          <w:t>- A client can request licenses for many different features, depending on user needs or platform limitations.</w:t>
        </w:r>
      </w:ins>
    </w:p>
    <w:p w14:paraId="783FEE69" w14:textId="77777777" w:rsidR="002C7A97" w:rsidRPr="002E66F7" w:rsidRDefault="002C7A97" w:rsidP="002C7A97">
      <w:pPr>
        <w:rPr>
          <w:ins w:id="1243" w:author="Kha Truong" w:date="2024-06-28T11:40:00Z"/>
          <w:rFonts w:ascii="Trebuchet MS" w:hAnsi="Trebuchet MS"/>
        </w:rPr>
      </w:pPr>
      <w:ins w:id="1244" w:author="Kha Truong" w:date="2024-06-28T11:40:00Z">
        <w:r w:rsidRPr="002E66F7">
          <w:rPr>
            <w:rFonts w:ascii="Trebuchet MS" w:hAnsi="Trebuchet MS"/>
          </w:rPr>
          <w:t>- When a client requests a license for a feature that does not have a license installed on the license server, the license server accepts the client's registration and only checks the support limit for "node in site" (maximum</w:t>
        </w:r>
        <w:r>
          <w:rPr>
            <w:rFonts w:ascii="Trebuchet MS" w:hAnsi="Trebuchet MS"/>
          </w:rPr>
          <w:t xml:space="preserve"> support of 4 configured nodes</w:t>
        </w:r>
        <w:r w:rsidRPr="002E66F7">
          <w:rPr>
            <w:rFonts w:ascii="Trebuchet MS" w:hAnsi="Trebuchet MS"/>
          </w:rPr>
          <w:t xml:space="preserve"> for 1 site).</w:t>
        </w:r>
      </w:ins>
    </w:p>
    <w:p w14:paraId="47AA375E" w14:textId="77777777" w:rsidR="002C7A97" w:rsidRDefault="002C7A97" w:rsidP="002C7A97">
      <w:pPr>
        <w:rPr>
          <w:ins w:id="1245" w:author="Kha Truong" w:date="2024-06-28T11:40:00Z"/>
          <w:rFonts w:ascii="Trebuchet MS" w:hAnsi="Trebuchet MS"/>
        </w:rPr>
      </w:pPr>
      <w:ins w:id="1246" w:author="Kha Truong" w:date="2024-06-28T11:40:00Z">
        <w:r w:rsidRPr="002E66F7">
          <w:rPr>
            <w:rFonts w:ascii="Trebuchet MS" w:hAnsi="Trebuchet MS"/>
          </w:rPr>
          <w:lastRenderedPageBreak/>
          <w:t>- When a new client registers to the server and reques</w:t>
        </w:r>
        <w:r>
          <w:rPr>
            <w:rFonts w:ascii="Trebuchet MS" w:hAnsi="Trebuchet MS"/>
          </w:rPr>
          <w:t>ts a license for</w:t>
        </w:r>
        <w:r w:rsidRPr="002E66F7">
          <w:rPr>
            <w:rFonts w:ascii="Trebuchet MS" w:hAnsi="Trebuchet MS"/>
          </w:rPr>
          <w:t xml:space="preserve"> different features, we ne</w:t>
        </w:r>
        <w:r>
          <w:rPr>
            <w:rFonts w:ascii="Trebuchet MS" w:hAnsi="Trebuchet MS"/>
          </w:rPr>
          <w:t xml:space="preserve">ed to determine which of these </w:t>
        </w:r>
        <w:r w:rsidRPr="002E66F7">
          <w:rPr>
            <w:rFonts w:ascii="Trebuchet MS" w:hAnsi="Trebuchet MS"/>
          </w:rPr>
          <w:t xml:space="preserve">features has exceeded the limit that the license server can support, </w:t>
        </w:r>
        <w:r>
          <w:rPr>
            <w:rFonts w:ascii="Trebuchet MS" w:hAnsi="Trebuchet MS"/>
          </w:rPr>
          <w:t>i</w:t>
        </w:r>
        <w:r w:rsidRPr="002E66F7">
          <w:rPr>
            <w:rFonts w:ascii="Trebuchet MS" w:hAnsi="Trebuchet MS"/>
          </w:rPr>
          <w:t>f so, does not allow registration and sending notification messages.</w:t>
        </w:r>
      </w:ins>
    </w:p>
    <w:p w14:paraId="681AE97D" w14:textId="04F9DFE8" w:rsidR="002C7A97" w:rsidDel="00A33099" w:rsidRDefault="002C7A97" w:rsidP="002C7A97">
      <w:pPr>
        <w:rPr>
          <w:ins w:id="1247" w:author="Kha Truong" w:date="2024-06-28T11:40:00Z"/>
          <w:del w:id="1248" w:author="Vachiravel Sabarinathan" w:date="2024-06-30T20:14:00Z"/>
          <w:rFonts w:ascii="Trebuchet MS" w:hAnsi="Trebuchet MS"/>
        </w:rPr>
      </w:pPr>
      <w:ins w:id="1249" w:author="Kha Truong" w:date="2024-06-28T11:40:00Z">
        <w:r>
          <w:rPr>
            <w:rFonts w:ascii="Trebuchet MS" w:hAnsi="Trebuchet MS"/>
          </w:rPr>
          <w:t>Example:</w:t>
        </w:r>
      </w:ins>
      <w:ins w:id="1250" w:author="Kha Truong" w:date="2024-06-28T11:44:00Z">
        <w:r w:rsidR="00AF64E2">
          <w:rPr>
            <w:rFonts w:ascii="Trebuchet MS" w:hAnsi="Trebuchet MS"/>
          </w:rPr>
          <w:t xml:space="preserve"> </w:t>
        </w:r>
      </w:ins>
      <w:ins w:id="1251" w:author="Kha Truong" w:date="2024-06-28T11:45:00Z">
        <w:r w:rsidR="00AF64E2" w:rsidRPr="00AF64E2">
          <w:rPr>
            <w:rFonts w:ascii="Trebuchet MS" w:hAnsi="Trebuchet MS"/>
          </w:rPr>
          <w:t>Let's assume the settings below register to the license server in order</w:t>
        </w:r>
      </w:ins>
      <w:ins w:id="1252" w:author="Vachiravel Sabarinathan" w:date="2024-06-30T20:14:00Z">
        <w:r w:rsidR="00A33099">
          <w:rPr>
            <w:rFonts w:ascii="Trebuchet MS" w:hAnsi="Trebuchet MS"/>
          </w:rPr>
          <w:t>.</w:t>
        </w:r>
      </w:ins>
    </w:p>
    <w:p w14:paraId="6B7C402B" w14:textId="77777777" w:rsidR="002C7A97" w:rsidRDefault="002C7A97" w:rsidP="002C7A97">
      <w:pPr>
        <w:rPr>
          <w:ins w:id="1253" w:author="Kha Truong" w:date="2024-06-28T11:40:00Z"/>
          <w:rFonts w:ascii="Trebuchet MS" w:hAnsi="Trebuchet MS"/>
        </w:rPr>
      </w:pPr>
    </w:p>
    <w:tbl>
      <w:tblPr>
        <w:tblW w:w="7735" w:type="dxa"/>
        <w:tblLook w:val="04A0" w:firstRow="1" w:lastRow="0" w:firstColumn="1" w:lastColumn="0" w:noHBand="0" w:noVBand="1"/>
      </w:tblPr>
      <w:tblGrid>
        <w:gridCol w:w="744"/>
        <w:gridCol w:w="601"/>
        <w:gridCol w:w="1104"/>
        <w:gridCol w:w="1080"/>
        <w:gridCol w:w="1430"/>
        <w:gridCol w:w="1311"/>
        <w:gridCol w:w="1465"/>
      </w:tblGrid>
      <w:tr w:rsidR="002C7A97" w:rsidRPr="00FD2647" w14:paraId="585110DB" w14:textId="77777777" w:rsidTr="00A6195A">
        <w:trPr>
          <w:trHeight w:val="570"/>
          <w:ins w:id="1254" w:author="Kha Truong" w:date="2024-06-28T11:40:00Z"/>
        </w:trPr>
        <w:tc>
          <w:tcPr>
            <w:tcW w:w="744"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18B690B5" w14:textId="77777777" w:rsidR="002C7A97" w:rsidRPr="00FD2647" w:rsidRDefault="002C7A97" w:rsidP="00A6195A">
            <w:pPr>
              <w:spacing w:after="0" w:line="240" w:lineRule="auto"/>
              <w:rPr>
                <w:ins w:id="1255" w:author="Kha Truong" w:date="2024-06-28T11:40:00Z"/>
                <w:rFonts w:ascii="Calibri" w:eastAsia="Times New Roman" w:hAnsi="Calibri" w:cs="Calibri"/>
                <w:b/>
                <w:bCs/>
                <w:color w:val="FFFFFF"/>
              </w:rPr>
            </w:pPr>
            <w:ins w:id="1256" w:author="Kha Truong" w:date="2024-06-28T11:40:00Z">
              <w:r w:rsidRPr="00FD2647">
                <w:rPr>
                  <w:rFonts w:ascii="Calibri" w:eastAsia="Times New Roman" w:hAnsi="Calibri" w:cs="Calibri"/>
                  <w:b/>
                  <w:bCs/>
                  <w:color w:val="FFFFFF"/>
                </w:rPr>
                <w:t>Setup</w:t>
              </w:r>
            </w:ins>
          </w:p>
        </w:tc>
        <w:tc>
          <w:tcPr>
            <w:tcW w:w="601"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2EDA3690" w14:textId="77777777" w:rsidR="002C7A97" w:rsidRPr="00FD2647" w:rsidRDefault="002C7A97" w:rsidP="00A6195A">
            <w:pPr>
              <w:spacing w:after="0" w:line="240" w:lineRule="auto"/>
              <w:rPr>
                <w:ins w:id="1257" w:author="Kha Truong" w:date="2024-06-28T11:40:00Z"/>
                <w:rFonts w:ascii="Calibri" w:eastAsia="Times New Roman" w:hAnsi="Calibri" w:cs="Calibri"/>
                <w:b/>
                <w:bCs/>
                <w:color w:val="FFFFFF"/>
              </w:rPr>
            </w:pPr>
            <w:ins w:id="1258" w:author="Kha Truong" w:date="2024-06-28T11:40:00Z">
              <w:r w:rsidRPr="00FD2647">
                <w:rPr>
                  <w:rFonts w:ascii="Calibri" w:eastAsia="Times New Roman" w:hAnsi="Calibri" w:cs="Calibri"/>
                  <w:b/>
                  <w:bCs/>
                  <w:color w:val="FFFFFF"/>
                </w:rPr>
                <w:t xml:space="preserve">VCs of </w:t>
              </w:r>
            </w:ins>
          </w:p>
        </w:tc>
        <w:tc>
          <w:tcPr>
            <w:tcW w:w="1104"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046BFEBE" w14:textId="77777777" w:rsidR="002C7A97" w:rsidRPr="00FD2647" w:rsidRDefault="002C7A97" w:rsidP="00A6195A">
            <w:pPr>
              <w:spacing w:after="0" w:line="240" w:lineRule="auto"/>
              <w:rPr>
                <w:ins w:id="1259" w:author="Kha Truong" w:date="2024-06-28T11:40:00Z"/>
                <w:rFonts w:ascii="Calibri" w:eastAsia="Times New Roman" w:hAnsi="Calibri" w:cs="Calibri"/>
                <w:b/>
                <w:bCs/>
                <w:color w:val="FFFFFF"/>
              </w:rPr>
            </w:pPr>
            <w:ins w:id="1260" w:author="Kha Truong" w:date="2024-06-28T11:40:00Z">
              <w:r w:rsidRPr="00FD2647">
                <w:rPr>
                  <w:rFonts w:ascii="Calibri" w:eastAsia="Times New Roman" w:hAnsi="Calibri" w:cs="Calibri"/>
                  <w:b/>
                  <w:bCs/>
                  <w:color w:val="FFFFFF"/>
                </w:rPr>
                <w:t xml:space="preserve">Configure As </w:t>
              </w:r>
            </w:ins>
          </w:p>
        </w:tc>
        <w:tc>
          <w:tcPr>
            <w:tcW w:w="108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3E187CFD" w14:textId="77777777" w:rsidR="002C7A97" w:rsidRPr="00FD2647" w:rsidRDefault="002C7A97" w:rsidP="00A6195A">
            <w:pPr>
              <w:spacing w:after="0" w:line="240" w:lineRule="auto"/>
              <w:rPr>
                <w:ins w:id="1261" w:author="Kha Truong" w:date="2024-06-28T11:40:00Z"/>
                <w:rFonts w:ascii="Calibri" w:eastAsia="Times New Roman" w:hAnsi="Calibri" w:cs="Calibri"/>
                <w:b/>
                <w:bCs/>
                <w:color w:val="FFFFFF"/>
              </w:rPr>
            </w:pPr>
            <w:proofErr w:type="spellStart"/>
            <w:ins w:id="1262" w:author="Kha Truong" w:date="2024-06-28T11:40:00Z">
              <w:r w:rsidRPr="00FD2647">
                <w:rPr>
                  <w:rFonts w:ascii="Calibri" w:eastAsia="Times New Roman" w:hAnsi="Calibri" w:cs="Calibri"/>
                  <w:b/>
                  <w:bCs/>
                  <w:color w:val="FFFFFF"/>
                </w:rPr>
                <w:t>SiteId</w:t>
              </w:r>
              <w:proofErr w:type="spellEnd"/>
            </w:ins>
          </w:p>
        </w:tc>
        <w:tc>
          <w:tcPr>
            <w:tcW w:w="1430" w:type="dxa"/>
            <w:tcBorders>
              <w:top w:val="single" w:sz="4" w:space="0" w:color="auto"/>
              <w:left w:val="single" w:sz="4" w:space="0" w:color="auto"/>
              <w:bottom w:val="single" w:sz="4" w:space="0" w:color="auto"/>
              <w:right w:val="single" w:sz="4" w:space="0" w:color="auto"/>
            </w:tcBorders>
            <w:shd w:val="clear" w:color="5B9BD5" w:fill="5B9BD5"/>
            <w:vAlign w:val="bottom"/>
            <w:hideMark/>
          </w:tcPr>
          <w:p w14:paraId="4C7FD811" w14:textId="77777777" w:rsidR="002C7A97" w:rsidRPr="00FD2647" w:rsidRDefault="002C7A97" w:rsidP="00A6195A">
            <w:pPr>
              <w:spacing w:after="0" w:line="240" w:lineRule="auto"/>
              <w:rPr>
                <w:ins w:id="1263" w:author="Kha Truong" w:date="2024-06-28T11:40:00Z"/>
                <w:rFonts w:ascii="Calibri" w:eastAsia="Times New Roman" w:hAnsi="Calibri" w:cs="Calibri"/>
                <w:b/>
                <w:bCs/>
                <w:color w:val="FFFFFF"/>
              </w:rPr>
            </w:pPr>
            <w:ins w:id="1264" w:author="Kha Truong" w:date="2024-06-28T11:40:00Z">
              <w:r w:rsidRPr="00FD2647">
                <w:rPr>
                  <w:rFonts w:ascii="Calibri" w:eastAsia="Times New Roman" w:hAnsi="Calibri" w:cs="Calibri"/>
                  <w:b/>
                  <w:bCs/>
                  <w:color w:val="FFFFFF"/>
                </w:rPr>
                <w:t xml:space="preserve">Feature </w:t>
              </w:r>
              <w:r>
                <w:rPr>
                  <w:rFonts w:ascii="Calibri" w:eastAsia="Times New Roman" w:hAnsi="Calibri" w:cs="Calibri"/>
                  <w:b/>
                  <w:bCs/>
                  <w:color w:val="FFFFFF"/>
                </w:rPr>
                <w:t>MPLS</w:t>
              </w:r>
              <w:r w:rsidRPr="00FD2647">
                <w:rPr>
                  <w:rFonts w:ascii="Calibri" w:eastAsia="Times New Roman" w:hAnsi="Calibri" w:cs="Calibri"/>
                  <w:b/>
                  <w:bCs/>
                  <w:color w:val="FFFFFF"/>
                </w:rPr>
                <w:br/>
                <w:t>(Site/Node)</w:t>
              </w:r>
            </w:ins>
          </w:p>
        </w:tc>
        <w:tc>
          <w:tcPr>
            <w:tcW w:w="1311" w:type="dxa"/>
            <w:tcBorders>
              <w:top w:val="single" w:sz="4" w:space="0" w:color="auto"/>
              <w:left w:val="single" w:sz="4" w:space="0" w:color="auto"/>
              <w:bottom w:val="single" w:sz="4" w:space="0" w:color="auto"/>
              <w:right w:val="single" w:sz="4" w:space="0" w:color="auto"/>
            </w:tcBorders>
            <w:shd w:val="clear" w:color="5B9BD5" w:fill="5B9BD5"/>
            <w:vAlign w:val="bottom"/>
            <w:hideMark/>
          </w:tcPr>
          <w:p w14:paraId="5F90DC11" w14:textId="77777777" w:rsidR="002C7A97" w:rsidRPr="00FD2647" w:rsidRDefault="002C7A97" w:rsidP="00A6195A">
            <w:pPr>
              <w:spacing w:after="0" w:line="240" w:lineRule="auto"/>
              <w:rPr>
                <w:ins w:id="1265" w:author="Kha Truong" w:date="2024-06-28T11:40:00Z"/>
                <w:rFonts w:ascii="Calibri" w:eastAsia="Times New Roman" w:hAnsi="Calibri" w:cs="Calibri"/>
                <w:b/>
                <w:bCs/>
                <w:color w:val="FFFFFF"/>
              </w:rPr>
            </w:pPr>
            <w:ins w:id="1266" w:author="Kha Truong" w:date="2024-06-28T11:40:00Z">
              <w:r w:rsidRPr="00FD2647">
                <w:rPr>
                  <w:rFonts w:ascii="Calibri" w:eastAsia="Times New Roman" w:hAnsi="Calibri" w:cs="Calibri"/>
                  <w:b/>
                  <w:bCs/>
                  <w:color w:val="FFFFFF"/>
                </w:rPr>
                <w:t xml:space="preserve">Feature </w:t>
              </w:r>
              <w:r>
                <w:rPr>
                  <w:rFonts w:ascii="Calibri" w:eastAsia="Times New Roman" w:hAnsi="Calibri" w:cs="Calibri"/>
                  <w:b/>
                  <w:bCs/>
                  <w:color w:val="FFFFFF"/>
                </w:rPr>
                <w:t>EXP-50G</w:t>
              </w:r>
              <w:r w:rsidRPr="00FD2647">
                <w:rPr>
                  <w:rFonts w:ascii="Calibri" w:eastAsia="Times New Roman" w:hAnsi="Calibri" w:cs="Calibri"/>
                  <w:b/>
                  <w:bCs/>
                  <w:color w:val="FFFFFF"/>
                </w:rPr>
                <w:br/>
                <w:t>(</w:t>
              </w:r>
              <w:proofErr w:type="spellStart"/>
              <w:r w:rsidRPr="00FD2647">
                <w:rPr>
                  <w:rFonts w:ascii="Calibri" w:eastAsia="Times New Roman" w:hAnsi="Calibri" w:cs="Calibri"/>
                  <w:b/>
                  <w:bCs/>
                  <w:color w:val="FFFFFF"/>
                </w:rPr>
                <w:t>Indv</w:t>
              </w:r>
              <w:proofErr w:type="spellEnd"/>
              <w:r w:rsidRPr="00FD2647">
                <w:rPr>
                  <w:rFonts w:ascii="Calibri" w:eastAsia="Times New Roman" w:hAnsi="Calibri" w:cs="Calibri"/>
                  <w:b/>
                  <w:bCs/>
                  <w:color w:val="FFFFFF"/>
                </w:rPr>
                <w:t>)</w:t>
              </w:r>
            </w:ins>
          </w:p>
        </w:tc>
        <w:tc>
          <w:tcPr>
            <w:tcW w:w="1465" w:type="dxa"/>
            <w:tcBorders>
              <w:top w:val="single" w:sz="4" w:space="0" w:color="auto"/>
              <w:left w:val="single" w:sz="4" w:space="0" w:color="auto"/>
              <w:bottom w:val="single" w:sz="4" w:space="0" w:color="auto"/>
              <w:right w:val="single" w:sz="4" w:space="0" w:color="auto"/>
            </w:tcBorders>
            <w:shd w:val="clear" w:color="5B9BD5" w:fill="5B9BD5"/>
            <w:vAlign w:val="bottom"/>
            <w:hideMark/>
          </w:tcPr>
          <w:p w14:paraId="5357547D" w14:textId="77777777" w:rsidR="002C7A97" w:rsidRPr="00FD2647" w:rsidRDefault="002C7A97" w:rsidP="00A6195A">
            <w:pPr>
              <w:spacing w:after="0" w:line="240" w:lineRule="auto"/>
              <w:rPr>
                <w:ins w:id="1267" w:author="Kha Truong" w:date="2024-06-28T11:40:00Z"/>
                <w:rFonts w:ascii="Calibri" w:eastAsia="Times New Roman" w:hAnsi="Calibri" w:cs="Calibri"/>
                <w:b/>
                <w:bCs/>
                <w:color w:val="FFFFFF"/>
              </w:rPr>
            </w:pPr>
            <w:ins w:id="1268" w:author="Kha Truong" w:date="2024-06-28T11:40:00Z">
              <w:r w:rsidRPr="00FD2647">
                <w:rPr>
                  <w:rFonts w:ascii="Calibri" w:eastAsia="Times New Roman" w:hAnsi="Calibri" w:cs="Calibri"/>
                  <w:b/>
                  <w:bCs/>
                  <w:color w:val="FFFFFF"/>
                </w:rPr>
                <w:t>Feature</w:t>
              </w:r>
              <w:r>
                <w:rPr>
                  <w:rFonts w:ascii="Calibri" w:eastAsia="Times New Roman" w:hAnsi="Calibri" w:cs="Calibri"/>
                  <w:b/>
                  <w:bCs/>
                  <w:color w:val="FFFFFF"/>
                </w:rPr>
                <w:t xml:space="preserve"> Adv-Routing</w:t>
              </w:r>
              <w:r w:rsidRPr="00FD2647">
                <w:rPr>
                  <w:rFonts w:ascii="Calibri" w:eastAsia="Times New Roman" w:hAnsi="Calibri" w:cs="Calibri"/>
                  <w:b/>
                  <w:bCs/>
                  <w:color w:val="FFFFFF"/>
                </w:rPr>
                <w:br/>
                <w:t>(</w:t>
              </w:r>
              <w:r>
                <w:rPr>
                  <w:rFonts w:ascii="Calibri" w:eastAsia="Times New Roman" w:hAnsi="Calibri" w:cs="Calibri"/>
                  <w:b/>
                  <w:bCs/>
                  <w:color w:val="FFFFFF"/>
                </w:rPr>
                <w:t>Site/Node</w:t>
              </w:r>
              <w:r w:rsidRPr="00FD2647">
                <w:rPr>
                  <w:rFonts w:ascii="Calibri" w:eastAsia="Times New Roman" w:hAnsi="Calibri" w:cs="Calibri"/>
                  <w:b/>
                  <w:bCs/>
                  <w:color w:val="FFFFFF"/>
                </w:rPr>
                <w:t>)</w:t>
              </w:r>
            </w:ins>
          </w:p>
        </w:tc>
      </w:tr>
      <w:tr w:rsidR="002C7A97" w:rsidRPr="00FD2647" w14:paraId="44F7FC43" w14:textId="77777777" w:rsidTr="00A6195A">
        <w:trPr>
          <w:trHeight w:val="300"/>
          <w:ins w:id="1269" w:author="Kha Truong" w:date="2024-06-28T11:40:00Z"/>
        </w:trPr>
        <w:tc>
          <w:tcPr>
            <w:tcW w:w="744"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39008C68" w14:textId="77777777" w:rsidR="002C7A97" w:rsidRPr="00FD2647" w:rsidRDefault="002C7A97" w:rsidP="00A6195A">
            <w:pPr>
              <w:spacing w:after="0" w:line="240" w:lineRule="auto"/>
              <w:jc w:val="right"/>
              <w:rPr>
                <w:ins w:id="1270" w:author="Kha Truong" w:date="2024-06-28T11:40:00Z"/>
                <w:rFonts w:ascii="Calibri" w:eastAsia="Times New Roman" w:hAnsi="Calibri" w:cs="Calibri"/>
                <w:color w:val="000000"/>
              </w:rPr>
            </w:pPr>
            <w:ins w:id="1271" w:author="Kha Truong" w:date="2024-06-28T11:40:00Z">
              <w:r w:rsidRPr="00FD2647">
                <w:rPr>
                  <w:rFonts w:ascii="Calibri" w:eastAsia="Times New Roman" w:hAnsi="Calibri" w:cs="Calibri"/>
                  <w:color w:val="000000"/>
                </w:rPr>
                <w:t>1</w:t>
              </w:r>
            </w:ins>
          </w:p>
        </w:tc>
        <w:tc>
          <w:tcPr>
            <w:tcW w:w="601"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65174C5E" w14:textId="77777777" w:rsidR="002C7A97" w:rsidRPr="00FD2647" w:rsidRDefault="002C7A97" w:rsidP="00A6195A">
            <w:pPr>
              <w:spacing w:after="0" w:line="240" w:lineRule="auto"/>
              <w:jc w:val="right"/>
              <w:rPr>
                <w:ins w:id="1272" w:author="Kha Truong" w:date="2024-06-28T11:40:00Z"/>
                <w:rFonts w:ascii="Calibri" w:eastAsia="Times New Roman" w:hAnsi="Calibri" w:cs="Calibri"/>
                <w:color w:val="000000"/>
              </w:rPr>
            </w:pPr>
            <w:ins w:id="1273" w:author="Kha Truong" w:date="2024-06-28T11:40:00Z">
              <w:r w:rsidRPr="00FD2647">
                <w:rPr>
                  <w:rFonts w:ascii="Calibri" w:eastAsia="Times New Roman" w:hAnsi="Calibri" w:cs="Calibri"/>
                  <w:color w:val="000000"/>
                </w:rPr>
                <w:t>4</w:t>
              </w:r>
            </w:ins>
          </w:p>
        </w:tc>
        <w:tc>
          <w:tcPr>
            <w:tcW w:w="1104"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49D9A324" w14:textId="77777777" w:rsidR="002C7A97" w:rsidRPr="00FD2647" w:rsidRDefault="002C7A97" w:rsidP="00A6195A">
            <w:pPr>
              <w:spacing w:after="0" w:line="240" w:lineRule="auto"/>
              <w:rPr>
                <w:ins w:id="1274" w:author="Kha Truong" w:date="2024-06-28T11:40:00Z"/>
                <w:rFonts w:ascii="Calibri" w:eastAsia="Times New Roman" w:hAnsi="Calibri" w:cs="Calibri"/>
                <w:color w:val="000000"/>
              </w:rPr>
            </w:pPr>
            <w:ins w:id="1275" w:author="Kha Truong" w:date="2024-06-28T11:40:00Z">
              <w:r w:rsidRPr="00FD2647">
                <w:rPr>
                  <w:rFonts w:ascii="Calibri" w:eastAsia="Times New Roman" w:hAnsi="Calibri" w:cs="Calibri"/>
                  <w:color w:val="000000"/>
                </w:rPr>
                <w:t>Site</w:t>
              </w:r>
            </w:ins>
          </w:p>
        </w:tc>
        <w:tc>
          <w:tcPr>
            <w:tcW w:w="1080"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3D54729F" w14:textId="77777777" w:rsidR="002C7A97" w:rsidRPr="00FD2647" w:rsidRDefault="002C7A97" w:rsidP="00A6195A">
            <w:pPr>
              <w:spacing w:after="0" w:line="240" w:lineRule="auto"/>
              <w:rPr>
                <w:ins w:id="1276" w:author="Kha Truong" w:date="2024-06-28T11:40:00Z"/>
                <w:rFonts w:ascii="Calibri" w:eastAsia="Times New Roman" w:hAnsi="Calibri" w:cs="Calibri"/>
                <w:color w:val="000000"/>
              </w:rPr>
            </w:pPr>
            <w:ins w:id="1277" w:author="Kha Truong" w:date="2024-06-28T11:40:00Z">
              <w:r w:rsidRPr="00FD2647">
                <w:rPr>
                  <w:rFonts w:ascii="Calibri" w:eastAsia="Times New Roman" w:hAnsi="Calibri" w:cs="Calibri"/>
                  <w:color w:val="000000"/>
                </w:rPr>
                <w:t>test1</w:t>
              </w:r>
            </w:ins>
          </w:p>
        </w:tc>
        <w:tc>
          <w:tcPr>
            <w:tcW w:w="1430"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6BBE0FBB" w14:textId="77777777" w:rsidR="002C7A97" w:rsidRPr="00FD2647" w:rsidRDefault="002C7A97" w:rsidP="00A6195A">
            <w:pPr>
              <w:spacing w:after="0" w:line="240" w:lineRule="auto"/>
              <w:jc w:val="center"/>
              <w:rPr>
                <w:ins w:id="1278" w:author="Kha Truong" w:date="2024-06-28T11:40:00Z"/>
                <w:rFonts w:ascii="Calibri" w:eastAsia="Times New Roman" w:hAnsi="Calibri" w:cs="Calibri"/>
                <w:color w:val="000000"/>
              </w:rPr>
            </w:pPr>
            <w:ins w:id="1279" w:author="Kha Truong" w:date="2024-06-28T11:40:00Z">
              <w:r>
                <w:rPr>
                  <w:rFonts w:ascii="Calibri" w:eastAsia="Times New Roman" w:hAnsi="Calibri" w:cs="Calibri"/>
                  <w:color w:val="000000"/>
                </w:rPr>
                <w:t>x</w:t>
              </w:r>
            </w:ins>
          </w:p>
        </w:tc>
        <w:tc>
          <w:tcPr>
            <w:tcW w:w="1311"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756E6E32" w14:textId="77777777" w:rsidR="002C7A97" w:rsidRPr="00FD2647" w:rsidRDefault="002C7A97" w:rsidP="00A6195A">
            <w:pPr>
              <w:spacing w:after="0" w:line="240" w:lineRule="auto"/>
              <w:jc w:val="center"/>
              <w:rPr>
                <w:ins w:id="1280" w:author="Kha Truong" w:date="2024-06-28T11:40:00Z"/>
                <w:rFonts w:ascii="Calibri" w:eastAsia="Times New Roman" w:hAnsi="Calibri" w:cs="Calibri"/>
                <w:color w:val="000000"/>
              </w:rPr>
            </w:pPr>
            <w:ins w:id="1281" w:author="Kha Truong" w:date="2024-06-28T11:40:00Z">
              <w:r w:rsidRPr="00FD2647">
                <w:rPr>
                  <w:rFonts w:ascii="Calibri" w:eastAsia="Times New Roman" w:hAnsi="Calibri" w:cs="Calibri"/>
                  <w:color w:val="000000"/>
                </w:rPr>
                <w:t>2</w:t>
              </w:r>
            </w:ins>
          </w:p>
        </w:tc>
        <w:tc>
          <w:tcPr>
            <w:tcW w:w="1465"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28865858" w14:textId="77777777" w:rsidR="002C7A97" w:rsidRPr="00FD2647" w:rsidRDefault="002C7A97" w:rsidP="00A6195A">
            <w:pPr>
              <w:spacing w:after="0" w:line="240" w:lineRule="auto"/>
              <w:jc w:val="center"/>
              <w:rPr>
                <w:ins w:id="1282" w:author="Kha Truong" w:date="2024-06-28T11:40:00Z"/>
                <w:rFonts w:ascii="Calibri" w:eastAsia="Times New Roman" w:hAnsi="Calibri" w:cs="Calibri"/>
                <w:color w:val="000000"/>
              </w:rPr>
            </w:pPr>
          </w:p>
        </w:tc>
      </w:tr>
      <w:tr w:rsidR="002C7A97" w:rsidRPr="00FD2647" w14:paraId="7F0D6579" w14:textId="77777777" w:rsidTr="00A6195A">
        <w:trPr>
          <w:trHeight w:val="300"/>
          <w:ins w:id="1283" w:author="Kha Truong" w:date="2024-06-28T11:40:00Z"/>
        </w:trPr>
        <w:tc>
          <w:tcPr>
            <w:tcW w:w="74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8957D70" w14:textId="77777777" w:rsidR="002C7A97" w:rsidRPr="00FD2647" w:rsidRDefault="002C7A97" w:rsidP="00A6195A">
            <w:pPr>
              <w:spacing w:after="0" w:line="240" w:lineRule="auto"/>
              <w:jc w:val="right"/>
              <w:rPr>
                <w:ins w:id="1284" w:author="Kha Truong" w:date="2024-06-28T11:40:00Z"/>
                <w:rFonts w:ascii="Calibri" w:eastAsia="Times New Roman" w:hAnsi="Calibri" w:cs="Calibri"/>
                <w:color w:val="000000"/>
              </w:rPr>
            </w:pPr>
            <w:ins w:id="1285" w:author="Kha Truong" w:date="2024-06-28T11:40:00Z">
              <w:r w:rsidRPr="00FD2647">
                <w:rPr>
                  <w:rFonts w:ascii="Calibri" w:eastAsia="Times New Roman" w:hAnsi="Calibri" w:cs="Calibri"/>
                  <w:color w:val="000000"/>
                </w:rPr>
                <w:t>2</w:t>
              </w:r>
            </w:ins>
          </w:p>
        </w:tc>
        <w:tc>
          <w:tcPr>
            <w:tcW w:w="60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9FA2F7F" w14:textId="77777777" w:rsidR="002C7A97" w:rsidRPr="00FD2647" w:rsidRDefault="002C7A97" w:rsidP="00A6195A">
            <w:pPr>
              <w:spacing w:after="0" w:line="240" w:lineRule="auto"/>
              <w:jc w:val="right"/>
              <w:rPr>
                <w:ins w:id="1286" w:author="Kha Truong" w:date="2024-06-28T11:40:00Z"/>
                <w:rFonts w:ascii="Calibri" w:eastAsia="Times New Roman" w:hAnsi="Calibri" w:cs="Calibri"/>
                <w:color w:val="000000"/>
              </w:rPr>
            </w:pPr>
            <w:ins w:id="1287" w:author="Kha Truong" w:date="2024-06-28T11:40:00Z">
              <w:r w:rsidRPr="00FD2647">
                <w:rPr>
                  <w:rFonts w:ascii="Calibri" w:eastAsia="Times New Roman" w:hAnsi="Calibri" w:cs="Calibri"/>
                  <w:color w:val="000000"/>
                </w:rPr>
                <w:t>4</w:t>
              </w:r>
            </w:ins>
          </w:p>
        </w:tc>
        <w:tc>
          <w:tcPr>
            <w:tcW w:w="110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DFCCDB7" w14:textId="77777777" w:rsidR="002C7A97" w:rsidRPr="00FD2647" w:rsidRDefault="002C7A97" w:rsidP="00A6195A">
            <w:pPr>
              <w:spacing w:after="0" w:line="240" w:lineRule="auto"/>
              <w:rPr>
                <w:ins w:id="1288" w:author="Kha Truong" w:date="2024-06-28T11:40:00Z"/>
                <w:rFonts w:ascii="Calibri" w:eastAsia="Times New Roman" w:hAnsi="Calibri" w:cs="Calibri"/>
                <w:color w:val="000000"/>
              </w:rPr>
            </w:pPr>
            <w:ins w:id="1289" w:author="Kha Truong" w:date="2024-06-28T11:40:00Z">
              <w:r w:rsidRPr="00FD2647">
                <w:rPr>
                  <w:rFonts w:ascii="Calibri" w:eastAsia="Times New Roman" w:hAnsi="Calibri" w:cs="Calibri"/>
                  <w:color w:val="000000"/>
                </w:rPr>
                <w:t>Site</w:t>
              </w:r>
            </w:ins>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66CB042" w14:textId="77777777" w:rsidR="002C7A97" w:rsidRPr="00FD2647" w:rsidRDefault="002C7A97" w:rsidP="00A6195A">
            <w:pPr>
              <w:spacing w:after="0" w:line="240" w:lineRule="auto"/>
              <w:rPr>
                <w:ins w:id="1290" w:author="Kha Truong" w:date="2024-06-28T11:40:00Z"/>
                <w:rFonts w:ascii="Calibri" w:eastAsia="Times New Roman" w:hAnsi="Calibri" w:cs="Calibri"/>
                <w:color w:val="000000"/>
              </w:rPr>
            </w:pPr>
            <w:ins w:id="1291" w:author="Kha Truong" w:date="2024-06-28T11:40:00Z">
              <w:r w:rsidRPr="00FD2647">
                <w:rPr>
                  <w:rFonts w:ascii="Calibri" w:eastAsia="Times New Roman" w:hAnsi="Calibri" w:cs="Calibri"/>
                  <w:color w:val="000000"/>
                </w:rPr>
                <w:t>test1</w:t>
              </w:r>
            </w:ins>
          </w:p>
        </w:tc>
        <w:tc>
          <w:tcPr>
            <w:tcW w:w="143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2B2B875" w14:textId="77777777" w:rsidR="002C7A97" w:rsidRPr="00FD2647" w:rsidRDefault="002C7A97" w:rsidP="00A6195A">
            <w:pPr>
              <w:spacing w:after="0" w:line="240" w:lineRule="auto"/>
              <w:jc w:val="center"/>
              <w:rPr>
                <w:ins w:id="1292" w:author="Kha Truong" w:date="2024-06-28T11:40:00Z"/>
                <w:rFonts w:ascii="Calibri" w:eastAsia="Times New Roman" w:hAnsi="Calibri" w:cs="Calibri"/>
                <w:color w:val="000000"/>
              </w:rPr>
            </w:pPr>
            <w:ins w:id="1293" w:author="Kha Truong" w:date="2024-06-28T11:40:00Z">
              <w:r w:rsidRPr="00FD2647">
                <w:rPr>
                  <w:rFonts w:ascii="Calibri" w:eastAsia="Times New Roman" w:hAnsi="Calibri" w:cs="Calibri"/>
                  <w:color w:val="000000"/>
                </w:rPr>
                <w:t>x</w:t>
              </w:r>
            </w:ins>
          </w:p>
        </w:tc>
        <w:tc>
          <w:tcPr>
            <w:tcW w:w="131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D5B2A3C" w14:textId="77777777" w:rsidR="002C7A97" w:rsidRPr="00FD2647" w:rsidRDefault="002C7A97" w:rsidP="00A6195A">
            <w:pPr>
              <w:spacing w:after="0" w:line="240" w:lineRule="auto"/>
              <w:jc w:val="center"/>
              <w:rPr>
                <w:ins w:id="1294" w:author="Kha Truong" w:date="2024-06-28T11:40:00Z"/>
                <w:rFonts w:ascii="Calibri" w:eastAsia="Times New Roman" w:hAnsi="Calibri" w:cs="Calibri"/>
                <w:color w:val="000000"/>
              </w:rPr>
            </w:pPr>
            <w:ins w:id="1295" w:author="Kha Truong" w:date="2024-06-28T11:40:00Z">
              <w:r w:rsidRPr="00FD2647">
                <w:rPr>
                  <w:rFonts w:ascii="Calibri" w:eastAsia="Times New Roman" w:hAnsi="Calibri" w:cs="Calibri"/>
                  <w:color w:val="000000"/>
                </w:rPr>
                <w:t>1</w:t>
              </w:r>
            </w:ins>
          </w:p>
        </w:tc>
        <w:tc>
          <w:tcPr>
            <w:tcW w:w="146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D700F71" w14:textId="77777777" w:rsidR="002C7A97" w:rsidRPr="00FD2647" w:rsidRDefault="002C7A97" w:rsidP="00A6195A">
            <w:pPr>
              <w:spacing w:after="0" w:line="240" w:lineRule="auto"/>
              <w:jc w:val="center"/>
              <w:rPr>
                <w:ins w:id="1296" w:author="Kha Truong" w:date="2024-06-28T11:40:00Z"/>
                <w:rFonts w:ascii="Calibri" w:eastAsia="Times New Roman" w:hAnsi="Calibri" w:cs="Calibri"/>
                <w:color w:val="000000"/>
              </w:rPr>
            </w:pPr>
          </w:p>
        </w:tc>
      </w:tr>
      <w:tr w:rsidR="002C7A97" w:rsidRPr="00FD2647" w14:paraId="50C41A9C" w14:textId="77777777" w:rsidTr="00A6195A">
        <w:trPr>
          <w:trHeight w:val="300"/>
          <w:ins w:id="1297" w:author="Kha Truong" w:date="2024-06-28T11:40:00Z"/>
        </w:trPr>
        <w:tc>
          <w:tcPr>
            <w:tcW w:w="744"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3FFAC3E0" w14:textId="77777777" w:rsidR="002C7A97" w:rsidRPr="00FD2647" w:rsidRDefault="002C7A97" w:rsidP="00A6195A">
            <w:pPr>
              <w:spacing w:after="0" w:line="240" w:lineRule="auto"/>
              <w:jc w:val="right"/>
              <w:rPr>
                <w:ins w:id="1298" w:author="Kha Truong" w:date="2024-06-28T11:40:00Z"/>
                <w:rFonts w:ascii="Calibri" w:eastAsia="Times New Roman" w:hAnsi="Calibri" w:cs="Calibri"/>
                <w:color w:val="000000"/>
              </w:rPr>
            </w:pPr>
            <w:ins w:id="1299" w:author="Kha Truong" w:date="2024-06-28T11:40:00Z">
              <w:r w:rsidRPr="00FD2647">
                <w:rPr>
                  <w:rFonts w:ascii="Calibri" w:eastAsia="Times New Roman" w:hAnsi="Calibri" w:cs="Calibri"/>
                  <w:color w:val="000000"/>
                </w:rPr>
                <w:t>3</w:t>
              </w:r>
            </w:ins>
          </w:p>
        </w:tc>
        <w:tc>
          <w:tcPr>
            <w:tcW w:w="601"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12393807" w14:textId="77777777" w:rsidR="002C7A97" w:rsidRPr="00FD2647" w:rsidRDefault="002C7A97" w:rsidP="00A6195A">
            <w:pPr>
              <w:spacing w:after="0" w:line="240" w:lineRule="auto"/>
              <w:jc w:val="right"/>
              <w:rPr>
                <w:ins w:id="1300" w:author="Kha Truong" w:date="2024-06-28T11:40:00Z"/>
                <w:rFonts w:ascii="Calibri" w:eastAsia="Times New Roman" w:hAnsi="Calibri" w:cs="Calibri"/>
                <w:color w:val="000000"/>
              </w:rPr>
            </w:pPr>
            <w:ins w:id="1301" w:author="Kha Truong" w:date="2024-06-28T11:40:00Z">
              <w:r w:rsidRPr="00FD2647">
                <w:rPr>
                  <w:rFonts w:ascii="Calibri" w:eastAsia="Times New Roman" w:hAnsi="Calibri" w:cs="Calibri"/>
                  <w:color w:val="000000"/>
                </w:rPr>
                <w:t>4</w:t>
              </w:r>
            </w:ins>
          </w:p>
        </w:tc>
        <w:tc>
          <w:tcPr>
            <w:tcW w:w="1104"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38271B3E" w14:textId="77777777" w:rsidR="002C7A97" w:rsidRPr="00FD2647" w:rsidRDefault="002C7A97" w:rsidP="00A6195A">
            <w:pPr>
              <w:spacing w:after="0" w:line="240" w:lineRule="auto"/>
              <w:rPr>
                <w:ins w:id="1302" w:author="Kha Truong" w:date="2024-06-28T11:40:00Z"/>
                <w:rFonts w:ascii="Calibri" w:eastAsia="Times New Roman" w:hAnsi="Calibri" w:cs="Calibri"/>
                <w:color w:val="000000"/>
              </w:rPr>
            </w:pPr>
            <w:ins w:id="1303" w:author="Kha Truong" w:date="2024-06-28T11:40:00Z">
              <w:r w:rsidRPr="00FD2647">
                <w:rPr>
                  <w:rFonts w:ascii="Calibri" w:eastAsia="Times New Roman" w:hAnsi="Calibri" w:cs="Calibri"/>
                  <w:color w:val="000000"/>
                </w:rPr>
                <w:t>Site</w:t>
              </w:r>
            </w:ins>
          </w:p>
        </w:tc>
        <w:tc>
          <w:tcPr>
            <w:tcW w:w="1080"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4F4CE3ED" w14:textId="77777777" w:rsidR="002C7A97" w:rsidRPr="00FD2647" w:rsidRDefault="002C7A97" w:rsidP="00A6195A">
            <w:pPr>
              <w:spacing w:after="0" w:line="240" w:lineRule="auto"/>
              <w:rPr>
                <w:ins w:id="1304" w:author="Kha Truong" w:date="2024-06-28T11:40:00Z"/>
                <w:rFonts w:ascii="Calibri" w:eastAsia="Times New Roman" w:hAnsi="Calibri" w:cs="Calibri"/>
                <w:color w:val="000000"/>
              </w:rPr>
            </w:pPr>
            <w:ins w:id="1305" w:author="Kha Truong" w:date="2024-06-28T11:40:00Z">
              <w:r w:rsidRPr="00FD2647">
                <w:rPr>
                  <w:rFonts w:ascii="Calibri" w:eastAsia="Times New Roman" w:hAnsi="Calibri" w:cs="Calibri"/>
                  <w:color w:val="000000"/>
                </w:rPr>
                <w:t>test2</w:t>
              </w:r>
            </w:ins>
          </w:p>
        </w:tc>
        <w:tc>
          <w:tcPr>
            <w:tcW w:w="1430"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53D0E319" w14:textId="77777777" w:rsidR="002C7A97" w:rsidRPr="00FD2647" w:rsidRDefault="002C7A97" w:rsidP="00A6195A">
            <w:pPr>
              <w:spacing w:after="0" w:line="240" w:lineRule="auto"/>
              <w:jc w:val="center"/>
              <w:rPr>
                <w:ins w:id="1306" w:author="Kha Truong" w:date="2024-06-28T11:40:00Z"/>
                <w:rFonts w:ascii="Calibri" w:eastAsia="Times New Roman" w:hAnsi="Calibri" w:cs="Calibri"/>
                <w:color w:val="000000"/>
              </w:rPr>
            </w:pPr>
          </w:p>
        </w:tc>
        <w:tc>
          <w:tcPr>
            <w:tcW w:w="1311"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0FA5146C" w14:textId="77777777" w:rsidR="002C7A97" w:rsidRPr="00FD2647" w:rsidRDefault="002C7A97" w:rsidP="00A6195A">
            <w:pPr>
              <w:spacing w:after="0" w:line="240" w:lineRule="auto"/>
              <w:jc w:val="center"/>
              <w:rPr>
                <w:ins w:id="1307" w:author="Kha Truong" w:date="2024-06-28T11:40:00Z"/>
                <w:rFonts w:ascii="Calibri" w:eastAsia="Times New Roman" w:hAnsi="Calibri" w:cs="Calibri"/>
                <w:color w:val="000000"/>
              </w:rPr>
            </w:pPr>
            <w:ins w:id="1308" w:author="Kha Truong" w:date="2024-06-28T11:40:00Z">
              <w:r>
                <w:rPr>
                  <w:rFonts w:ascii="Calibri" w:eastAsia="Times New Roman" w:hAnsi="Calibri" w:cs="Calibri"/>
                  <w:color w:val="000000"/>
                </w:rPr>
                <w:t>0</w:t>
              </w:r>
            </w:ins>
          </w:p>
        </w:tc>
        <w:tc>
          <w:tcPr>
            <w:tcW w:w="1465"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4B0D1AA5" w14:textId="77777777" w:rsidR="002C7A97" w:rsidRPr="00FD2647" w:rsidRDefault="002C7A97" w:rsidP="00A6195A">
            <w:pPr>
              <w:spacing w:after="0" w:line="240" w:lineRule="auto"/>
              <w:jc w:val="center"/>
              <w:rPr>
                <w:ins w:id="1309" w:author="Kha Truong" w:date="2024-06-28T11:40:00Z"/>
                <w:rFonts w:ascii="Calibri" w:eastAsia="Times New Roman" w:hAnsi="Calibri" w:cs="Calibri"/>
                <w:color w:val="000000"/>
              </w:rPr>
            </w:pPr>
          </w:p>
        </w:tc>
      </w:tr>
      <w:tr w:rsidR="002C7A97" w:rsidRPr="00FD2647" w14:paraId="376E1565" w14:textId="77777777" w:rsidTr="00A6195A">
        <w:trPr>
          <w:trHeight w:val="300"/>
          <w:ins w:id="1310" w:author="Kha Truong" w:date="2024-06-28T11:40:00Z"/>
        </w:trPr>
        <w:tc>
          <w:tcPr>
            <w:tcW w:w="74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E3DB761" w14:textId="77777777" w:rsidR="002C7A97" w:rsidRPr="00FD2647" w:rsidRDefault="002C7A97" w:rsidP="00A6195A">
            <w:pPr>
              <w:spacing w:after="0" w:line="240" w:lineRule="auto"/>
              <w:jc w:val="right"/>
              <w:rPr>
                <w:ins w:id="1311" w:author="Kha Truong" w:date="2024-06-28T11:40:00Z"/>
                <w:rFonts w:ascii="Calibri" w:eastAsia="Times New Roman" w:hAnsi="Calibri" w:cs="Calibri"/>
                <w:color w:val="000000"/>
              </w:rPr>
            </w:pPr>
            <w:ins w:id="1312" w:author="Kha Truong" w:date="2024-06-28T11:40:00Z">
              <w:r w:rsidRPr="00FD2647">
                <w:rPr>
                  <w:rFonts w:ascii="Calibri" w:eastAsia="Times New Roman" w:hAnsi="Calibri" w:cs="Calibri"/>
                  <w:color w:val="000000"/>
                </w:rPr>
                <w:t>4</w:t>
              </w:r>
            </w:ins>
          </w:p>
        </w:tc>
        <w:tc>
          <w:tcPr>
            <w:tcW w:w="60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0B0BC82" w14:textId="77777777" w:rsidR="002C7A97" w:rsidRPr="00FD2647" w:rsidRDefault="002C7A97" w:rsidP="00A6195A">
            <w:pPr>
              <w:spacing w:after="0" w:line="240" w:lineRule="auto"/>
              <w:jc w:val="right"/>
              <w:rPr>
                <w:ins w:id="1313" w:author="Kha Truong" w:date="2024-06-28T11:40:00Z"/>
                <w:rFonts w:ascii="Calibri" w:eastAsia="Times New Roman" w:hAnsi="Calibri" w:cs="Calibri"/>
                <w:color w:val="000000"/>
              </w:rPr>
            </w:pPr>
            <w:ins w:id="1314" w:author="Kha Truong" w:date="2024-06-28T11:40:00Z">
              <w:r w:rsidRPr="00FD2647">
                <w:rPr>
                  <w:rFonts w:ascii="Calibri" w:eastAsia="Times New Roman" w:hAnsi="Calibri" w:cs="Calibri"/>
                  <w:color w:val="000000"/>
                </w:rPr>
                <w:t>4</w:t>
              </w:r>
            </w:ins>
          </w:p>
        </w:tc>
        <w:tc>
          <w:tcPr>
            <w:tcW w:w="110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3CB0E0" w14:textId="77777777" w:rsidR="002C7A97" w:rsidRPr="00FD2647" w:rsidRDefault="002C7A97" w:rsidP="00A6195A">
            <w:pPr>
              <w:spacing w:after="0" w:line="240" w:lineRule="auto"/>
              <w:rPr>
                <w:ins w:id="1315" w:author="Kha Truong" w:date="2024-06-28T11:40:00Z"/>
                <w:rFonts w:ascii="Calibri" w:eastAsia="Times New Roman" w:hAnsi="Calibri" w:cs="Calibri"/>
                <w:color w:val="000000"/>
              </w:rPr>
            </w:pPr>
            <w:ins w:id="1316" w:author="Kha Truong" w:date="2024-06-28T11:40:00Z">
              <w:r w:rsidRPr="00FD2647">
                <w:rPr>
                  <w:rFonts w:ascii="Calibri" w:eastAsia="Times New Roman" w:hAnsi="Calibri" w:cs="Calibri"/>
                  <w:color w:val="000000"/>
                </w:rPr>
                <w:t>Site</w:t>
              </w:r>
            </w:ins>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E5A5FB5" w14:textId="77777777" w:rsidR="002C7A97" w:rsidRPr="00FD2647" w:rsidRDefault="002C7A97" w:rsidP="00A6195A">
            <w:pPr>
              <w:spacing w:after="0" w:line="240" w:lineRule="auto"/>
              <w:rPr>
                <w:ins w:id="1317" w:author="Kha Truong" w:date="2024-06-28T11:40:00Z"/>
                <w:rFonts w:ascii="Calibri" w:eastAsia="Times New Roman" w:hAnsi="Calibri" w:cs="Calibri"/>
                <w:color w:val="000000"/>
              </w:rPr>
            </w:pPr>
            <w:ins w:id="1318" w:author="Kha Truong" w:date="2024-06-28T11:40:00Z">
              <w:r w:rsidRPr="00FD2647">
                <w:rPr>
                  <w:rFonts w:ascii="Calibri" w:eastAsia="Times New Roman" w:hAnsi="Calibri" w:cs="Calibri"/>
                  <w:color w:val="000000"/>
                </w:rPr>
                <w:t>test3</w:t>
              </w:r>
            </w:ins>
          </w:p>
        </w:tc>
        <w:tc>
          <w:tcPr>
            <w:tcW w:w="143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C1696E4" w14:textId="77777777" w:rsidR="002C7A97" w:rsidRPr="00FD2647" w:rsidRDefault="002C7A97" w:rsidP="00A6195A">
            <w:pPr>
              <w:spacing w:after="0" w:line="240" w:lineRule="auto"/>
              <w:jc w:val="center"/>
              <w:rPr>
                <w:ins w:id="1319" w:author="Kha Truong" w:date="2024-06-28T11:40:00Z"/>
                <w:rFonts w:ascii="Calibri" w:eastAsia="Times New Roman" w:hAnsi="Calibri" w:cs="Calibri"/>
                <w:color w:val="000000"/>
              </w:rPr>
            </w:pPr>
            <w:ins w:id="1320" w:author="Kha Truong" w:date="2024-06-28T11:40:00Z">
              <w:r w:rsidRPr="00FD2647">
                <w:rPr>
                  <w:rFonts w:ascii="Calibri" w:eastAsia="Times New Roman" w:hAnsi="Calibri" w:cs="Calibri"/>
                  <w:color w:val="000000"/>
                </w:rPr>
                <w:t>x</w:t>
              </w:r>
            </w:ins>
          </w:p>
        </w:tc>
        <w:tc>
          <w:tcPr>
            <w:tcW w:w="131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9A797A6" w14:textId="77777777" w:rsidR="002C7A97" w:rsidRPr="00FD2647" w:rsidRDefault="002C7A97" w:rsidP="00A6195A">
            <w:pPr>
              <w:spacing w:after="0" w:line="240" w:lineRule="auto"/>
              <w:jc w:val="center"/>
              <w:rPr>
                <w:ins w:id="1321" w:author="Kha Truong" w:date="2024-06-28T11:40:00Z"/>
                <w:rFonts w:ascii="Calibri" w:eastAsia="Times New Roman" w:hAnsi="Calibri" w:cs="Calibri"/>
                <w:color w:val="000000"/>
              </w:rPr>
            </w:pPr>
            <w:ins w:id="1322" w:author="Kha Truong" w:date="2024-06-28T11:40:00Z">
              <w:r>
                <w:rPr>
                  <w:rFonts w:ascii="Calibri" w:eastAsia="Times New Roman" w:hAnsi="Calibri" w:cs="Calibri"/>
                  <w:color w:val="000000"/>
                </w:rPr>
                <w:t>1</w:t>
              </w:r>
            </w:ins>
          </w:p>
        </w:tc>
        <w:tc>
          <w:tcPr>
            <w:tcW w:w="146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D7187A7" w14:textId="77777777" w:rsidR="002C7A97" w:rsidRPr="00FD2647" w:rsidRDefault="002C7A97" w:rsidP="00A6195A">
            <w:pPr>
              <w:spacing w:after="0" w:line="240" w:lineRule="auto"/>
              <w:jc w:val="center"/>
              <w:rPr>
                <w:ins w:id="1323" w:author="Kha Truong" w:date="2024-06-28T11:40:00Z"/>
                <w:rFonts w:ascii="Calibri" w:eastAsia="Times New Roman" w:hAnsi="Calibri" w:cs="Calibri"/>
                <w:color w:val="000000"/>
              </w:rPr>
            </w:pPr>
          </w:p>
        </w:tc>
      </w:tr>
      <w:tr w:rsidR="002C7A97" w:rsidRPr="00FD2647" w14:paraId="5E531DE7" w14:textId="77777777" w:rsidTr="00A6195A">
        <w:trPr>
          <w:trHeight w:val="300"/>
          <w:ins w:id="1324" w:author="Kha Truong" w:date="2024-06-28T11:40:00Z"/>
        </w:trPr>
        <w:tc>
          <w:tcPr>
            <w:tcW w:w="744"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153783C2" w14:textId="77777777" w:rsidR="002C7A97" w:rsidRPr="00FD2647" w:rsidRDefault="002C7A97" w:rsidP="00A6195A">
            <w:pPr>
              <w:spacing w:after="0" w:line="240" w:lineRule="auto"/>
              <w:jc w:val="right"/>
              <w:rPr>
                <w:ins w:id="1325" w:author="Kha Truong" w:date="2024-06-28T11:40:00Z"/>
                <w:rFonts w:ascii="Calibri" w:eastAsia="Times New Roman" w:hAnsi="Calibri" w:cs="Calibri"/>
                <w:color w:val="000000"/>
              </w:rPr>
            </w:pPr>
            <w:ins w:id="1326" w:author="Kha Truong" w:date="2024-06-28T11:40:00Z">
              <w:r w:rsidRPr="00FD2647">
                <w:rPr>
                  <w:rFonts w:ascii="Calibri" w:eastAsia="Times New Roman" w:hAnsi="Calibri" w:cs="Calibri"/>
                  <w:color w:val="000000"/>
                </w:rPr>
                <w:t>5</w:t>
              </w:r>
            </w:ins>
          </w:p>
        </w:tc>
        <w:tc>
          <w:tcPr>
            <w:tcW w:w="601"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0DC66892" w14:textId="77777777" w:rsidR="002C7A97" w:rsidRPr="00FD2647" w:rsidRDefault="002C7A97" w:rsidP="00A6195A">
            <w:pPr>
              <w:spacing w:after="0" w:line="240" w:lineRule="auto"/>
              <w:jc w:val="right"/>
              <w:rPr>
                <w:ins w:id="1327" w:author="Kha Truong" w:date="2024-06-28T11:40:00Z"/>
                <w:rFonts w:ascii="Calibri" w:eastAsia="Times New Roman" w:hAnsi="Calibri" w:cs="Calibri"/>
                <w:color w:val="000000"/>
              </w:rPr>
            </w:pPr>
            <w:ins w:id="1328" w:author="Kha Truong" w:date="2024-06-28T11:40:00Z">
              <w:r w:rsidRPr="00FD2647">
                <w:rPr>
                  <w:rFonts w:ascii="Calibri" w:eastAsia="Times New Roman" w:hAnsi="Calibri" w:cs="Calibri"/>
                  <w:color w:val="000000"/>
                </w:rPr>
                <w:t>4</w:t>
              </w:r>
            </w:ins>
          </w:p>
        </w:tc>
        <w:tc>
          <w:tcPr>
            <w:tcW w:w="1104"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0FA65A45" w14:textId="77777777" w:rsidR="002C7A97" w:rsidRPr="00FD2647" w:rsidRDefault="002C7A97" w:rsidP="00A6195A">
            <w:pPr>
              <w:spacing w:after="0" w:line="240" w:lineRule="auto"/>
              <w:rPr>
                <w:ins w:id="1329" w:author="Kha Truong" w:date="2024-06-28T11:40:00Z"/>
                <w:rFonts w:ascii="Calibri" w:eastAsia="Times New Roman" w:hAnsi="Calibri" w:cs="Calibri"/>
                <w:color w:val="000000"/>
              </w:rPr>
            </w:pPr>
            <w:ins w:id="1330" w:author="Kha Truong" w:date="2024-06-28T11:40:00Z">
              <w:r w:rsidRPr="00FD2647">
                <w:rPr>
                  <w:rFonts w:ascii="Calibri" w:eastAsia="Times New Roman" w:hAnsi="Calibri" w:cs="Calibri"/>
                  <w:color w:val="000000"/>
                </w:rPr>
                <w:t>Site</w:t>
              </w:r>
            </w:ins>
          </w:p>
        </w:tc>
        <w:tc>
          <w:tcPr>
            <w:tcW w:w="1080"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7BE1C980" w14:textId="77777777" w:rsidR="002C7A97" w:rsidRPr="00FD2647" w:rsidRDefault="002C7A97" w:rsidP="00A6195A">
            <w:pPr>
              <w:spacing w:after="0" w:line="240" w:lineRule="auto"/>
              <w:rPr>
                <w:ins w:id="1331" w:author="Kha Truong" w:date="2024-06-28T11:40:00Z"/>
                <w:rFonts w:ascii="Calibri" w:eastAsia="Times New Roman" w:hAnsi="Calibri" w:cs="Calibri"/>
                <w:color w:val="000000"/>
              </w:rPr>
            </w:pPr>
            <w:ins w:id="1332" w:author="Kha Truong" w:date="2024-06-28T11:40:00Z">
              <w:r w:rsidRPr="00FD2647">
                <w:rPr>
                  <w:rFonts w:ascii="Calibri" w:eastAsia="Times New Roman" w:hAnsi="Calibri" w:cs="Calibri"/>
                  <w:color w:val="000000"/>
                </w:rPr>
                <w:t>test4</w:t>
              </w:r>
            </w:ins>
          </w:p>
        </w:tc>
        <w:tc>
          <w:tcPr>
            <w:tcW w:w="1430"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1FFC3BCC" w14:textId="77777777" w:rsidR="002C7A97" w:rsidRPr="00FD2647" w:rsidRDefault="002C7A97" w:rsidP="00A6195A">
            <w:pPr>
              <w:spacing w:after="0" w:line="240" w:lineRule="auto"/>
              <w:jc w:val="center"/>
              <w:rPr>
                <w:ins w:id="1333" w:author="Kha Truong" w:date="2024-06-28T11:40:00Z"/>
                <w:rFonts w:ascii="Calibri" w:eastAsia="Times New Roman" w:hAnsi="Calibri" w:cs="Calibri"/>
                <w:color w:val="000000"/>
              </w:rPr>
            </w:pPr>
          </w:p>
        </w:tc>
        <w:tc>
          <w:tcPr>
            <w:tcW w:w="1311"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2A8EC42C" w14:textId="77777777" w:rsidR="002C7A97" w:rsidRPr="00FD2647" w:rsidRDefault="002C7A97" w:rsidP="00A6195A">
            <w:pPr>
              <w:spacing w:after="0" w:line="240" w:lineRule="auto"/>
              <w:jc w:val="center"/>
              <w:rPr>
                <w:ins w:id="1334" w:author="Kha Truong" w:date="2024-06-28T11:40:00Z"/>
                <w:rFonts w:ascii="Calibri" w:eastAsia="Times New Roman" w:hAnsi="Calibri" w:cs="Calibri"/>
                <w:color w:val="000000"/>
              </w:rPr>
            </w:pPr>
            <w:ins w:id="1335" w:author="Kha Truong" w:date="2024-06-28T11:40:00Z">
              <w:r w:rsidRPr="00FD2647">
                <w:rPr>
                  <w:rFonts w:ascii="Calibri" w:eastAsia="Times New Roman" w:hAnsi="Calibri" w:cs="Calibri"/>
                  <w:color w:val="000000"/>
                </w:rPr>
                <w:t>0</w:t>
              </w:r>
            </w:ins>
          </w:p>
        </w:tc>
        <w:tc>
          <w:tcPr>
            <w:tcW w:w="1465"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42089544" w14:textId="77777777" w:rsidR="002C7A97" w:rsidRPr="00FD2647" w:rsidRDefault="002C7A97" w:rsidP="00A6195A">
            <w:pPr>
              <w:spacing w:after="0" w:line="240" w:lineRule="auto"/>
              <w:jc w:val="center"/>
              <w:rPr>
                <w:ins w:id="1336" w:author="Kha Truong" w:date="2024-06-28T11:40:00Z"/>
                <w:rFonts w:ascii="Calibri" w:eastAsia="Times New Roman" w:hAnsi="Calibri" w:cs="Calibri"/>
                <w:color w:val="000000"/>
              </w:rPr>
            </w:pPr>
            <w:ins w:id="1337" w:author="Kha Truong" w:date="2024-06-28T11:40:00Z">
              <w:r>
                <w:rPr>
                  <w:rFonts w:ascii="Calibri" w:eastAsia="Times New Roman" w:hAnsi="Calibri" w:cs="Calibri"/>
                  <w:color w:val="000000"/>
                </w:rPr>
                <w:t>x</w:t>
              </w:r>
            </w:ins>
          </w:p>
        </w:tc>
      </w:tr>
      <w:tr w:rsidR="002C7A97" w:rsidRPr="00FD2647" w14:paraId="135E0FA4" w14:textId="77777777" w:rsidTr="00A6195A">
        <w:trPr>
          <w:trHeight w:val="300"/>
          <w:ins w:id="1338" w:author="Kha Truong" w:date="2024-06-28T11:40:00Z"/>
        </w:trPr>
        <w:tc>
          <w:tcPr>
            <w:tcW w:w="74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5AF1CB5" w14:textId="77777777" w:rsidR="002C7A97" w:rsidRPr="00FD2647" w:rsidRDefault="002C7A97" w:rsidP="00A6195A">
            <w:pPr>
              <w:spacing w:after="0" w:line="240" w:lineRule="auto"/>
              <w:jc w:val="right"/>
              <w:rPr>
                <w:ins w:id="1339" w:author="Kha Truong" w:date="2024-06-28T11:40:00Z"/>
                <w:rFonts w:ascii="Calibri" w:eastAsia="Times New Roman" w:hAnsi="Calibri" w:cs="Calibri"/>
                <w:color w:val="000000"/>
              </w:rPr>
            </w:pPr>
            <w:ins w:id="1340" w:author="Kha Truong" w:date="2024-06-28T11:40:00Z">
              <w:r w:rsidRPr="00FD2647">
                <w:rPr>
                  <w:rFonts w:ascii="Calibri" w:eastAsia="Times New Roman" w:hAnsi="Calibri" w:cs="Calibri"/>
                  <w:color w:val="000000"/>
                </w:rPr>
                <w:t>6</w:t>
              </w:r>
            </w:ins>
          </w:p>
        </w:tc>
        <w:tc>
          <w:tcPr>
            <w:tcW w:w="60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9ED13EA" w14:textId="77777777" w:rsidR="002C7A97" w:rsidRPr="00FD2647" w:rsidRDefault="002C7A97" w:rsidP="00A6195A">
            <w:pPr>
              <w:spacing w:after="0" w:line="240" w:lineRule="auto"/>
              <w:jc w:val="right"/>
              <w:rPr>
                <w:ins w:id="1341" w:author="Kha Truong" w:date="2024-06-28T11:40:00Z"/>
                <w:rFonts w:ascii="Calibri" w:eastAsia="Times New Roman" w:hAnsi="Calibri" w:cs="Calibri"/>
                <w:color w:val="000000"/>
              </w:rPr>
            </w:pPr>
            <w:ins w:id="1342" w:author="Kha Truong" w:date="2024-06-28T11:40:00Z">
              <w:r w:rsidRPr="00FD2647">
                <w:rPr>
                  <w:rFonts w:ascii="Calibri" w:eastAsia="Times New Roman" w:hAnsi="Calibri" w:cs="Calibri"/>
                  <w:color w:val="000000"/>
                </w:rPr>
                <w:t>4</w:t>
              </w:r>
            </w:ins>
          </w:p>
        </w:tc>
        <w:tc>
          <w:tcPr>
            <w:tcW w:w="110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721A86A" w14:textId="77777777" w:rsidR="002C7A97" w:rsidRPr="00FD2647" w:rsidRDefault="002C7A97" w:rsidP="00A6195A">
            <w:pPr>
              <w:spacing w:after="0" w:line="240" w:lineRule="auto"/>
              <w:rPr>
                <w:ins w:id="1343" w:author="Kha Truong" w:date="2024-06-28T11:40:00Z"/>
                <w:rFonts w:ascii="Calibri" w:eastAsia="Times New Roman" w:hAnsi="Calibri" w:cs="Calibri"/>
                <w:color w:val="000000"/>
              </w:rPr>
            </w:pPr>
            <w:ins w:id="1344" w:author="Kha Truong" w:date="2024-06-28T11:40:00Z">
              <w:r w:rsidRPr="00FD2647">
                <w:rPr>
                  <w:rFonts w:ascii="Calibri" w:eastAsia="Times New Roman" w:hAnsi="Calibri" w:cs="Calibri"/>
                  <w:color w:val="000000"/>
                </w:rPr>
                <w:t>Site</w:t>
              </w:r>
            </w:ins>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146AB06" w14:textId="77777777" w:rsidR="002C7A97" w:rsidRPr="00FD2647" w:rsidRDefault="002C7A97" w:rsidP="00A6195A">
            <w:pPr>
              <w:spacing w:after="0" w:line="240" w:lineRule="auto"/>
              <w:rPr>
                <w:ins w:id="1345" w:author="Kha Truong" w:date="2024-06-28T11:40:00Z"/>
                <w:rFonts w:ascii="Calibri" w:eastAsia="Times New Roman" w:hAnsi="Calibri" w:cs="Calibri"/>
                <w:color w:val="000000"/>
              </w:rPr>
            </w:pPr>
            <w:ins w:id="1346" w:author="Kha Truong" w:date="2024-06-28T11:40:00Z">
              <w:r w:rsidRPr="00FD2647">
                <w:rPr>
                  <w:rFonts w:ascii="Calibri" w:eastAsia="Times New Roman" w:hAnsi="Calibri" w:cs="Calibri"/>
                  <w:color w:val="000000"/>
                </w:rPr>
                <w:t>test5</w:t>
              </w:r>
            </w:ins>
          </w:p>
        </w:tc>
        <w:tc>
          <w:tcPr>
            <w:tcW w:w="143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F1BC7B8" w14:textId="77777777" w:rsidR="002C7A97" w:rsidRPr="00FD2647" w:rsidRDefault="002C7A97" w:rsidP="00A6195A">
            <w:pPr>
              <w:spacing w:after="0" w:line="240" w:lineRule="auto"/>
              <w:jc w:val="center"/>
              <w:rPr>
                <w:ins w:id="1347" w:author="Kha Truong" w:date="2024-06-28T11:40:00Z"/>
                <w:rFonts w:ascii="Calibri" w:eastAsia="Times New Roman" w:hAnsi="Calibri" w:cs="Calibri"/>
                <w:color w:val="000000"/>
              </w:rPr>
            </w:pPr>
            <w:ins w:id="1348" w:author="Kha Truong" w:date="2024-06-28T11:40:00Z">
              <w:r>
                <w:rPr>
                  <w:rFonts w:ascii="Calibri" w:eastAsia="Times New Roman" w:hAnsi="Calibri" w:cs="Calibri"/>
                  <w:color w:val="000000"/>
                </w:rPr>
                <w:t>x</w:t>
              </w:r>
            </w:ins>
          </w:p>
        </w:tc>
        <w:tc>
          <w:tcPr>
            <w:tcW w:w="131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7C99CB5" w14:textId="77777777" w:rsidR="002C7A97" w:rsidRPr="00FD2647" w:rsidRDefault="002C7A97" w:rsidP="00A6195A">
            <w:pPr>
              <w:spacing w:after="0" w:line="240" w:lineRule="auto"/>
              <w:jc w:val="center"/>
              <w:rPr>
                <w:ins w:id="1349" w:author="Kha Truong" w:date="2024-06-28T11:40:00Z"/>
                <w:rFonts w:ascii="Calibri" w:eastAsia="Times New Roman" w:hAnsi="Calibri" w:cs="Calibri"/>
                <w:color w:val="000000"/>
              </w:rPr>
            </w:pPr>
            <w:ins w:id="1350" w:author="Kha Truong" w:date="2024-06-28T11:40:00Z">
              <w:r>
                <w:rPr>
                  <w:rFonts w:ascii="Calibri" w:eastAsia="Times New Roman" w:hAnsi="Calibri" w:cs="Calibri"/>
                  <w:color w:val="000000"/>
                </w:rPr>
                <w:t>0</w:t>
              </w:r>
            </w:ins>
          </w:p>
        </w:tc>
        <w:tc>
          <w:tcPr>
            <w:tcW w:w="146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C8DB4CD" w14:textId="77777777" w:rsidR="002C7A97" w:rsidRPr="00FD2647" w:rsidRDefault="002C7A97" w:rsidP="00A6195A">
            <w:pPr>
              <w:spacing w:after="0" w:line="240" w:lineRule="auto"/>
              <w:jc w:val="center"/>
              <w:rPr>
                <w:ins w:id="1351" w:author="Kha Truong" w:date="2024-06-28T11:40:00Z"/>
                <w:rFonts w:ascii="Calibri" w:eastAsia="Times New Roman" w:hAnsi="Calibri" w:cs="Calibri"/>
                <w:color w:val="000000"/>
              </w:rPr>
            </w:pPr>
            <w:ins w:id="1352" w:author="Kha Truong" w:date="2024-06-28T11:40:00Z">
              <w:r>
                <w:rPr>
                  <w:rFonts w:ascii="Calibri" w:eastAsia="Times New Roman" w:hAnsi="Calibri" w:cs="Calibri"/>
                  <w:color w:val="000000"/>
                </w:rPr>
                <w:t>x</w:t>
              </w:r>
            </w:ins>
          </w:p>
        </w:tc>
      </w:tr>
      <w:tr w:rsidR="002C7A97" w:rsidRPr="00FD2647" w14:paraId="19C3AB38" w14:textId="77777777" w:rsidTr="00A6195A">
        <w:trPr>
          <w:trHeight w:val="300"/>
          <w:ins w:id="1353" w:author="Kha Truong" w:date="2024-06-28T11:40:00Z"/>
        </w:trPr>
        <w:tc>
          <w:tcPr>
            <w:tcW w:w="744"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1A8AC11A" w14:textId="77777777" w:rsidR="002C7A97" w:rsidRPr="00FD2647" w:rsidRDefault="002C7A97" w:rsidP="00A6195A">
            <w:pPr>
              <w:spacing w:after="0" w:line="240" w:lineRule="auto"/>
              <w:jc w:val="right"/>
              <w:rPr>
                <w:ins w:id="1354" w:author="Kha Truong" w:date="2024-06-28T11:40:00Z"/>
                <w:rFonts w:ascii="Calibri" w:eastAsia="Times New Roman" w:hAnsi="Calibri" w:cs="Calibri"/>
                <w:color w:val="000000"/>
              </w:rPr>
            </w:pPr>
            <w:ins w:id="1355" w:author="Kha Truong" w:date="2024-06-28T11:40:00Z">
              <w:r w:rsidRPr="00FD2647">
                <w:rPr>
                  <w:rFonts w:ascii="Calibri" w:eastAsia="Times New Roman" w:hAnsi="Calibri" w:cs="Calibri"/>
                  <w:color w:val="000000"/>
                </w:rPr>
                <w:t>7</w:t>
              </w:r>
            </w:ins>
          </w:p>
        </w:tc>
        <w:tc>
          <w:tcPr>
            <w:tcW w:w="601"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581EB09A" w14:textId="77777777" w:rsidR="002C7A97" w:rsidRPr="00FD2647" w:rsidRDefault="002C7A97" w:rsidP="00A6195A">
            <w:pPr>
              <w:spacing w:after="0" w:line="240" w:lineRule="auto"/>
              <w:jc w:val="right"/>
              <w:rPr>
                <w:ins w:id="1356" w:author="Kha Truong" w:date="2024-06-28T11:40:00Z"/>
                <w:rFonts w:ascii="Calibri" w:eastAsia="Times New Roman" w:hAnsi="Calibri" w:cs="Calibri"/>
                <w:color w:val="000000"/>
              </w:rPr>
            </w:pPr>
            <w:ins w:id="1357" w:author="Kha Truong" w:date="2024-06-28T11:40:00Z">
              <w:r w:rsidRPr="00FD2647">
                <w:rPr>
                  <w:rFonts w:ascii="Calibri" w:eastAsia="Times New Roman" w:hAnsi="Calibri" w:cs="Calibri"/>
                  <w:color w:val="000000"/>
                </w:rPr>
                <w:t>4</w:t>
              </w:r>
            </w:ins>
          </w:p>
        </w:tc>
        <w:tc>
          <w:tcPr>
            <w:tcW w:w="1104"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2C69D997" w14:textId="77777777" w:rsidR="002C7A97" w:rsidRPr="00FD2647" w:rsidRDefault="002C7A97" w:rsidP="00A6195A">
            <w:pPr>
              <w:spacing w:after="0" w:line="240" w:lineRule="auto"/>
              <w:rPr>
                <w:ins w:id="1358" w:author="Kha Truong" w:date="2024-06-28T11:40:00Z"/>
                <w:rFonts w:ascii="Calibri" w:eastAsia="Times New Roman" w:hAnsi="Calibri" w:cs="Calibri"/>
                <w:color w:val="000000"/>
              </w:rPr>
            </w:pPr>
            <w:ins w:id="1359" w:author="Kha Truong" w:date="2024-06-28T11:40:00Z">
              <w:r w:rsidRPr="00FD2647">
                <w:rPr>
                  <w:rFonts w:ascii="Calibri" w:eastAsia="Times New Roman" w:hAnsi="Calibri" w:cs="Calibri"/>
                  <w:color w:val="000000"/>
                </w:rPr>
                <w:t>Node</w:t>
              </w:r>
            </w:ins>
          </w:p>
        </w:tc>
        <w:tc>
          <w:tcPr>
            <w:tcW w:w="1080"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73CD40EE" w14:textId="77777777" w:rsidR="002C7A97" w:rsidRPr="00FD2647" w:rsidRDefault="002C7A97" w:rsidP="00A6195A">
            <w:pPr>
              <w:spacing w:after="0" w:line="240" w:lineRule="auto"/>
              <w:rPr>
                <w:ins w:id="1360" w:author="Kha Truong" w:date="2024-06-28T11:40:00Z"/>
                <w:rFonts w:ascii="Calibri" w:eastAsia="Times New Roman" w:hAnsi="Calibri" w:cs="Calibri"/>
                <w:color w:val="000000"/>
              </w:rPr>
            </w:pPr>
            <w:ins w:id="1361" w:author="Kha Truong" w:date="2024-06-28T11:40:00Z">
              <w:r w:rsidRPr="00FD2647">
                <w:rPr>
                  <w:rFonts w:ascii="Calibri" w:eastAsia="Times New Roman" w:hAnsi="Calibri" w:cs="Calibri"/>
                  <w:color w:val="000000"/>
                </w:rPr>
                <w:t>default</w:t>
              </w:r>
            </w:ins>
          </w:p>
        </w:tc>
        <w:tc>
          <w:tcPr>
            <w:tcW w:w="1430"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2440EAD1" w14:textId="77777777" w:rsidR="002C7A97" w:rsidRPr="00FD2647" w:rsidRDefault="002C7A97" w:rsidP="00A6195A">
            <w:pPr>
              <w:spacing w:after="0" w:line="240" w:lineRule="auto"/>
              <w:jc w:val="center"/>
              <w:rPr>
                <w:ins w:id="1362" w:author="Kha Truong" w:date="2024-06-28T11:40:00Z"/>
                <w:rFonts w:ascii="Calibri" w:eastAsia="Times New Roman" w:hAnsi="Calibri" w:cs="Calibri"/>
                <w:color w:val="000000"/>
              </w:rPr>
            </w:pPr>
            <w:ins w:id="1363" w:author="Kha Truong" w:date="2024-06-28T11:40:00Z">
              <w:r w:rsidRPr="00FD2647">
                <w:rPr>
                  <w:rFonts w:ascii="Calibri" w:eastAsia="Times New Roman" w:hAnsi="Calibri" w:cs="Calibri"/>
                  <w:color w:val="000000"/>
                </w:rPr>
                <w:t>x</w:t>
              </w:r>
            </w:ins>
          </w:p>
        </w:tc>
        <w:tc>
          <w:tcPr>
            <w:tcW w:w="1311"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697D0D3E" w14:textId="77777777" w:rsidR="002C7A97" w:rsidRPr="00FD2647" w:rsidRDefault="002C7A97" w:rsidP="00A6195A">
            <w:pPr>
              <w:spacing w:after="0" w:line="240" w:lineRule="auto"/>
              <w:jc w:val="center"/>
              <w:rPr>
                <w:ins w:id="1364" w:author="Kha Truong" w:date="2024-06-28T11:40:00Z"/>
                <w:rFonts w:ascii="Calibri" w:eastAsia="Times New Roman" w:hAnsi="Calibri" w:cs="Calibri"/>
                <w:color w:val="000000"/>
              </w:rPr>
            </w:pPr>
            <w:ins w:id="1365" w:author="Kha Truong" w:date="2024-06-28T11:40:00Z">
              <w:r w:rsidRPr="00FD2647">
                <w:rPr>
                  <w:rFonts w:ascii="Calibri" w:eastAsia="Times New Roman" w:hAnsi="Calibri" w:cs="Calibri"/>
                  <w:color w:val="000000"/>
                </w:rPr>
                <w:t>2</w:t>
              </w:r>
            </w:ins>
          </w:p>
        </w:tc>
        <w:tc>
          <w:tcPr>
            <w:tcW w:w="1465"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7D720200" w14:textId="77777777" w:rsidR="002C7A97" w:rsidRPr="00FD2647" w:rsidRDefault="002C7A97" w:rsidP="00A6195A">
            <w:pPr>
              <w:spacing w:after="0" w:line="240" w:lineRule="auto"/>
              <w:jc w:val="center"/>
              <w:rPr>
                <w:ins w:id="1366" w:author="Kha Truong" w:date="2024-06-28T11:40:00Z"/>
                <w:rFonts w:ascii="Calibri" w:eastAsia="Times New Roman" w:hAnsi="Calibri" w:cs="Calibri"/>
                <w:color w:val="000000"/>
              </w:rPr>
            </w:pPr>
          </w:p>
        </w:tc>
      </w:tr>
      <w:tr w:rsidR="002C7A97" w:rsidRPr="00FD2647" w14:paraId="613DFE8C" w14:textId="77777777" w:rsidTr="00A6195A">
        <w:trPr>
          <w:trHeight w:val="300"/>
          <w:ins w:id="1367" w:author="Kha Truong" w:date="2024-06-28T11:40:00Z"/>
        </w:trPr>
        <w:tc>
          <w:tcPr>
            <w:tcW w:w="74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28C4882" w14:textId="77777777" w:rsidR="002C7A97" w:rsidRPr="00FD2647" w:rsidRDefault="002C7A97" w:rsidP="00A6195A">
            <w:pPr>
              <w:spacing w:after="0" w:line="240" w:lineRule="auto"/>
              <w:jc w:val="right"/>
              <w:rPr>
                <w:ins w:id="1368" w:author="Kha Truong" w:date="2024-06-28T11:40:00Z"/>
                <w:rFonts w:ascii="Calibri" w:eastAsia="Times New Roman" w:hAnsi="Calibri" w:cs="Calibri"/>
                <w:color w:val="000000"/>
              </w:rPr>
            </w:pPr>
            <w:ins w:id="1369" w:author="Kha Truong" w:date="2024-06-28T11:40:00Z">
              <w:r w:rsidRPr="00FD2647">
                <w:rPr>
                  <w:rFonts w:ascii="Calibri" w:eastAsia="Times New Roman" w:hAnsi="Calibri" w:cs="Calibri"/>
                  <w:color w:val="000000"/>
                </w:rPr>
                <w:t>8</w:t>
              </w:r>
            </w:ins>
          </w:p>
        </w:tc>
        <w:tc>
          <w:tcPr>
            <w:tcW w:w="60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AC64970" w14:textId="77777777" w:rsidR="002C7A97" w:rsidRPr="00FD2647" w:rsidRDefault="002C7A97" w:rsidP="00A6195A">
            <w:pPr>
              <w:spacing w:after="0" w:line="240" w:lineRule="auto"/>
              <w:jc w:val="right"/>
              <w:rPr>
                <w:ins w:id="1370" w:author="Kha Truong" w:date="2024-06-28T11:40:00Z"/>
                <w:rFonts w:ascii="Calibri" w:eastAsia="Times New Roman" w:hAnsi="Calibri" w:cs="Calibri"/>
                <w:color w:val="000000"/>
              </w:rPr>
            </w:pPr>
            <w:ins w:id="1371" w:author="Kha Truong" w:date="2024-06-28T11:40:00Z">
              <w:r w:rsidRPr="00FD2647">
                <w:rPr>
                  <w:rFonts w:ascii="Calibri" w:eastAsia="Times New Roman" w:hAnsi="Calibri" w:cs="Calibri"/>
                  <w:color w:val="000000"/>
                </w:rPr>
                <w:t>4</w:t>
              </w:r>
            </w:ins>
          </w:p>
        </w:tc>
        <w:tc>
          <w:tcPr>
            <w:tcW w:w="110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3FC3FF6" w14:textId="77777777" w:rsidR="002C7A97" w:rsidRPr="00FD2647" w:rsidRDefault="002C7A97" w:rsidP="00A6195A">
            <w:pPr>
              <w:spacing w:after="0" w:line="240" w:lineRule="auto"/>
              <w:rPr>
                <w:ins w:id="1372" w:author="Kha Truong" w:date="2024-06-28T11:40:00Z"/>
                <w:rFonts w:ascii="Calibri" w:eastAsia="Times New Roman" w:hAnsi="Calibri" w:cs="Calibri"/>
                <w:color w:val="000000"/>
              </w:rPr>
            </w:pPr>
            <w:ins w:id="1373" w:author="Kha Truong" w:date="2024-06-28T11:40:00Z">
              <w:r w:rsidRPr="00FD2647">
                <w:rPr>
                  <w:rFonts w:ascii="Calibri" w:eastAsia="Times New Roman" w:hAnsi="Calibri" w:cs="Calibri"/>
                  <w:color w:val="000000"/>
                </w:rPr>
                <w:t>Node</w:t>
              </w:r>
            </w:ins>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F2E648E" w14:textId="77777777" w:rsidR="002C7A97" w:rsidRPr="00FD2647" w:rsidRDefault="002C7A97" w:rsidP="00A6195A">
            <w:pPr>
              <w:spacing w:after="0" w:line="240" w:lineRule="auto"/>
              <w:rPr>
                <w:ins w:id="1374" w:author="Kha Truong" w:date="2024-06-28T11:40:00Z"/>
                <w:rFonts w:ascii="Calibri" w:eastAsia="Times New Roman" w:hAnsi="Calibri" w:cs="Calibri"/>
                <w:color w:val="000000"/>
              </w:rPr>
            </w:pPr>
            <w:ins w:id="1375" w:author="Kha Truong" w:date="2024-06-28T11:40:00Z">
              <w:r w:rsidRPr="00FD2647">
                <w:rPr>
                  <w:rFonts w:ascii="Calibri" w:eastAsia="Times New Roman" w:hAnsi="Calibri" w:cs="Calibri"/>
                  <w:color w:val="000000"/>
                </w:rPr>
                <w:t>default</w:t>
              </w:r>
            </w:ins>
          </w:p>
        </w:tc>
        <w:tc>
          <w:tcPr>
            <w:tcW w:w="143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1D49186" w14:textId="77777777" w:rsidR="002C7A97" w:rsidRPr="00FD2647" w:rsidRDefault="002C7A97" w:rsidP="00A6195A">
            <w:pPr>
              <w:spacing w:after="0" w:line="240" w:lineRule="auto"/>
              <w:jc w:val="center"/>
              <w:rPr>
                <w:ins w:id="1376" w:author="Kha Truong" w:date="2024-06-28T11:40:00Z"/>
                <w:rFonts w:ascii="Calibri" w:eastAsia="Times New Roman" w:hAnsi="Calibri" w:cs="Calibri"/>
                <w:color w:val="000000"/>
              </w:rPr>
            </w:pPr>
            <w:ins w:id="1377" w:author="Kha Truong" w:date="2024-06-28T11:40:00Z">
              <w:r w:rsidRPr="00FD2647">
                <w:rPr>
                  <w:rFonts w:ascii="Calibri" w:eastAsia="Times New Roman" w:hAnsi="Calibri" w:cs="Calibri"/>
                  <w:color w:val="000000"/>
                </w:rPr>
                <w:t>x</w:t>
              </w:r>
            </w:ins>
          </w:p>
        </w:tc>
        <w:tc>
          <w:tcPr>
            <w:tcW w:w="131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DF97EC" w14:textId="77777777" w:rsidR="002C7A97" w:rsidRPr="00FD2647" w:rsidRDefault="002C7A97" w:rsidP="00A6195A">
            <w:pPr>
              <w:spacing w:after="0" w:line="240" w:lineRule="auto"/>
              <w:jc w:val="center"/>
              <w:rPr>
                <w:ins w:id="1378" w:author="Kha Truong" w:date="2024-06-28T11:40:00Z"/>
                <w:rFonts w:ascii="Calibri" w:eastAsia="Times New Roman" w:hAnsi="Calibri" w:cs="Calibri"/>
                <w:color w:val="000000"/>
              </w:rPr>
            </w:pPr>
            <w:ins w:id="1379" w:author="Kha Truong" w:date="2024-06-28T11:40:00Z">
              <w:r w:rsidRPr="00FD2647">
                <w:rPr>
                  <w:rFonts w:ascii="Calibri" w:eastAsia="Times New Roman" w:hAnsi="Calibri" w:cs="Calibri"/>
                  <w:color w:val="000000"/>
                </w:rPr>
                <w:t>2</w:t>
              </w:r>
            </w:ins>
          </w:p>
        </w:tc>
        <w:tc>
          <w:tcPr>
            <w:tcW w:w="146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6D41533" w14:textId="77777777" w:rsidR="002C7A97" w:rsidRPr="00FD2647" w:rsidRDefault="002C7A97" w:rsidP="00A6195A">
            <w:pPr>
              <w:spacing w:after="0" w:line="240" w:lineRule="auto"/>
              <w:jc w:val="center"/>
              <w:rPr>
                <w:ins w:id="1380" w:author="Kha Truong" w:date="2024-06-28T11:40:00Z"/>
                <w:rFonts w:ascii="Calibri" w:eastAsia="Times New Roman" w:hAnsi="Calibri" w:cs="Calibri"/>
                <w:color w:val="000000"/>
              </w:rPr>
            </w:pPr>
            <w:ins w:id="1381" w:author="Kha Truong" w:date="2024-06-28T11:40:00Z">
              <w:r>
                <w:rPr>
                  <w:rFonts w:ascii="Calibri" w:eastAsia="Times New Roman" w:hAnsi="Calibri" w:cs="Calibri"/>
                  <w:color w:val="000000"/>
                </w:rPr>
                <w:t>x</w:t>
              </w:r>
            </w:ins>
          </w:p>
        </w:tc>
      </w:tr>
      <w:tr w:rsidR="002C7A97" w:rsidRPr="00FD2647" w14:paraId="1B50A318" w14:textId="77777777" w:rsidTr="00A6195A">
        <w:trPr>
          <w:trHeight w:val="300"/>
          <w:ins w:id="1382" w:author="Kha Truong" w:date="2024-06-28T11:40:00Z"/>
        </w:trPr>
        <w:tc>
          <w:tcPr>
            <w:tcW w:w="744"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225B2378" w14:textId="77777777" w:rsidR="002C7A97" w:rsidRPr="00FD2647" w:rsidRDefault="002C7A97" w:rsidP="00A6195A">
            <w:pPr>
              <w:spacing w:after="0" w:line="240" w:lineRule="auto"/>
              <w:jc w:val="right"/>
              <w:rPr>
                <w:ins w:id="1383" w:author="Kha Truong" w:date="2024-06-28T11:40:00Z"/>
                <w:rFonts w:ascii="Calibri" w:eastAsia="Times New Roman" w:hAnsi="Calibri" w:cs="Calibri"/>
                <w:color w:val="000000"/>
              </w:rPr>
            </w:pPr>
            <w:ins w:id="1384" w:author="Kha Truong" w:date="2024-06-28T11:40:00Z">
              <w:r w:rsidRPr="00FD2647">
                <w:rPr>
                  <w:rFonts w:ascii="Calibri" w:eastAsia="Times New Roman" w:hAnsi="Calibri" w:cs="Calibri"/>
                  <w:color w:val="000000"/>
                </w:rPr>
                <w:t>9</w:t>
              </w:r>
            </w:ins>
          </w:p>
        </w:tc>
        <w:tc>
          <w:tcPr>
            <w:tcW w:w="601"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1D6C6792" w14:textId="77777777" w:rsidR="002C7A97" w:rsidRPr="00FD2647" w:rsidRDefault="002C7A97" w:rsidP="00A6195A">
            <w:pPr>
              <w:spacing w:after="0" w:line="240" w:lineRule="auto"/>
              <w:jc w:val="right"/>
              <w:rPr>
                <w:ins w:id="1385" w:author="Kha Truong" w:date="2024-06-28T11:40:00Z"/>
                <w:rFonts w:ascii="Calibri" w:eastAsia="Times New Roman" w:hAnsi="Calibri" w:cs="Calibri"/>
                <w:color w:val="000000"/>
              </w:rPr>
            </w:pPr>
            <w:ins w:id="1386" w:author="Kha Truong" w:date="2024-06-28T11:40:00Z">
              <w:r w:rsidRPr="00FD2647">
                <w:rPr>
                  <w:rFonts w:ascii="Calibri" w:eastAsia="Times New Roman" w:hAnsi="Calibri" w:cs="Calibri"/>
                  <w:color w:val="000000"/>
                </w:rPr>
                <w:t>4</w:t>
              </w:r>
            </w:ins>
          </w:p>
        </w:tc>
        <w:tc>
          <w:tcPr>
            <w:tcW w:w="1104"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62CE0F9F" w14:textId="77777777" w:rsidR="002C7A97" w:rsidRPr="00FD2647" w:rsidRDefault="002C7A97" w:rsidP="00A6195A">
            <w:pPr>
              <w:spacing w:after="0" w:line="240" w:lineRule="auto"/>
              <w:rPr>
                <w:ins w:id="1387" w:author="Kha Truong" w:date="2024-06-28T11:40:00Z"/>
                <w:rFonts w:ascii="Calibri" w:eastAsia="Times New Roman" w:hAnsi="Calibri" w:cs="Calibri"/>
                <w:color w:val="000000"/>
              </w:rPr>
            </w:pPr>
            <w:ins w:id="1388" w:author="Kha Truong" w:date="2024-06-28T11:40:00Z">
              <w:r w:rsidRPr="00FD2647">
                <w:rPr>
                  <w:rFonts w:ascii="Calibri" w:eastAsia="Times New Roman" w:hAnsi="Calibri" w:cs="Calibri"/>
                  <w:color w:val="000000"/>
                </w:rPr>
                <w:t>Node</w:t>
              </w:r>
            </w:ins>
          </w:p>
        </w:tc>
        <w:tc>
          <w:tcPr>
            <w:tcW w:w="1080"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163A40D3" w14:textId="77777777" w:rsidR="002C7A97" w:rsidRPr="00FD2647" w:rsidRDefault="002C7A97" w:rsidP="00A6195A">
            <w:pPr>
              <w:spacing w:after="0" w:line="240" w:lineRule="auto"/>
              <w:rPr>
                <w:ins w:id="1389" w:author="Kha Truong" w:date="2024-06-28T11:40:00Z"/>
                <w:rFonts w:ascii="Calibri" w:eastAsia="Times New Roman" w:hAnsi="Calibri" w:cs="Calibri"/>
                <w:color w:val="000000"/>
              </w:rPr>
            </w:pPr>
            <w:ins w:id="1390" w:author="Kha Truong" w:date="2024-06-28T11:40:00Z">
              <w:r w:rsidRPr="00FD2647">
                <w:rPr>
                  <w:rFonts w:ascii="Calibri" w:eastAsia="Times New Roman" w:hAnsi="Calibri" w:cs="Calibri"/>
                  <w:color w:val="000000"/>
                </w:rPr>
                <w:t>default</w:t>
              </w:r>
            </w:ins>
          </w:p>
        </w:tc>
        <w:tc>
          <w:tcPr>
            <w:tcW w:w="1430"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53D58E02" w14:textId="77777777" w:rsidR="002C7A97" w:rsidRPr="00FD2647" w:rsidRDefault="002C7A97" w:rsidP="00A6195A">
            <w:pPr>
              <w:spacing w:after="0" w:line="240" w:lineRule="auto"/>
              <w:jc w:val="center"/>
              <w:rPr>
                <w:ins w:id="1391" w:author="Kha Truong" w:date="2024-06-28T11:40:00Z"/>
                <w:rFonts w:ascii="Calibri" w:eastAsia="Times New Roman" w:hAnsi="Calibri" w:cs="Calibri"/>
                <w:color w:val="000000"/>
              </w:rPr>
            </w:pPr>
          </w:p>
        </w:tc>
        <w:tc>
          <w:tcPr>
            <w:tcW w:w="1311"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42B5B4C6" w14:textId="77777777" w:rsidR="002C7A97" w:rsidRPr="00FD2647" w:rsidRDefault="002C7A97" w:rsidP="00A6195A">
            <w:pPr>
              <w:spacing w:after="0" w:line="240" w:lineRule="auto"/>
              <w:jc w:val="center"/>
              <w:rPr>
                <w:ins w:id="1392" w:author="Kha Truong" w:date="2024-06-28T11:40:00Z"/>
                <w:rFonts w:ascii="Calibri" w:eastAsia="Times New Roman" w:hAnsi="Calibri" w:cs="Calibri"/>
                <w:color w:val="000000"/>
              </w:rPr>
            </w:pPr>
            <w:ins w:id="1393" w:author="Kha Truong" w:date="2024-06-28T11:40:00Z">
              <w:r w:rsidRPr="00FD2647">
                <w:rPr>
                  <w:rFonts w:ascii="Calibri" w:eastAsia="Times New Roman" w:hAnsi="Calibri" w:cs="Calibri"/>
                  <w:color w:val="000000"/>
                </w:rPr>
                <w:t>0</w:t>
              </w:r>
            </w:ins>
          </w:p>
        </w:tc>
        <w:tc>
          <w:tcPr>
            <w:tcW w:w="1465"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4FE4E5CC" w14:textId="77777777" w:rsidR="002C7A97" w:rsidRPr="00FD2647" w:rsidRDefault="002C7A97" w:rsidP="00A6195A">
            <w:pPr>
              <w:spacing w:after="0" w:line="240" w:lineRule="auto"/>
              <w:jc w:val="center"/>
              <w:rPr>
                <w:ins w:id="1394" w:author="Kha Truong" w:date="2024-06-28T11:40:00Z"/>
                <w:rFonts w:ascii="Calibri" w:eastAsia="Times New Roman" w:hAnsi="Calibri" w:cs="Calibri"/>
                <w:color w:val="000000"/>
              </w:rPr>
            </w:pPr>
            <w:ins w:id="1395" w:author="Kha Truong" w:date="2024-06-28T11:40:00Z">
              <w:r>
                <w:rPr>
                  <w:rFonts w:ascii="Calibri" w:eastAsia="Times New Roman" w:hAnsi="Calibri" w:cs="Calibri"/>
                  <w:color w:val="000000"/>
                </w:rPr>
                <w:t>x</w:t>
              </w:r>
            </w:ins>
          </w:p>
        </w:tc>
      </w:tr>
      <w:tr w:rsidR="002C7A97" w:rsidRPr="00FD2647" w14:paraId="3A6E36F2" w14:textId="77777777" w:rsidTr="00A6195A">
        <w:trPr>
          <w:trHeight w:val="300"/>
          <w:ins w:id="1396" w:author="Kha Truong" w:date="2024-06-28T11:40:00Z"/>
        </w:trPr>
        <w:tc>
          <w:tcPr>
            <w:tcW w:w="74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F8D9D57" w14:textId="77777777" w:rsidR="002C7A97" w:rsidRPr="00FD2647" w:rsidRDefault="002C7A97" w:rsidP="00A6195A">
            <w:pPr>
              <w:spacing w:after="0" w:line="240" w:lineRule="auto"/>
              <w:jc w:val="right"/>
              <w:rPr>
                <w:ins w:id="1397" w:author="Kha Truong" w:date="2024-06-28T11:40:00Z"/>
                <w:rFonts w:ascii="Calibri" w:eastAsia="Times New Roman" w:hAnsi="Calibri" w:cs="Calibri"/>
                <w:color w:val="000000"/>
              </w:rPr>
            </w:pPr>
            <w:ins w:id="1398" w:author="Kha Truong" w:date="2024-06-28T11:40:00Z">
              <w:r w:rsidRPr="00FD2647">
                <w:rPr>
                  <w:rFonts w:ascii="Calibri" w:eastAsia="Times New Roman" w:hAnsi="Calibri" w:cs="Calibri"/>
                  <w:color w:val="000000"/>
                </w:rPr>
                <w:t>10</w:t>
              </w:r>
            </w:ins>
          </w:p>
        </w:tc>
        <w:tc>
          <w:tcPr>
            <w:tcW w:w="60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6DA19B3" w14:textId="77777777" w:rsidR="002C7A97" w:rsidRPr="00FD2647" w:rsidRDefault="002C7A97" w:rsidP="00A6195A">
            <w:pPr>
              <w:spacing w:after="0" w:line="240" w:lineRule="auto"/>
              <w:jc w:val="right"/>
              <w:rPr>
                <w:ins w:id="1399" w:author="Kha Truong" w:date="2024-06-28T11:40:00Z"/>
                <w:rFonts w:ascii="Calibri" w:eastAsia="Times New Roman" w:hAnsi="Calibri" w:cs="Calibri"/>
                <w:color w:val="000000"/>
              </w:rPr>
            </w:pPr>
            <w:ins w:id="1400" w:author="Kha Truong" w:date="2024-06-28T11:40:00Z">
              <w:r w:rsidRPr="00FD2647">
                <w:rPr>
                  <w:rFonts w:ascii="Calibri" w:eastAsia="Times New Roman" w:hAnsi="Calibri" w:cs="Calibri"/>
                  <w:color w:val="000000"/>
                </w:rPr>
                <w:t>4</w:t>
              </w:r>
            </w:ins>
          </w:p>
        </w:tc>
        <w:tc>
          <w:tcPr>
            <w:tcW w:w="110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818D50D" w14:textId="77777777" w:rsidR="002C7A97" w:rsidRPr="00FD2647" w:rsidRDefault="002C7A97" w:rsidP="00A6195A">
            <w:pPr>
              <w:spacing w:after="0" w:line="240" w:lineRule="auto"/>
              <w:rPr>
                <w:ins w:id="1401" w:author="Kha Truong" w:date="2024-06-28T11:40:00Z"/>
                <w:rFonts w:ascii="Calibri" w:eastAsia="Times New Roman" w:hAnsi="Calibri" w:cs="Calibri"/>
                <w:color w:val="000000"/>
              </w:rPr>
            </w:pPr>
            <w:ins w:id="1402" w:author="Kha Truong" w:date="2024-06-28T11:40:00Z">
              <w:r w:rsidRPr="00FD2647">
                <w:rPr>
                  <w:rFonts w:ascii="Calibri" w:eastAsia="Times New Roman" w:hAnsi="Calibri" w:cs="Calibri"/>
                  <w:color w:val="000000"/>
                </w:rPr>
                <w:t>Node</w:t>
              </w:r>
            </w:ins>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BB21249" w14:textId="77777777" w:rsidR="002C7A97" w:rsidRPr="00FD2647" w:rsidRDefault="002C7A97" w:rsidP="00A6195A">
            <w:pPr>
              <w:spacing w:after="0" w:line="240" w:lineRule="auto"/>
              <w:rPr>
                <w:ins w:id="1403" w:author="Kha Truong" w:date="2024-06-28T11:40:00Z"/>
                <w:rFonts w:ascii="Calibri" w:eastAsia="Times New Roman" w:hAnsi="Calibri" w:cs="Calibri"/>
                <w:color w:val="000000"/>
              </w:rPr>
            </w:pPr>
            <w:ins w:id="1404" w:author="Kha Truong" w:date="2024-06-28T11:40:00Z">
              <w:r w:rsidRPr="00FD2647">
                <w:rPr>
                  <w:rFonts w:ascii="Calibri" w:eastAsia="Times New Roman" w:hAnsi="Calibri" w:cs="Calibri"/>
                  <w:color w:val="000000"/>
                </w:rPr>
                <w:t>default</w:t>
              </w:r>
            </w:ins>
          </w:p>
        </w:tc>
        <w:tc>
          <w:tcPr>
            <w:tcW w:w="143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9746E0F" w14:textId="77777777" w:rsidR="002C7A97" w:rsidRPr="00FD2647" w:rsidRDefault="002C7A97" w:rsidP="00A6195A">
            <w:pPr>
              <w:spacing w:after="0" w:line="240" w:lineRule="auto"/>
              <w:jc w:val="center"/>
              <w:rPr>
                <w:ins w:id="1405" w:author="Kha Truong" w:date="2024-06-28T11:40:00Z"/>
                <w:rFonts w:ascii="Calibri" w:eastAsia="Times New Roman" w:hAnsi="Calibri" w:cs="Calibri"/>
                <w:color w:val="000000"/>
              </w:rPr>
            </w:pPr>
          </w:p>
        </w:tc>
        <w:tc>
          <w:tcPr>
            <w:tcW w:w="131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2AF12BC" w14:textId="77777777" w:rsidR="002C7A97" w:rsidRPr="00FD2647" w:rsidRDefault="002C7A97" w:rsidP="00A6195A">
            <w:pPr>
              <w:spacing w:after="0" w:line="240" w:lineRule="auto"/>
              <w:jc w:val="center"/>
              <w:rPr>
                <w:ins w:id="1406" w:author="Kha Truong" w:date="2024-06-28T11:40:00Z"/>
                <w:rFonts w:ascii="Calibri" w:eastAsia="Times New Roman" w:hAnsi="Calibri" w:cs="Calibri"/>
                <w:color w:val="000000"/>
              </w:rPr>
            </w:pPr>
            <w:ins w:id="1407" w:author="Kha Truong" w:date="2024-06-28T11:40:00Z">
              <w:r w:rsidRPr="00FD2647">
                <w:rPr>
                  <w:rFonts w:ascii="Calibri" w:eastAsia="Times New Roman" w:hAnsi="Calibri" w:cs="Calibri"/>
                  <w:color w:val="000000"/>
                </w:rPr>
                <w:t>0</w:t>
              </w:r>
            </w:ins>
          </w:p>
        </w:tc>
        <w:tc>
          <w:tcPr>
            <w:tcW w:w="146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16E959A" w14:textId="77777777" w:rsidR="002C7A97" w:rsidRPr="00FD2647" w:rsidRDefault="002C7A97" w:rsidP="00A6195A">
            <w:pPr>
              <w:spacing w:after="0" w:line="240" w:lineRule="auto"/>
              <w:jc w:val="center"/>
              <w:rPr>
                <w:ins w:id="1408" w:author="Kha Truong" w:date="2024-06-28T11:40:00Z"/>
                <w:rFonts w:ascii="Calibri" w:eastAsia="Times New Roman" w:hAnsi="Calibri" w:cs="Calibri"/>
                <w:color w:val="000000"/>
              </w:rPr>
            </w:pPr>
          </w:p>
        </w:tc>
      </w:tr>
      <w:tr w:rsidR="002C7A97" w:rsidRPr="00FD2647" w14:paraId="52333922" w14:textId="77777777" w:rsidTr="00A6195A">
        <w:trPr>
          <w:trHeight w:val="300"/>
          <w:ins w:id="1409" w:author="Kha Truong" w:date="2024-06-28T11:40:00Z"/>
        </w:trPr>
        <w:tc>
          <w:tcPr>
            <w:tcW w:w="744"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313EC173" w14:textId="77777777" w:rsidR="002C7A97" w:rsidRPr="00FD2647" w:rsidRDefault="002C7A97" w:rsidP="00A6195A">
            <w:pPr>
              <w:spacing w:after="0" w:line="240" w:lineRule="auto"/>
              <w:jc w:val="right"/>
              <w:rPr>
                <w:ins w:id="1410" w:author="Kha Truong" w:date="2024-06-28T11:40:00Z"/>
                <w:rFonts w:ascii="Calibri" w:eastAsia="Times New Roman" w:hAnsi="Calibri" w:cs="Calibri"/>
                <w:color w:val="000000"/>
              </w:rPr>
            </w:pPr>
            <w:ins w:id="1411" w:author="Kha Truong" w:date="2024-06-28T11:40:00Z">
              <w:r w:rsidRPr="00FD2647">
                <w:rPr>
                  <w:rFonts w:ascii="Calibri" w:eastAsia="Times New Roman" w:hAnsi="Calibri" w:cs="Calibri"/>
                  <w:color w:val="000000"/>
                </w:rPr>
                <w:t>11</w:t>
              </w:r>
            </w:ins>
          </w:p>
        </w:tc>
        <w:tc>
          <w:tcPr>
            <w:tcW w:w="601"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4F9022F5" w14:textId="77777777" w:rsidR="002C7A97" w:rsidRPr="00FD2647" w:rsidRDefault="002C7A97" w:rsidP="00A6195A">
            <w:pPr>
              <w:spacing w:after="0" w:line="240" w:lineRule="auto"/>
              <w:jc w:val="right"/>
              <w:rPr>
                <w:ins w:id="1412" w:author="Kha Truong" w:date="2024-06-28T11:40:00Z"/>
                <w:rFonts w:ascii="Calibri" w:eastAsia="Times New Roman" w:hAnsi="Calibri" w:cs="Calibri"/>
                <w:color w:val="000000"/>
              </w:rPr>
            </w:pPr>
            <w:ins w:id="1413" w:author="Kha Truong" w:date="2024-06-28T11:40:00Z">
              <w:r w:rsidRPr="00FD2647">
                <w:rPr>
                  <w:rFonts w:ascii="Calibri" w:eastAsia="Times New Roman" w:hAnsi="Calibri" w:cs="Calibri"/>
                  <w:color w:val="000000"/>
                </w:rPr>
                <w:t>4</w:t>
              </w:r>
            </w:ins>
          </w:p>
        </w:tc>
        <w:tc>
          <w:tcPr>
            <w:tcW w:w="1104"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6799E419" w14:textId="77777777" w:rsidR="002C7A97" w:rsidRPr="00FD2647" w:rsidRDefault="002C7A97" w:rsidP="00A6195A">
            <w:pPr>
              <w:spacing w:after="0" w:line="240" w:lineRule="auto"/>
              <w:rPr>
                <w:ins w:id="1414" w:author="Kha Truong" w:date="2024-06-28T11:40:00Z"/>
                <w:rFonts w:ascii="Calibri" w:eastAsia="Times New Roman" w:hAnsi="Calibri" w:cs="Calibri"/>
                <w:color w:val="000000"/>
              </w:rPr>
            </w:pPr>
            <w:ins w:id="1415" w:author="Kha Truong" w:date="2024-06-28T11:40:00Z">
              <w:r w:rsidRPr="00FD2647">
                <w:rPr>
                  <w:rFonts w:ascii="Calibri" w:eastAsia="Times New Roman" w:hAnsi="Calibri" w:cs="Calibri"/>
                  <w:color w:val="000000"/>
                </w:rPr>
                <w:t>Node</w:t>
              </w:r>
            </w:ins>
          </w:p>
        </w:tc>
        <w:tc>
          <w:tcPr>
            <w:tcW w:w="1080"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15D07DC8" w14:textId="77777777" w:rsidR="002C7A97" w:rsidRPr="00FD2647" w:rsidRDefault="002C7A97" w:rsidP="00A6195A">
            <w:pPr>
              <w:spacing w:after="0" w:line="240" w:lineRule="auto"/>
              <w:rPr>
                <w:ins w:id="1416" w:author="Kha Truong" w:date="2024-06-28T11:40:00Z"/>
                <w:rFonts w:ascii="Calibri" w:eastAsia="Times New Roman" w:hAnsi="Calibri" w:cs="Calibri"/>
                <w:color w:val="000000"/>
              </w:rPr>
            </w:pPr>
            <w:ins w:id="1417" w:author="Kha Truong" w:date="2024-06-28T11:40:00Z">
              <w:r w:rsidRPr="00FD2647">
                <w:rPr>
                  <w:rFonts w:ascii="Calibri" w:eastAsia="Times New Roman" w:hAnsi="Calibri" w:cs="Calibri"/>
                  <w:color w:val="000000"/>
                </w:rPr>
                <w:t>default</w:t>
              </w:r>
            </w:ins>
          </w:p>
        </w:tc>
        <w:tc>
          <w:tcPr>
            <w:tcW w:w="1430"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7A762E4E" w14:textId="77777777" w:rsidR="002C7A97" w:rsidRPr="00FD2647" w:rsidRDefault="002C7A97" w:rsidP="00A6195A">
            <w:pPr>
              <w:spacing w:after="0" w:line="240" w:lineRule="auto"/>
              <w:jc w:val="center"/>
              <w:rPr>
                <w:ins w:id="1418" w:author="Kha Truong" w:date="2024-06-28T11:40:00Z"/>
                <w:rFonts w:ascii="Calibri" w:eastAsia="Times New Roman" w:hAnsi="Calibri" w:cs="Calibri"/>
                <w:color w:val="000000"/>
              </w:rPr>
            </w:pPr>
          </w:p>
        </w:tc>
        <w:tc>
          <w:tcPr>
            <w:tcW w:w="1311"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22DB5F92" w14:textId="77777777" w:rsidR="002C7A97" w:rsidRPr="00FD2647" w:rsidRDefault="002C7A97" w:rsidP="00A6195A">
            <w:pPr>
              <w:spacing w:after="0" w:line="240" w:lineRule="auto"/>
              <w:jc w:val="center"/>
              <w:rPr>
                <w:ins w:id="1419" w:author="Kha Truong" w:date="2024-06-28T11:40:00Z"/>
                <w:rFonts w:ascii="Calibri" w:eastAsia="Times New Roman" w:hAnsi="Calibri" w:cs="Calibri"/>
                <w:color w:val="000000"/>
              </w:rPr>
            </w:pPr>
            <w:ins w:id="1420" w:author="Kha Truong" w:date="2024-06-28T11:40:00Z">
              <w:r w:rsidRPr="00FD2647">
                <w:rPr>
                  <w:rFonts w:ascii="Calibri" w:eastAsia="Times New Roman" w:hAnsi="Calibri" w:cs="Calibri"/>
                  <w:color w:val="000000"/>
                </w:rPr>
                <w:t>2</w:t>
              </w:r>
            </w:ins>
          </w:p>
        </w:tc>
        <w:tc>
          <w:tcPr>
            <w:tcW w:w="1465"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54EE39FB" w14:textId="77777777" w:rsidR="002C7A97" w:rsidRPr="00FD2647" w:rsidRDefault="002C7A97" w:rsidP="00A6195A">
            <w:pPr>
              <w:spacing w:after="0" w:line="240" w:lineRule="auto"/>
              <w:jc w:val="center"/>
              <w:rPr>
                <w:ins w:id="1421" w:author="Kha Truong" w:date="2024-06-28T11:40:00Z"/>
                <w:rFonts w:ascii="Calibri" w:eastAsia="Times New Roman" w:hAnsi="Calibri" w:cs="Calibri"/>
                <w:color w:val="000000"/>
              </w:rPr>
            </w:pPr>
          </w:p>
        </w:tc>
      </w:tr>
      <w:tr w:rsidR="002C7A97" w:rsidRPr="00FD2647" w14:paraId="647B0B82" w14:textId="77777777" w:rsidTr="00A6195A">
        <w:trPr>
          <w:trHeight w:val="300"/>
          <w:ins w:id="1422" w:author="Kha Truong" w:date="2024-06-28T11:40:00Z"/>
        </w:trPr>
        <w:tc>
          <w:tcPr>
            <w:tcW w:w="74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223BD39" w14:textId="77777777" w:rsidR="002C7A97" w:rsidRPr="00FD2647" w:rsidRDefault="002C7A97" w:rsidP="00A6195A">
            <w:pPr>
              <w:spacing w:after="0" w:line="240" w:lineRule="auto"/>
              <w:jc w:val="right"/>
              <w:rPr>
                <w:ins w:id="1423" w:author="Kha Truong" w:date="2024-06-28T11:40:00Z"/>
                <w:rFonts w:ascii="Calibri" w:eastAsia="Times New Roman" w:hAnsi="Calibri" w:cs="Calibri"/>
                <w:color w:val="000000"/>
              </w:rPr>
            </w:pPr>
            <w:ins w:id="1424" w:author="Kha Truong" w:date="2024-06-28T11:40:00Z">
              <w:r w:rsidRPr="00FD2647">
                <w:rPr>
                  <w:rFonts w:ascii="Calibri" w:eastAsia="Times New Roman" w:hAnsi="Calibri" w:cs="Calibri"/>
                  <w:color w:val="000000"/>
                </w:rPr>
                <w:t>12</w:t>
              </w:r>
            </w:ins>
          </w:p>
        </w:tc>
        <w:tc>
          <w:tcPr>
            <w:tcW w:w="60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01EEE74" w14:textId="77777777" w:rsidR="002C7A97" w:rsidRPr="00FD2647" w:rsidRDefault="002C7A97" w:rsidP="00A6195A">
            <w:pPr>
              <w:spacing w:after="0" w:line="240" w:lineRule="auto"/>
              <w:jc w:val="right"/>
              <w:rPr>
                <w:ins w:id="1425" w:author="Kha Truong" w:date="2024-06-28T11:40:00Z"/>
                <w:rFonts w:ascii="Calibri" w:eastAsia="Times New Roman" w:hAnsi="Calibri" w:cs="Calibri"/>
                <w:color w:val="000000"/>
              </w:rPr>
            </w:pPr>
            <w:ins w:id="1426" w:author="Kha Truong" w:date="2024-06-28T11:40:00Z">
              <w:r w:rsidRPr="00FD2647">
                <w:rPr>
                  <w:rFonts w:ascii="Calibri" w:eastAsia="Times New Roman" w:hAnsi="Calibri" w:cs="Calibri"/>
                  <w:color w:val="000000"/>
                </w:rPr>
                <w:t>4</w:t>
              </w:r>
            </w:ins>
          </w:p>
        </w:tc>
        <w:tc>
          <w:tcPr>
            <w:tcW w:w="110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DAE9B34" w14:textId="77777777" w:rsidR="002C7A97" w:rsidRPr="00FD2647" w:rsidRDefault="002C7A97" w:rsidP="00A6195A">
            <w:pPr>
              <w:spacing w:after="0" w:line="240" w:lineRule="auto"/>
              <w:rPr>
                <w:ins w:id="1427" w:author="Kha Truong" w:date="2024-06-28T11:40:00Z"/>
                <w:rFonts w:ascii="Calibri" w:eastAsia="Times New Roman" w:hAnsi="Calibri" w:cs="Calibri"/>
                <w:color w:val="000000"/>
              </w:rPr>
            </w:pPr>
            <w:ins w:id="1428" w:author="Kha Truong" w:date="2024-06-28T11:40:00Z">
              <w:r w:rsidRPr="00FD2647">
                <w:rPr>
                  <w:rFonts w:ascii="Calibri" w:eastAsia="Times New Roman" w:hAnsi="Calibri" w:cs="Calibri"/>
                  <w:color w:val="000000"/>
                </w:rPr>
                <w:t>Node</w:t>
              </w:r>
            </w:ins>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E84E32B" w14:textId="77777777" w:rsidR="002C7A97" w:rsidRPr="00FD2647" w:rsidRDefault="002C7A97" w:rsidP="00A6195A">
            <w:pPr>
              <w:spacing w:after="0" w:line="240" w:lineRule="auto"/>
              <w:rPr>
                <w:ins w:id="1429" w:author="Kha Truong" w:date="2024-06-28T11:40:00Z"/>
                <w:rFonts w:ascii="Calibri" w:eastAsia="Times New Roman" w:hAnsi="Calibri" w:cs="Calibri"/>
                <w:color w:val="000000"/>
              </w:rPr>
            </w:pPr>
            <w:ins w:id="1430" w:author="Kha Truong" w:date="2024-06-28T11:40:00Z">
              <w:r w:rsidRPr="00FD2647">
                <w:rPr>
                  <w:rFonts w:ascii="Calibri" w:eastAsia="Times New Roman" w:hAnsi="Calibri" w:cs="Calibri"/>
                  <w:color w:val="000000"/>
                </w:rPr>
                <w:t>default</w:t>
              </w:r>
            </w:ins>
          </w:p>
        </w:tc>
        <w:tc>
          <w:tcPr>
            <w:tcW w:w="143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B0BE992" w14:textId="77777777" w:rsidR="002C7A97" w:rsidRPr="00FD2647" w:rsidRDefault="002C7A97" w:rsidP="00A6195A">
            <w:pPr>
              <w:spacing w:after="0" w:line="240" w:lineRule="auto"/>
              <w:jc w:val="center"/>
              <w:rPr>
                <w:ins w:id="1431" w:author="Kha Truong" w:date="2024-06-28T11:40:00Z"/>
                <w:rFonts w:ascii="Calibri" w:eastAsia="Times New Roman" w:hAnsi="Calibri" w:cs="Calibri"/>
                <w:color w:val="000000"/>
              </w:rPr>
            </w:pPr>
            <w:ins w:id="1432" w:author="Kha Truong" w:date="2024-06-28T11:40:00Z">
              <w:r>
                <w:rPr>
                  <w:rFonts w:ascii="Calibri" w:eastAsia="Times New Roman" w:hAnsi="Calibri" w:cs="Calibri"/>
                  <w:color w:val="000000"/>
                </w:rPr>
                <w:t>x</w:t>
              </w:r>
            </w:ins>
          </w:p>
        </w:tc>
        <w:tc>
          <w:tcPr>
            <w:tcW w:w="131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30C771C" w14:textId="77777777" w:rsidR="002C7A97" w:rsidRPr="00FD2647" w:rsidRDefault="002C7A97" w:rsidP="00A6195A">
            <w:pPr>
              <w:spacing w:after="0" w:line="240" w:lineRule="auto"/>
              <w:jc w:val="center"/>
              <w:rPr>
                <w:ins w:id="1433" w:author="Kha Truong" w:date="2024-06-28T11:40:00Z"/>
                <w:rFonts w:ascii="Calibri" w:eastAsia="Times New Roman" w:hAnsi="Calibri" w:cs="Calibri"/>
                <w:color w:val="000000"/>
              </w:rPr>
            </w:pPr>
            <w:ins w:id="1434" w:author="Kha Truong" w:date="2024-06-28T11:40:00Z">
              <w:r>
                <w:rPr>
                  <w:rFonts w:ascii="Calibri" w:eastAsia="Times New Roman" w:hAnsi="Calibri" w:cs="Calibri"/>
                  <w:color w:val="000000"/>
                </w:rPr>
                <w:t>1</w:t>
              </w:r>
            </w:ins>
          </w:p>
        </w:tc>
        <w:tc>
          <w:tcPr>
            <w:tcW w:w="146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0422464" w14:textId="77777777" w:rsidR="002C7A97" w:rsidRPr="00FD2647" w:rsidRDefault="002C7A97" w:rsidP="00A6195A">
            <w:pPr>
              <w:spacing w:after="0" w:line="240" w:lineRule="auto"/>
              <w:jc w:val="center"/>
              <w:rPr>
                <w:ins w:id="1435" w:author="Kha Truong" w:date="2024-06-28T11:40:00Z"/>
                <w:rFonts w:ascii="Calibri" w:eastAsia="Times New Roman" w:hAnsi="Calibri" w:cs="Calibri"/>
                <w:color w:val="000000"/>
              </w:rPr>
            </w:pPr>
            <w:ins w:id="1436" w:author="Kha Truong" w:date="2024-06-28T11:40:00Z">
              <w:r>
                <w:rPr>
                  <w:rFonts w:ascii="Calibri" w:eastAsia="Times New Roman" w:hAnsi="Calibri" w:cs="Calibri"/>
                  <w:color w:val="000000"/>
                </w:rPr>
                <w:t>0</w:t>
              </w:r>
            </w:ins>
          </w:p>
        </w:tc>
      </w:tr>
      <w:tr w:rsidR="002C7A97" w:rsidRPr="00FD2647" w14:paraId="151AA02F" w14:textId="77777777" w:rsidTr="00A6195A">
        <w:trPr>
          <w:trHeight w:val="341"/>
          <w:ins w:id="1437" w:author="Kha Truong" w:date="2024-06-28T11:40:00Z"/>
        </w:trPr>
        <w:tc>
          <w:tcPr>
            <w:tcW w:w="3529" w:type="dxa"/>
            <w:gridSpan w:val="4"/>
            <w:tcBorders>
              <w:top w:val="single" w:sz="4" w:space="0" w:color="auto"/>
              <w:left w:val="single" w:sz="4" w:space="0" w:color="auto"/>
              <w:bottom w:val="single" w:sz="4" w:space="0" w:color="auto"/>
              <w:right w:val="single" w:sz="4" w:space="0" w:color="auto"/>
            </w:tcBorders>
            <w:shd w:val="clear" w:color="DDEBF7" w:fill="DDEBF7"/>
            <w:vAlign w:val="bottom"/>
            <w:hideMark/>
          </w:tcPr>
          <w:p w14:paraId="5F756BBE" w14:textId="77777777" w:rsidR="002C7A97" w:rsidRPr="00FD2647" w:rsidRDefault="002C7A97" w:rsidP="00A6195A">
            <w:pPr>
              <w:spacing w:after="0" w:line="240" w:lineRule="auto"/>
              <w:rPr>
                <w:ins w:id="1438" w:author="Kha Truong" w:date="2024-06-28T11:40:00Z"/>
                <w:rFonts w:ascii="Calibri" w:eastAsia="Times New Roman" w:hAnsi="Calibri" w:cs="Calibri"/>
                <w:color w:val="000000"/>
              </w:rPr>
            </w:pPr>
            <w:ins w:id="1439" w:author="Kha Truong" w:date="2024-06-28T11:40:00Z">
              <w:r w:rsidRPr="00FD2647">
                <w:rPr>
                  <w:rFonts w:ascii="Calibri" w:eastAsia="Times New Roman" w:hAnsi="Calibri" w:cs="Calibri"/>
                  <w:color w:val="000000"/>
                </w:rPr>
                <w:t>Total site license</w:t>
              </w:r>
            </w:ins>
          </w:p>
        </w:tc>
        <w:tc>
          <w:tcPr>
            <w:tcW w:w="1430"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36B338FB" w14:textId="77777777" w:rsidR="002C7A97" w:rsidRPr="00BD6FBF" w:rsidRDefault="002C7A97" w:rsidP="00A6195A">
            <w:pPr>
              <w:spacing w:after="0" w:line="240" w:lineRule="auto"/>
              <w:jc w:val="center"/>
              <w:rPr>
                <w:ins w:id="1440" w:author="Kha Truong" w:date="2024-06-28T11:40:00Z"/>
                <w:rFonts w:ascii="Calibri" w:eastAsia="Times New Roman" w:hAnsi="Calibri" w:cs="Calibri"/>
                <w:b/>
                <w:color w:val="000000"/>
              </w:rPr>
            </w:pPr>
            <w:ins w:id="1441" w:author="Kha Truong" w:date="2024-06-28T11:40:00Z">
              <w:r w:rsidRPr="00BD6FBF">
                <w:rPr>
                  <w:rFonts w:ascii="Calibri" w:eastAsia="Times New Roman" w:hAnsi="Calibri" w:cs="Calibri"/>
                  <w:b/>
                  <w:color w:val="000000"/>
                </w:rPr>
                <w:t>3</w:t>
              </w:r>
            </w:ins>
          </w:p>
        </w:tc>
        <w:tc>
          <w:tcPr>
            <w:tcW w:w="1311"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149DD0AD" w14:textId="77777777" w:rsidR="002C7A97" w:rsidRPr="00BD6FBF" w:rsidRDefault="002C7A97" w:rsidP="00A6195A">
            <w:pPr>
              <w:spacing w:after="0" w:line="240" w:lineRule="auto"/>
              <w:jc w:val="center"/>
              <w:rPr>
                <w:ins w:id="1442" w:author="Kha Truong" w:date="2024-06-28T11:40:00Z"/>
                <w:rFonts w:ascii="Calibri" w:eastAsia="Times New Roman" w:hAnsi="Calibri" w:cs="Calibri"/>
                <w:b/>
                <w:color w:val="000000"/>
              </w:rPr>
            </w:pPr>
            <w:ins w:id="1443" w:author="Kha Truong" w:date="2024-06-28T11:40:00Z">
              <w:r w:rsidRPr="00BD6FBF">
                <w:rPr>
                  <w:rFonts w:ascii="Calibri" w:eastAsia="Times New Roman" w:hAnsi="Calibri" w:cs="Calibri"/>
                  <w:b/>
                  <w:color w:val="000000"/>
                </w:rPr>
                <w:t>0</w:t>
              </w:r>
            </w:ins>
          </w:p>
        </w:tc>
        <w:tc>
          <w:tcPr>
            <w:tcW w:w="1465"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055B2803" w14:textId="77777777" w:rsidR="002C7A97" w:rsidRPr="00BD6FBF" w:rsidRDefault="002C7A97" w:rsidP="00A6195A">
            <w:pPr>
              <w:spacing w:after="0" w:line="240" w:lineRule="auto"/>
              <w:jc w:val="center"/>
              <w:rPr>
                <w:ins w:id="1444" w:author="Kha Truong" w:date="2024-06-28T11:40:00Z"/>
                <w:rFonts w:ascii="Calibri" w:eastAsia="Times New Roman" w:hAnsi="Calibri" w:cs="Calibri"/>
                <w:b/>
                <w:color w:val="000000"/>
              </w:rPr>
            </w:pPr>
            <w:ins w:id="1445" w:author="Kha Truong" w:date="2024-06-28T11:40:00Z">
              <w:r>
                <w:rPr>
                  <w:rFonts w:ascii="Calibri" w:eastAsia="Times New Roman" w:hAnsi="Calibri" w:cs="Calibri"/>
                  <w:b/>
                  <w:color w:val="000000"/>
                </w:rPr>
                <w:t>2</w:t>
              </w:r>
            </w:ins>
          </w:p>
        </w:tc>
      </w:tr>
      <w:tr w:rsidR="002C7A97" w:rsidRPr="00FD2647" w14:paraId="2A1DDF35" w14:textId="77777777" w:rsidTr="00A6195A">
        <w:trPr>
          <w:trHeight w:val="350"/>
          <w:ins w:id="1446" w:author="Kha Truong" w:date="2024-06-28T11:40:00Z"/>
        </w:trPr>
        <w:tc>
          <w:tcPr>
            <w:tcW w:w="3529"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397FDB2E" w14:textId="77777777" w:rsidR="002C7A97" w:rsidRPr="00FD2647" w:rsidRDefault="002C7A97" w:rsidP="00A6195A">
            <w:pPr>
              <w:spacing w:after="0" w:line="240" w:lineRule="auto"/>
              <w:rPr>
                <w:ins w:id="1447" w:author="Kha Truong" w:date="2024-06-28T11:40:00Z"/>
                <w:rFonts w:ascii="Calibri" w:eastAsia="Times New Roman" w:hAnsi="Calibri" w:cs="Calibri"/>
                <w:color w:val="000000"/>
              </w:rPr>
            </w:pPr>
            <w:ins w:id="1448" w:author="Kha Truong" w:date="2024-06-28T11:40:00Z">
              <w:r w:rsidRPr="00FD2647">
                <w:rPr>
                  <w:rFonts w:ascii="Calibri" w:eastAsia="Times New Roman" w:hAnsi="Calibri" w:cs="Calibri"/>
                  <w:color w:val="000000"/>
                </w:rPr>
                <w:t>Total node license</w:t>
              </w:r>
            </w:ins>
          </w:p>
        </w:tc>
        <w:tc>
          <w:tcPr>
            <w:tcW w:w="143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9083EB6" w14:textId="77777777" w:rsidR="002C7A97" w:rsidRPr="00BD6FBF" w:rsidRDefault="002C7A97" w:rsidP="00A6195A">
            <w:pPr>
              <w:spacing w:after="0" w:line="240" w:lineRule="auto"/>
              <w:jc w:val="center"/>
              <w:rPr>
                <w:ins w:id="1449" w:author="Kha Truong" w:date="2024-06-28T11:40:00Z"/>
                <w:rFonts w:ascii="Calibri" w:eastAsia="Times New Roman" w:hAnsi="Calibri" w:cs="Calibri"/>
                <w:b/>
                <w:color w:val="000000"/>
              </w:rPr>
            </w:pPr>
            <w:ins w:id="1450" w:author="Kha Truong" w:date="2024-06-28T11:40:00Z">
              <w:r>
                <w:rPr>
                  <w:rFonts w:ascii="Calibri" w:eastAsia="Times New Roman" w:hAnsi="Calibri" w:cs="Calibri"/>
                  <w:b/>
                  <w:color w:val="000000"/>
                </w:rPr>
                <w:t>3</w:t>
              </w:r>
            </w:ins>
          </w:p>
        </w:tc>
        <w:tc>
          <w:tcPr>
            <w:tcW w:w="131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C5AC580" w14:textId="77777777" w:rsidR="002C7A97" w:rsidRPr="00BD6FBF" w:rsidRDefault="002C7A97" w:rsidP="00A6195A">
            <w:pPr>
              <w:spacing w:after="0" w:line="240" w:lineRule="auto"/>
              <w:jc w:val="center"/>
              <w:rPr>
                <w:ins w:id="1451" w:author="Kha Truong" w:date="2024-06-28T11:40:00Z"/>
                <w:rFonts w:ascii="Calibri" w:eastAsia="Times New Roman" w:hAnsi="Calibri" w:cs="Calibri"/>
                <w:b/>
                <w:color w:val="000000"/>
              </w:rPr>
            </w:pPr>
            <w:ins w:id="1452" w:author="Kha Truong" w:date="2024-06-28T11:40:00Z">
              <w:r w:rsidRPr="00BD6FBF">
                <w:rPr>
                  <w:rFonts w:ascii="Calibri" w:eastAsia="Times New Roman" w:hAnsi="Calibri" w:cs="Calibri"/>
                  <w:b/>
                  <w:color w:val="000000"/>
                </w:rPr>
                <w:t>0</w:t>
              </w:r>
            </w:ins>
          </w:p>
        </w:tc>
        <w:tc>
          <w:tcPr>
            <w:tcW w:w="146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157A33B" w14:textId="77777777" w:rsidR="002C7A97" w:rsidRPr="00BD6FBF" w:rsidRDefault="002C7A97" w:rsidP="00A6195A">
            <w:pPr>
              <w:spacing w:after="0" w:line="240" w:lineRule="auto"/>
              <w:jc w:val="center"/>
              <w:rPr>
                <w:ins w:id="1453" w:author="Kha Truong" w:date="2024-06-28T11:40:00Z"/>
                <w:rFonts w:ascii="Calibri" w:eastAsia="Times New Roman" w:hAnsi="Calibri" w:cs="Calibri"/>
                <w:b/>
                <w:color w:val="000000"/>
              </w:rPr>
            </w:pPr>
            <w:ins w:id="1454" w:author="Kha Truong" w:date="2024-06-28T11:40:00Z">
              <w:r>
                <w:rPr>
                  <w:rFonts w:ascii="Calibri" w:eastAsia="Times New Roman" w:hAnsi="Calibri" w:cs="Calibri"/>
                  <w:b/>
                  <w:color w:val="000000"/>
                </w:rPr>
                <w:t>2</w:t>
              </w:r>
            </w:ins>
          </w:p>
        </w:tc>
      </w:tr>
      <w:tr w:rsidR="002C7A97" w:rsidRPr="00FD2647" w14:paraId="3EDDC621" w14:textId="77777777" w:rsidTr="00A6195A">
        <w:trPr>
          <w:trHeight w:val="350"/>
          <w:ins w:id="1455" w:author="Kha Truong" w:date="2024-06-28T11:40:00Z"/>
        </w:trPr>
        <w:tc>
          <w:tcPr>
            <w:tcW w:w="3529" w:type="dxa"/>
            <w:gridSpan w:val="4"/>
            <w:tcBorders>
              <w:top w:val="single" w:sz="4" w:space="0" w:color="auto"/>
              <w:left w:val="single" w:sz="4" w:space="0" w:color="auto"/>
              <w:bottom w:val="single" w:sz="4" w:space="0" w:color="auto"/>
              <w:right w:val="single" w:sz="4" w:space="0" w:color="auto"/>
            </w:tcBorders>
            <w:shd w:val="clear" w:color="DDEBF7" w:fill="DDEBF7"/>
            <w:vAlign w:val="bottom"/>
            <w:hideMark/>
          </w:tcPr>
          <w:p w14:paraId="5708C6C0" w14:textId="77777777" w:rsidR="002C7A97" w:rsidRPr="00FD2647" w:rsidRDefault="002C7A97" w:rsidP="00A6195A">
            <w:pPr>
              <w:spacing w:after="0" w:line="240" w:lineRule="auto"/>
              <w:rPr>
                <w:ins w:id="1456" w:author="Kha Truong" w:date="2024-06-28T11:40:00Z"/>
                <w:rFonts w:ascii="Calibri" w:eastAsia="Times New Roman" w:hAnsi="Calibri" w:cs="Calibri"/>
                <w:color w:val="000000"/>
              </w:rPr>
            </w:pPr>
            <w:ins w:id="1457" w:author="Kha Truong" w:date="2024-06-28T11:40:00Z">
              <w:r w:rsidRPr="00FD2647">
                <w:rPr>
                  <w:rFonts w:ascii="Calibri" w:eastAsia="Times New Roman" w:hAnsi="Calibri" w:cs="Calibri"/>
                  <w:color w:val="000000"/>
                </w:rPr>
                <w:t>Total individual license</w:t>
              </w:r>
            </w:ins>
          </w:p>
        </w:tc>
        <w:tc>
          <w:tcPr>
            <w:tcW w:w="1430"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06BD8D11" w14:textId="77777777" w:rsidR="002C7A97" w:rsidRPr="00BD6FBF" w:rsidRDefault="002C7A97" w:rsidP="00A6195A">
            <w:pPr>
              <w:spacing w:after="0" w:line="240" w:lineRule="auto"/>
              <w:jc w:val="center"/>
              <w:rPr>
                <w:ins w:id="1458" w:author="Kha Truong" w:date="2024-06-28T11:40:00Z"/>
                <w:rFonts w:ascii="Calibri" w:eastAsia="Times New Roman" w:hAnsi="Calibri" w:cs="Calibri"/>
                <w:b/>
                <w:color w:val="000000"/>
              </w:rPr>
            </w:pPr>
            <w:ins w:id="1459" w:author="Kha Truong" w:date="2024-06-28T11:40:00Z">
              <w:r w:rsidRPr="00BD6FBF">
                <w:rPr>
                  <w:rFonts w:ascii="Calibri" w:eastAsia="Times New Roman" w:hAnsi="Calibri" w:cs="Calibri"/>
                  <w:b/>
                  <w:color w:val="000000"/>
                </w:rPr>
                <w:t>0</w:t>
              </w:r>
            </w:ins>
          </w:p>
        </w:tc>
        <w:tc>
          <w:tcPr>
            <w:tcW w:w="1311"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30D98C6F" w14:textId="77777777" w:rsidR="002C7A97" w:rsidRPr="00BD6FBF" w:rsidRDefault="002C7A97" w:rsidP="00A6195A">
            <w:pPr>
              <w:spacing w:after="0" w:line="240" w:lineRule="auto"/>
              <w:jc w:val="center"/>
              <w:rPr>
                <w:ins w:id="1460" w:author="Kha Truong" w:date="2024-06-28T11:40:00Z"/>
                <w:rFonts w:ascii="Calibri" w:eastAsia="Times New Roman" w:hAnsi="Calibri" w:cs="Calibri"/>
                <w:b/>
                <w:color w:val="000000"/>
              </w:rPr>
            </w:pPr>
            <w:ins w:id="1461" w:author="Kha Truong" w:date="2024-06-28T11:40:00Z">
              <w:r w:rsidRPr="00D3720F">
                <w:rPr>
                  <w:rFonts w:ascii="Calibri" w:eastAsia="Times New Roman" w:hAnsi="Calibri" w:cs="Calibri"/>
                  <w:b/>
                  <w:color w:val="000000"/>
                </w:rPr>
                <w:t>11</w:t>
              </w:r>
            </w:ins>
          </w:p>
        </w:tc>
        <w:tc>
          <w:tcPr>
            <w:tcW w:w="1465" w:type="dxa"/>
            <w:tcBorders>
              <w:top w:val="single" w:sz="4" w:space="0" w:color="auto"/>
              <w:left w:val="single" w:sz="4" w:space="0" w:color="auto"/>
              <w:bottom w:val="single" w:sz="4" w:space="0" w:color="auto"/>
              <w:right w:val="single" w:sz="4" w:space="0" w:color="auto"/>
            </w:tcBorders>
            <w:shd w:val="clear" w:color="DDEBF7" w:fill="DDEBF7"/>
            <w:vAlign w:val="bottom"/>
            <w:hideMark/>
          </w:tcPr>
          <w:p w14:paraId="24ED4E33" w14:textId="77777777" w:rsidR="002C7A97" w:rsidRPr="00BD6FBF" w:rsidRDefault="002C7A97" w:rsidP="00A6195A">
            <w:pPr>
              <w:spacing w:after="0" w:line="240" w:lineRule="auto"/>
              <w:jc w:val="center"/>
              <w:rPr>
                <w:ins w:id="1462" w:author="Kha Truong" w:date="2024-06-28T11:40:00Z"/>
                <w:rFonts w:ascii="Calibri" w:eastAsia="Times New Roman" w:hAnsi="Calibri" w:cs="Calibri"/>
                <w:b/>
                <w:color w:val="000000"/>
              </w:rPr>
            </w:pPr>
            <w:ins w:id="1463" w:author="Kha Truong" w:date="2024-06-28T11:40:00Z">
              <w:r>
                <w:rPr>
                  <w:rFonts w:ascii="Calibri" w:eastAsia="Times New Roman" w:hAnsi="Calibri" w:cs="Calibri"/>
                  <w:b/>
                  <w:color w:val="000000"/>
                </w:rPr>
                <w:t>0</w:t>
              </w:r>
            </w:ins>
          </w:p>
        </w:tc>
      </w:tr>
    </w:tbl>
    <w:p w14:paraId="5D06C464" w14:textId="77777777" w:rsidR="002C7A97" w:rsidRDefault="002C7A97" w:rsidP="002C7A97">
      <w:pPr>
        <w:rPr>
          <w:ins w:id="1464" w:author="Kha Truong" w:date="2024-06-28T11:40:00Z"/>
          <w:rFonts w:ascii="Trebuchet MS" w:hAnsi="Trebuchet MS" w:cs="Calibri"/>
        </w:rPr>
      </w:pPr>
    </w:p>
    <w:p w14:paraId="67A91973" w14:textId="5D6569AB" w:rsidR="002C7A97" w:rsidRDefault="002C7A97" w:rsidP="002C7A97">
      <w:pPr>
        <w:ind w:left="720"/>
        <w:rPr>
          <w:ins w:id="1465" w:author="Kha Truong" w:date="2024-06-28T11:40:00Z"/>
          <w:rFonts w:ascii="Calibri" w:hAnsi="Calibri" w:cs="Calibri"/>
        </w:rPr>
      </w:pPr>
      <w:ins w:id="1466" w:author="Kha Truong" w:date="2024-06-28T11:40:00Z">
        <w:r>
          <w:rPr>
            <w:rFonts w:ascii="Calibri" w:hAnsi="Calibri" w:cs="Calibri"/>
            <w:lang w:val="vi-VN"/>
          </w:rPr>
          <w:t>W</w:t>
        </w:r>
        <w:proofErr w:type="spellStart"/>
        <w:r>
          <w:rPr>
            <w:rFonts w:ascii="Calibri" w:hAnsi="Calibri" w:cs="Calibri"/>
          </w:rPr>
          <w:t>hen</w:t>
        </w:r>
        <w:proofErr w:type="spellEnd"/>
        <w:r>
          <w:rPr>
            <w:rFonts w:ascii="Calibri" w:hAnsi="Calibri" w:cs="Calibri"/>
          </w:rPr>
          <w:t xml:space="preserve"> the setup 4 send the message to register to license server</w:t>
        </w:r>
      </w:ins>
      <w:ins w:id="1467" w:author="Vachiravel Sabarinathan" w:date="2024-06-30T20:14:00Z">
        <w:r w:rsidR="00F5506D">
          <w:rPr>
            <w:rFonts w:ascii="Calibri" w:hAnsi="Calibri" w:cs="Calibri"/>
          </w:rPr>
          <w:t>: -</w:t>
        </w:r>
      </w:ins>
    </w:p>
    <w:p w14:paraId="5D424AE9" w14:textId="26683F81" w:rsidR="002C7A97" w:rsidRDefault="002C7A97" w:rsidP="002C7A97">
      <w:pPr>
        <w:ind w:left="720"/>
        <w:rPr>
          <w:ins w:id="1468" w:author="Kha Truong" w:date="2024-06-28T11:40:00Z"/>
          <w:rFonts w:ascii="Calibri" w:hAnsi="Calibri" w:cs="Calibri"/>
        </w:rPr>
      </w:pPr>
      <w:ins w:id="1469" w:author="Kha Truong" w:date="2024-06-28T11:40:00Z">
        <w:r>
          <w:rPr>
            <w:rFonts w:ascii="Calibri" w:hAnsi="Calibri" w:cs="Calibri"/>
          </w:rPr>
          <w:t>I</w:t>
        </w:r>
        <w:r w:rsidRPr="00BD6FBF">
          <w:rPr>
            <w:rFonts w:ascii="Calibri" w:hAnsi="Calibri" w:cs="Calibri"/>
          </w:rPr>
          <w:t>f all licenses are not installed on the server</w:t>
        </w:r>
        <w:r>
          <w:rPr>
            <w:rFonts w:ascii="Calibri" w:hAnsi="Calibri" w:cs="Calibri"/>
          </w:rPr>
          <w:t>, the setup 4 will register successful.</w:t>
        </w:r>
      </w:ins>
    </w:p>
    <w:p w14:paraId="5340A954" w14:textId="77777777" w:rsidR="002C7A97" w:rsidRDefault="002C7A97" w:rsidP="002C7A97">
      <w:pPr>
        <w:ind w:left="720"/>
        <w:rPr>
          <w:ins w:id="1470" w:author="Kha Truong" w:date="2024-06-28T11:40:00Z"/>
          <w:rFonts w:ascii="Calibri" w:hAnsi="Calibri" w:cs="Calibri"/>
        </w:rPr>
      </w:pPr>
      <w:ins w:id="1471" w:author="Kha Truong" w:date="2024-06-28T11:40:00Z">
        <w:r w:rsidRPr="00BD6FBF">
          <w:rPr>
            <w:rFonts w:ascii="Calibri" w:hAnsi="Calibri" w:cs="Calibri"/>
          </w:rPr>
          <w:t>If all features have licenses installed on the server, then all of the following conditions must be m</w:t>
        </w:r>
        <w:r>
          <w:rPr>
            <w:rFonts w:ascii="Calibri" w:hAnsi="Calibri" w:cs="Calibri"/>
          </w:rPr>
          <w:t xml:space="preserve">et for setup 4 to be registered: </w:t>
        </w:r>
      </w:ins>
    </w:p>
    <w:p w14:paraId="72ACEFCD" w14:textId="1ACE4825" w:rsidR="002C7A97" w:rsidRDefault="002C7A97" w:rsidP="002C7A97">
      <w:pPr>
        <w:pStyle w:val="ListParagraph"/>
        <w:numPr>
          <w:ilvl w:val="2"/>
          <w:numId w:val="6"/>
        </w:numPr>
        <w:ind w:left="1170"/>
        <w:rPr>
          <w:ins w:id="1472" w:author="Kha Truong" w:date="2024-06-28T11:48:00Z"/>
          <w:rFonts w:ascii="Calibri" w:hAnsi="Calibri" w:cs="Calibri"/>
        </w:rPr>
      </w:pPr>
      <w:ins w:id="1473" w:author="Kha Truong" w:date="2024-06-28T11:40:00Z">
        <w:r w:rsidRPr="00871AE3">
          <w:rPr>
            <w:rFonts w:ascii="Calibri" w:hAnsi="Calibri" w:cs="Calibri"/>
          </w:rPr>
          <w:t xml:space="preserve">The number of sites the license supports for feature </w:t>
        </w:r>
        <w:r>
          <w:rPr>
            <w:rFonts w:ascii="Calibri" w:hAnsi="Calibri" w:cs="Calibri"/>
          </w:rPr>
          <w:t>MPLS</w:t>
        </w:r>
        <w:r w:rsidRPr="00871AE3">
          <w:rPr>
            <w:rFonts w:ascii="Calibri" w:hAnsi="Calibri" w:cs="Calibri"/>
          </w:rPr>
          <w:t xml:space="preserve"> </w:t>
        </w:r>
        <w:r>
          <w:rPr>
            <w:rFonts w:ascii="Calibri" w:hAnsi="Calibri" w:cs="Calibri"/>
          </w:rPr>
          <w:t>must be at least 2.</w:t>
        </w:r>
      </w:ins>
    </w:p>
    <w:p w14:paraId="76B282CA" w14:textId="3CAFB7CC" w:rsidR="00AF64E2" w:rsidRDefault="00AF64E2">
      <w:pPr>
        <w:pStyle w:val="ListParagraph"/>
        <w:ind w:left="1170"/>
        <w:rPr>
          <w:ins w:id="1474" w:author="Kha Truong" w:date="2024-06-28T11:40:00Z"/>
          <w:rFonts w:ascii="Calibri" w:hAnsi="Calibri" w:cs="Calibri"/>
        </w:rPr>
        <w:pPrChange w:id="1475" w:author="Kha Truong" w:date="2024-06-28T11:48:00Z">
          <w:pPr>
            <w:pStyle w:val="ListParagraph"/>
            <w:numPr>
              <w:ilvl w:val="2"/>
              <w:numId w:val="6"/>
            </w:numPr>
            <w:ind w:left="1170" w:hanging="360"/>
          </w:pPr>
        </w:pPrChange>
      </w:pPr>
      <w:ins w:id="1476" w:author="Kha Truong" w:date="2024-06-28T11:48:00Z">
        <w:r>
          <w:rPr>
            <w:rFonts w:ascii="Calibri" w:hAnsi="Calibri" w:cs="Calibri"/>
          </w:rPr>
          <w:t xml:space="preserve">( 1 x </w:t>
        </w:r>
        <w:proofErr w:type="spellStart"/>
        <w:r>
          <w:rPr>
            <w:rFonts w:ascii="Calibri" w:hAnsi="Calibri" w:cs="Calibri"/>
          </w:rPr>
          <w:t>site</w:t>
        </w:r>
      </w:ins>
      <w:ins w:id="1477" w:author="Kha Truong" w:date="2024-06-28T11:49:00Z">
        <w:r>
          <w:rPr>
            <w:rFonts w:ascii="Calibri" w:hAnsi="Calibri" w:cs="Calibri"/>
          </w:rPr>
          <w:t>_id</w:t>
        </w:r>
        <w:proofErr w:type="spellEnd"/>
        <w:r>
          <w:rPr>
            <w:rFonts w:ascii="Calibri" w:hAnsi="Calibri" w:cs="Calibri"/>
          </w:rPr>
          <w:t xml:space="preserve"> “test1” + 1 x </w:t>
        </w:r>
        <w:proofErr w:type="spellStart"/>
        <w:r>
          <w:rPr>
            <w:rFonts w:ascii="Calibri" w:hAnsi="Calibri" w:cs="Calibri"/>
          </w:rPr>
          <w:t>site_id</w:t>
        </w:r>
        <w:proofErr w:type="spellEnd"/>
        <w:r>
          <w:rPr>
            <w:rFonts w:ascii="Calibri" w:hAnsi="Calibri" w:cs="Calibri"/>
          </w:rPr>
          <w:t xml:space="preserve"> “test3”</w:t>
        </w:r>
      </w:ins>
      <w:ins w:id="1478" w:author="Kha Truong" w:date="2024-06-28T11:50:00Z">
        <w:r>
          <w:rPr>
            <w:rFonts w:ascii="Calibri" w:hAnsi="Calibri" w:cs="Calibri"/>
          </w:rPr>
          <w:t xml:space="preserve"> = site license support for 2 sites)</w:t>
        </w:r>
      </w:ins>
    </w:p>
    <w:p w14:paraId="6F788813" w14:textId="7C572F1A" w:rsidR="002C7A97" w:rsidRPr="00AF64E2" w:rsidRDefault="002C7A97" w:rsidP="002C7A97">
      <w:pPr>
        <w:pStyle w:val="ListParagraph"/>
        <w:numPr>
          <w:ilvl w:val="2"/>
          <w:numId w:val="6"/>
        </w:numPr>
        <w:ind w:left="1170"/>
        <w:rPr>
          <w:ins w:id="1479" w:author="Kha Truong" w:date="2024-06-28T11:50:00Z"/>
          <w:rFonts w:ascii="Trebuchet MS" w:hAnsi="Trebuchet MS" w:cs="Calibri"/>
          <w:rPrChange w:id="1480" w:author="Kha Truong" w:date="2024-06-28T11:50:00Z">
            <w:rPr>
              <w:ins w:id="1481" w:author="Kha Truong" w:date="2024-06-28T11:50:00Z"/>
              <w:rFonts w:ascii="Calibri" w:hAnsi="Calibri" w:cs="Calibri"/>
            </w:rPr>
          </w:rPrChange>
        </w:rPr>
      </w:pPr>
      <w:ins w:id="1482" w:author="Kha Truong" w:date="2024-06-28T11:40:00Z">
        <w:r w:rsidRPr="00871AE3">
          <w:rPr>
            <w:rFonts w:ascii="Calibri" w:hAnsi="Calibri" w:cs="Calibri"/>
          </w:rPr>
          <w:t>The number of</w:t>
        </w:r>
        <w:r>
          <w:rPr>
            <w:rFonts w:ascii="Calibri" w:hAnsi="Calibri" w:cs="Calibri"/>
          </w:rPr>
          <w:t xml:space="preserve"> licensed</w:t>
        </w:r>
        <w:r w:rsidRPr="00871AE3">
          <w:rPr>
            <w:rFonts w:ascii="Calibri" w:hAnsi="Calibri" w:cs="Calibri"/>
          </w:rPr>
          <w:t xml:space="preserve"> </w:t>
        </w:r>
        <w:r>
          <w:rPr>
            <w:rFonts w:ascii="Calibri" w:hAnsi="Calibri" w:cs="Calibri"/>
          </w:rPr>
          <w:t>individuals that support feature 50G must be at least 4 .</w:t>
        </w:r>
      </w:ins>
    </w:p>
    <w:p w14:paraId="37B6E53E" w14:textId="0B40B0B1" w:rsidR="00AF64E2" w:rsidRPr="00BD6FBF" w:rsidRDefault="00AF64E2">
      <w:pPr>
        <w:pStyle w:val="ListParagraph"/>
        <w:ind w:left="1170"/>
        <w:rPr>
          <w:ins w:id="1483" w:author="Kha Truong" w:date="2024-06-28T11:40:00Z"/>
          <w:rFonts w:ascii="Trebuchet MS" w:hAnsi="Trebuchet MS" w:cs="Calibri"/>
        </w:rPr>
        <w:pPrChange w:id="1484" w:author="Kha Truong" w:date="2024-06-28T11:50:00Z">
          <w:pPr>
            <w:pStyle w:val="ListParagraph"/>
            <w:numPr>
              <w:ilvl w:val="2"/>
              <w:numId w:val="6"/>
            </w:numPr>
            <w:ind w:left="1170" w:hanging="360"/>
          </w:pPr>
        </w:pPrChange>
      </w:pPr>
      <w:ins w:id="1485" w:author="Kha Truong" w:date="2024-06-28T11:50:00Z">
        <w:r>
          <w:rPr>
            <w:rFonts w:ascii="Calibri" w:hAnsi="Calibri" w:cs="Calibri"/>
          </w:rPr>
          <w:t xml:space="preserve">( 2 units in setup </w:t>
        </w:r>
      </w:ins>
      <w:ins w:id="1486" w:author="Kha Truong" w:date="2024-06-28T11:51:00Z">
        <w:r>
          <w:rPr>
            <w:rFonts w:ascii="Calibri" w:hAnsi="Calibri" w:cs="Calibri"/>
          </w:rPr>
          <w:t>“1” + 1 unit in setup “2” + 1 unit in setup “4”</w:t>
        </w:r>
      </w:ins>
      <w:ins w:id="1487" w:author="Kha Truong" w:date="2024-06-28T13:36:00Z">
        <w:r>
          <w:rPr>
            <w:rFonts w:ascii="Calibri" w:hAnsi="Calibri" w:cs="Calibri"/>
          </w:rPr>
          <w:t xml:space="preserve"> = </w:t>
        </w:r>
        <w:proofErr w:type="spellStart"/>
        <w:r>
          <w:rPr>
            <w:rFonts w:ascii="Calibri" w:hAnsi="Calibri" w:cs="Calibri"/>
          </w:rPr>
          <w:t>indv</w:t>
        </w:r>
        <w:proofErr w:type="spellEnd"/>
        <w:r>
          <w:rPr>
            <w:rFonts w:ascii="Calibri" w:hAnsi="Calibri" w:cs="Calibri"/>
          </w:rPr>
          <w:t xml:space="preserve"> license support for  </w:t>
        </w:r>
      </w:ins>
      <w:ins w:id="1488" w:author="Kha Truong" w:date="2024-06-28T13:37:00Z">
        <w:r>
          <w:rPr>
            <w:rFonts w:ascii="Calibri" w:hAnsi="Calibri" w:cs="Calibri"/>
          </w:rPr>
          <w:t>4 units</w:t>
        </w:r>
      </w:ins>
      <w:ins w:id="1489" w:author="Kha Truong" w:date="2024-06-28T11:51:00Z">
        <w:r>
          <w:rPr>
            <w:rFonts w:ascii="Calibri" w:hAnsi="Calibri" w:cs="Calibri"/>
          </w:rPr>
          <w:t>)</w:t>
        </w:r>
      </w:ins>
    </w:p>
    <w:p w14:paraId="7E0943CC" w14:textId="26E463AB" w:rsidR="002C7A97" w:rsidRDefault="002C7A97" w:rsidP="002C7A97">
      <w:pPr>
        <w:ind w:left="720"/>
        <w:rPr>
          <w:ins w:id="1490" w:author="Kha Truong" w:date="2024-06-28T11:40:00Z"/>
          <w:rFonts w:ascii="Calibri" w:hAnsi="Calibri" w:cs="Calibri"/>
        </w:rPr>
      </w:pPr>
      <w:ins w:id="1491" w:author="Kha Truong" w:date="2024-06-28T11:40:00Z">
        <w:r>
          <w:rPr>
            <w:rFonts w:ascii="Trebuchet MS" w:hAnsi="Trebuchet MS" w:cs="Calibri"/>
          </w:rPr>
          <w:t xml:space="preserve"> </w:t>
        </w:r>
        <w:r>
          <w:rPr>
            <w:rFonts w:ascii="Calibri" w:hAnsi="Calibri" w:cs="Calibri"/>
            <w:lang w:val="vi-VN"/>
          </w:rPr>
          <w:t>W</w:t>
        </w:r>
        <w:proofErr w:type="spellStart"/>
        <w:r>
          <w:rPr>
            <w:rFonts w:ascii="Calibri" w:hAnsi="Calibri" w:cs="Calibri"/>
          </w:rPr>
          <w:t>hen</w:t>
        </w:r>
        <w:proofErr w:type="spellEnd"/>
        <w:r>
          <w:rPr>
            <w:rFonts w:ascii="Calibri" w:hAnsi="Calibri" w:cs="Calibri"/>
          </w:rPr>
          <w:t xml:space="preserve"> the setup 12 send the message to register to license server</w:t>
        </w:r>
      </w:ins>
      <w:ins w:id="1492" w:author="Vachiravel Sabarinathan" w:date="2024-06-30T20:15:00Z">
        <w:r w:rsidR="00BB34A8">
          <w:rPr>
            <w:rFonts w:ascii="Calibri" w:hAnsi="Calibri" w:cs="Calibri"/>
          </w:rPr>
          <w:t>: -</w:t>
        </w:r>
      </w:ins>
    </w:p>
    <w:p w14:paraId="447AF5E6" w14:textId="77777777" w:rsidR="002C7A97" w:rsidRDefault="002C7A97" w:rsidP="002C7A97">
      <w:pPr>
        <w:ind w:left="720"/>
        <w:rPr>
          <w:ins w:id="1493" w:author="Kha Truong" w:date="2024-06-28T11:40:00Z"/>
          <w:rFonts w:ascii="Calibri" w:hAnsi="Calibri" w:cs="Calibri"/>
        </w:rPr>
      </w:pPr>
      <w:ins w:id="1494" w:author="Kha Truong" w:date="2024-06-28T11:40:00Z">
        <w:r>
          <w:rPr>
            <w:rFonts w:ascii="Calibri" w:hAnsi="Calibri" w:cs="Calibri"/>
          </w:rPr>
          <w:t>I</w:t>
        </w:r>
        <w:r w:rsidRPr="00BD6FBF">
          <w:rPr>
            <w:rFonts w:ascii="Calibri" w:hAnsi="Calibri" w:cs="Calibri"/>
          </w:rPr>
          <w:t>f all licenses are not installed on the server</w:t>
        </w:r>
        <w:r>
          <w:rPr>
            <w:rFonts w:ascii="Calibri" w:hAnsi="Calibri" w:cs="Calibri"/>
          </w:rPr>
          <w:t>, the setup 12 will register successful.</w:t>
        </w:r>
      </w:ins>
    </w:p>
    <w:p w14:paraId="3C385E15" w14:textId="77777777" w:rsidR="002C7A97" w:rsidRDefault="002C7A97" w:rsidP="002C7A97">
      <w:pPr>
        <w:ind w:left="720"/>
        <w:rPr>
          <w:ins w:id="1495" w:author="Kha Truong" w:date="2024-06-28T11:40:00Z"/>
          <w:rFonts w:ascii="Calibri" w:hAnsi="Calibri" w:cs="Calibri"/>
        </w:rPr>
      </w:pPr>
      <w:ins w:id="1496" w:author="Kha Truong" w:date="2024-06-28T11:40:00Z">
        <w:r w:rsidRPr="00BD6FBF">
          <w:rPr>
            <w:rFonts w:ascii="Calibri" w:hAnsi="Calibri" w:cs="Calibri"/>
          </w:rPr>
          <w:lastRenderedPageBreak/>
          <w:t>If all features have licenses installed on the server, then all of the following conditions must be m</w:t>
        </w:r>
        <w:r>
          <w:rPr>
            <w:rFonts w:ascii="Calibri" w:hAnsi="Calibri" w:cs="Calibri"/>
          </w:rPr>
          <w:t xml:space="preserve">et for setup 12 to be registered: </w:t>
        </w:r>
      </w:ins>
    </w:p>
    <w:p w14:paraId="597E2A30" w14:textId="2BCB1B70" w:rsidR="002C7A97" w:rsidRDefault="002C7A97" w:rsidP="002C7A97">
      <w:pPr>
        <w:pStyle w:val="ListParagraph"/>
        <w:numPr>
          <w:ilvl w:val="2"/>
          <w:numId w:val="6"/>
        </w:numPr>
        <w:ind w:left="1170"/>
        <w:rPr>
          <w:ins w:id="1497" w:author="Kha Truong" w:date="2024-06-28T11:52:00Z"/>
          <w:rFonts w:ascii="Calibri" w:hAnsi="Calibri" w:cs="Calibri"/>
        </w:rPr>
      </w:pPr>
      <w:ins w:id="1498" w:author="Kha Truong" w:date="2024-06-28T11:40:00Z">
        <w:r w:rsidRPr="00F06D98">
          <w:rPr>
            <w:rFonts w:ascii="Calibri" w:hAnsi="Calibri" w:cs="Calibri"/>
          </w:rPr>
          <w:t xml:space="preserve">The number of </w:t>
        </w:r>
        <w:r>
          <w:rPr>
            <w:rFonts w:ascii="Calibri" w:hAnsi="Calibri" w:cs="Calibri"/>
          </w:rPr>
          <w:t>nodes</w:t>
        </w:r>
        <w:r w:rsidRPr="00F06D98">
          <w:rPr>
            <w:rFonts w:ascii="Calibri" w:hAnsi="Calibri" w:cs="Calibri"/>
          </w:rPr>
          <w:t xml:space="preserve"> the license supports</w:t>
        </w:r>
        <w:r>
          <w:rPr>
            <w:rFonts w:ascii="Calibri" w:hAnsi="Calibri" w:cs="Calibri"/>
          </w:rPr>
          <w:t xml:space="preserve"> for feature MPLS must be at least 3.</w:t>
        </w:r>
      </w:ins>
    </w:p>
    <w:p w14:paraId="29E86743" w14:textId="01989AD6" w:rsidR="00AF64E2" w:rsidRDefault="00AF64E2">
      <w:pPr>
        <w:pStyle w:val="ListParagraph"/>
        <w:ind w:left="1170"/>
        <w:rPr>
          <w:ins w:id="1499" w:author="Kha Truong" w:date="2024-06-28T11:40:00Z"/>
          <w:rFonts w:ascii="Calibri" w:hAnsi="Calibri" w:cs="Calibri"/>
        </w:rPr>
        <w:pPrChange w:id="1500" w:author="Kha Truong" w:date="2024-06-28T11:52:00Z">
          <w:pPr>
            <w:pStyle w:val="ListParagraph"/>
            <w:numPr>
              <w:ilvl w:val="2"/>
              <w:numId w:val="6"/>
            </w:numPr>
            <w:ind w:left="1170" w:hanging="360"/>
          </w:pPr>
        </w:pPrChange>
      </w:pPr>
      <w:ins w:id="1501" w:author="Kha Truong" w:date="2024-06-28T11:52:00Z">
        <w:r>
          <w:rPr>
            <w:rFonts w:ascii="Calibri" w:hAnsi="Calibri" w:cs="Calibri"/>
          </w:rPr>
          <w:t xml:space="preserve">( 1 </w:t>
        </w:r>
      </w:ins>
      <w:ins w:id="1502" w:author="Kha Truong" w:date="2024-06-28T13:35:00Z">
        <w:r>
          <w:rPr>
            <w:rFonts w:ascii="Calibri" w:hAnsi="Calibri" w:cs="Calibri"/>
          </w:rPr>
          <w:t xml:space="preserve">node in setup 7 + 1 node in setup 8 + </w:t>
        </w:r>
      </w:ins>
      <w:ins w:id="1503" w:author="Kha Truong" w:date="2024-06-28T13:36:00Z">
        <w:r>
          <w:rPr>
            <w:rFonts w:ascii="Calibri" w:hAnsi="Calibri" w:cs="Calibri"/>
          </w:rPr>
          <w:t xml:space="preserve">1 node in setup 12 = </w:t>
        </w:r>
      </w:ins>
      <w:ins w:id="1504" w:author="Kha Truong" w:date="2024-06-28T13:37:00Z">
        <w:r>
          <w:rPr>
            <w:rFonts w:ascii="Calibri" w:hAnsi="Calibri" w:cs="Calibri"/>
          </w:rPr>
          <w:t>node license support for 3 nodes)</w:t>
        </w:r>
      </w:ins>
    </w:p>
    <w:p w14:paraId="4944AD32" w14:textId="239CDC16" w:rsidR="00AF64E2" w:rsidRPr="00AF64E2" w:rsidRDefault="002C7A97" w:rsidP="00AF64E2">
      <w:pPr>
        <w:pStyle w:val="ListParagraph"/>
        <w:numPr>
          <w:ilvl w:val="2"/>
          <w:numId w:val="6"/>
        </w:numPr>
        <w:ind w:left="1170"/>
        <w:rPr>
          <w:ins w:id="1505" w:author="Kha Truong" w:date="2024-06-28T11:40:00Z"/>
          <w:rFonts w:ascii="Trebuchet MS" w:hAnsi="Trebuchet MS" w:cs="Calibri"/>
          <w:rPrChange w:id="1506" w:author="Kha Truong" w:date="2024-06-28T13:37:00Z">
            <w:rPr>
              <w:ins w:id="1507" w:author="Kha Truong" w:date="2024-06-28T11:40:00Z"/>
            </w:rPr>
          </w:rPrChange>
        </w:rPr>
      </w:pPr>
      <w:ins w:id="1508" w:author="Kha Truong" w:date="2024-06-28T11:40:00Z">
        <w:r w:rsidRPr="00F06D98">
          <w:rPr>
            <w:rFonts w:ascii="Calibri" w:hAnsi="Calibri" w:cs="Calibri"/>
          </w:rPr>
          <w:t>The number of</w:t>
        </w:r>
        <w:r>
          <w:rPr>
            <w:rFonts w:ascii="Calibri" w:hAnsi="Calibri" w:cs="Calibri"/>
          </w:rPr>
          <w:t xml:space="preserve"> licensed</w:t>
        </w:r>
        <w:r w:rsidRPr="00F06D98">
          <w:rPr>
            <w:rFonts w:ascii="Calibri" w:hAnsi="Calibri" w:cs="Calibri"/>
          </w:rPr>
          <w:t xml:space="preserve"> </w:t>
        </w:r>
        <w:r>
          <w:rPr>
            <w:rFonts w:ascii="Calibri" w:hAnsi="Calibri" w:cs="Calibri"/>
          </w:rPr>
          <w:t>individuals that support feature 50G must be at least 11.</w:t>
        </w:r>
      </w:ins>
    </w:p>
    <w:p w14:paraId="749973B7" w14:textId="58ABF774" w:rsidR="002C7A97" w:rsidRDefault="002C7A97" w:rsidP="002C7A97">
      <w:pPr>
        <w:rPr>
          <w:ins w:id="1509" w:author="Kha Truong" w:date="2024-06-28T11:40:00Z"/>
          <w:rFonts w:ascii="Trebuchet MS" w:hAnsi="Trebuchet MS" w:cs="Calibri"/>
        </w:rPr>
      </w:pPr>
    </w:p>
    <w:p w14:paraId="3DF92DEA" w14:textId="6046A1C0" w:rsidR="002C7A97" w:rsidRPr="00703E0C" w:rsidRDefault="002C7A97" w:rsidP="002C7A97">
      <w:pPr>
        <w:rPr>
          <w:ins w:id="1510" w:author="Kha Truong" w:date="2024-06-28T11:40:00Z"/>
          <w:rFonts w:ascii="Trebuchet MS" w:hAnsi="Trebuchet MS" w:cs="Calibri"/>
          <w:b/>
          <w:bCs/>
          <w:rPrChange w:id="1511" w:author="Vachiravel Sabarinathan" w:date="2024-06-30T20:15:00Z">
            <w:rPr>
              <w:ins w:id="1512" w:author="Kha Truong" w:date="2024-06-28T11:40:00Z"/>
              <w:rFonts w:ascii="Trebuchet MS" w:hAnsi="Trebuchet MS" w:cs="Calibri"/>
            </w:rPr>
          </w:rPrChange>
        </w:rPr>
      </w:pPr>
      <w:ins w:id="1513" w:author="Kha Truong" w:date="2024-06-28T11:40:00Z">
        <w:r w:rsidRPr="00703E0C">
          <w:rPr>
            <w:rFonts w:ascii="Trebuchet MS" w:hAnsi="Trebuchet MS" w:cs="Calibri"/>
            <w:b/>
            <w:bCs/>
            <w:rPrChange w:id="1514" w:author="Vachiravel Sabarinathan" w:date="2024-06-30T20:15:00Z">
              <w:rPr>
                <w:rFonts w:ascii="Trebuchet MS" w:hAnsi="Trebuchet MS" w:cs="Calibri"/>
              </w:rPr>
            </w:rPrChange>
          </w:rPr>
          <w:t>Update</w:t>
        </w:r>
      </w:ins>
      <w:ins w:id="1515" w:author="Vachiravel Sabarinathan" w:date="2024-06-30T20:15:00Z">
        <w:r w:rsidR="00703E0C">
          <w:rPr>
            <w:rFonts w:ascii="Trebuchet MS" w:hAnsi="Trebuchet MS" w:cs="Calibri"/>
            <w:b/>
            <w:bCs/>
          </w:rPr>
          <w:t>d</w:t>
        </w:r>
      </w:ins>
      <w:ins w:id="1516" w:author="Kha Truong" w:date="2024-06-28T11:40:00Z">
        <w:r w:rsidRPr="00703E0C">
          <w:rPr>
            <w:rFonts w:ascii="Trebuchet MS" w:hAnsi="Trebuchet MS" w:cs="Calibri"/>
            <w:b/>
            <w:bCs/>
            <w:rPrChange w:id="1517" w:author="Vachiravel Sabarinathan" w:date="2024-06-30T20:15:00Z">
              <w:rPr>
                <w:rFonts w:ascii="Trebuchet MS" w:hAnsi="Trebuchet MS" w:cs="Calibri"/>
              </w:rPr>
            </w:rPrChange>
          </w:rPr>
          <w:t xml:space="preserve"> communication between license server and license client</w:t>
        </w:r>
      </w:ins>
    </w:p>
    <w:tbl>
      <w:tblPr>
        <w:tblStyle w:val="TableGrid"/>
        <w:tblW w:w="0" w:type="auto"/>
        <w:tblLook w:val="04A0" w:firstRow="1" w:lastRow="0" w:firstColumn="1" w:lastColumn="0" w:noHBand="0" w:noVBand="1"/>
      </w:tblPr>
      <w:tblGrid>
        <w:gridCol w:w="1845"/>
        <w:gridCol w:w="5170"/>
        <w:gridCol w:w="2335"/>
      </w:tblGrid>
      <w:tr w:rsidR="002C7A97" w14:paraId="3A2AC290" w14:textId="77777777" w:rsidTr="00A6195A">
        <w:trPr>
          <w:ins w:id="1518" w:author="Kha Truong" w:date="2024-06-28T11:40:00Z"/>
        </w:trPr>
        <w:tc>
          <w:tcPr>
            <w:tcW w:w="1845" w:type="dxa"/>
          </w:tcPr>
          <w:p w14:paraId="1B633C5B" w14:textId="77777777" w:rsidR="002C7A97" w:rsidRDefault="002C7A97" w:rsidP="00A6195A">
            <w:pPr>
              <w:rPr>
                <w:ins w:id="1519" w:author="Kha Truong" w:date="2024-06-28T11:40:00Z"/>
                <w:rFonts w:ascii="Trebuchet MS" w:hAnsi="Trebuchet MS" w:cs="Calibri"/>
              </w:rPr>
            </w:pPr>
            <w:proofErr w:type="spellStart"/>
            <w:ins w:id="1520" w:author="Kha Truong" w:date="2024-06-28T11:40:00Z">
              <w:r>
                <w:rPr>
                  <w:rFonts w:ascii="Trebuchet MS" w:hAnsi="Trebuchet MS" w:cs="Calibri"/>
                </w:rPr>
                <w:t>Json</w:t>
              </w:r>
              <w:proofErr w:type="spellEnd"/>
              <w:r>
                <w:rPr>
                  <w:rFonts w:ascii="Trebuchet MS" w:hAnsi="Trebuchet MS" w:cs="Calibri"/>
                </w:rPr>
                <w:t xml:space="preserve"> message type</w:t>
              </w:r>
            </w:ins>
          </w:p>
        </w:tc>
        <w:tc>
          <w:tcPr>
            <w:tcW w:w="5170" w:type="dxa"/>
          </w:tcPr>
          <w:p w14:paraId="490F3A70" w14:textId="77777777" w:rsidR="002C7A97" w:rsidRDefault="002C7A97" w:rsidP="00A6195A">
            <w:pPr>
              <w:rPr>
                <w:ins w:id="1521" w:author="Kha Truong" w:date="2024-06-28T11:40:00Z"/>
                <w:rFonts w:ascii="Trebuchet MS" w:hAnsi="Trebuchet MS" w:cs="Calibri"/>
              </w:rPr>
            </w:pPr>
            <w:ins w:id="1522" w:author="Kha Truong" w:date="2024-06-28T11:40:00Z">
              <w:r>
                <w:rPr>
                  <w:rFonts w:ascii="Trebuchet MS" w:hAnsi="Trebuchet MS" w:cs="Calibri"/>
                </w:rPr>
                <w:t xml:space="preserve">New </w:t>
              </w:r>
              <w:proofErr w:type="spellStart"/>
              <w:r>
                <w:rPr>
                  <w:rFonts w:ascii="Trebuchet MS" w:hAnsi="Trebuchet MS" w:cs="Calibri"/>
                </w:rPr>
                <w:t>Json</w:t>
              </w:r>
              <w:proofErr w:type="spellEnd"/>
              <w:r>
                <w:rPr>
                  <w:rFonts w:ascii="Trebuchet MS" w:hAnsi="Trebuchet MS" w:cs="Calibri"/>
                </w:rPr>
                <w:t xml:space="preserve"> message</w:t>
              </w:r>
            </w:ins>
          </w:p>
        </w:tc>
        <w:tc>
          <w:tcPr>
            <w:tcW w:w="2335" w:type="dxa"/>
          </w:tcPr>
          <w:p w14:paraId="6841AA2F" w14:textId="77777777" w:rsidR="002C7A97" w:rsidRDefault="002C7A97" w:rsidP="00A6195A">
            <w:pPr>
              <w:rPr>
                <w:ins w:id="1523" w:author="Kha Truong" w:date="2024-06-28T11:40:00Z"/>
                <w:rFonts w:ascii="Trebuchet MS" w:hAnsi="Trebuchet MS" w:cs="Calibri"/>
              </w:rPr>
            </w:pPr>
            <w:ins w:id="1524" w:author="Kha Truong" w:date="2024-06-28T11:40:00Z">
              <w:r>
                <w:rPr>
                  <w:rFonts w:ascii="Trebuchet MS" w:hAnsi="Trebuchet MS" w:cs="Calibri"/>
                </w:rPr>
                <w:t>Note</w:t>
              </w:r>
            </w:ins>
          </w:p>
        </w:tc>
      </w:tr>
      <w:tr w:rsidR="002C7A97" w14:paraId="01D711CB" w14:textId="77777777" w:rsidTr="00A6195A">
        <w:trPr>
          <w:ins w:id="1525" w:author="Kha Truong" w:date="2024-06-28T11:40:00Z"/>
        </w:trPr>
        <w:tc>
          <w:tcPr>
            <w:tcW w:w="1845" w:type="dxa"/>
          </w:tcPr>
          <w:p w14:paraId="1576E0F6" w14:textId="77777777" w:rsidR="002C7A97" w:rsidRDefault="002C7A97" w:rsidP="00A6195A">
            <w:pPr>
              <w:rPr>
                <w:ins w:id="1526" w:author="Kha Truong" w:date="2024-06-28T11:40:00Z"/>
                <w:rFonts w:ascii="Trebuchet MS" w:hAnsi="Trebuchet MS" w:cs="Calibri"/>
              </w:rPr>
            </w:pPr>
            <w:ins w:id="1527" w:author="Kha Truong" w:date="2024-06-28T11:40:00Z">
              <w:r>
                <w:rPr>
                  <w:rFonts w:ascii="Trebuchet MS" w:hAnsi="Trebuchet MS" w:cs="Calibri"/>
                </w:rPr>
                <w:t>Client Register/Update</w:t>
              </w:r>
            </w:ins>
          </w:p>
        </w:tc>
        <w:tc>
          <w:tcPr>
            <w:tcW w:w="5170" w:type="dxa"/>
          </w:tcPr>
          <w:p w14:paraId="0CA0FE42" w14:textId="77777777" w:rsidR="002C7A97" w:rsidRPr="00160F0D" w:rsidRDefault="002C7A97" w:rsidP="00A6195A">
            <w:pPr>
              <w:rPr>
                <w:ins w:id="1528" w:author="Kha Truong" w:date="2024-06-28T11:40:00Z"/>
                <w:rFonts w:ascii="Trebuchet MS" w:hAnsi="Trebuchet MS" w:cs="Calibri"/>
              </w:rPr>
            </w:pPr>
            <w:ins w:id="1529" w:author="Kha Truong" w:date="2024-06-28T11:40:00Z">
              <w:r w:rsidRPr="00160F0D">
                <w:rPr>
                  <w:rFonts w:ascii="Trebuchet MS" w:hAnsi="Trebuchet MS" w:cs="Calibri"/>
                </w:rPr>
                <w:t>{</w:t>
              </w:r>
            </w:ins>
          </w:p>
          <w:p w14:paraId="1746E8FE" w14:textId="77777777" w:rsidR="002C7A97" w:rsidRPr="00160F0D" w:rsidRDefault="002C7A97" w:rsidP="00A6195A">
            <w:pPr>
              <w:rPr>
                <w:ins w:id="1530" w:author="Kha Truong" w:date="2024-06-28T11:40:00Z"/>
                <w:rFonts w:ascii="Trebuchet MS" w:hAnsi="Trebuchet MS" w:cs="Calibri"/>
              </w:rPr>
            </w:pPr>
            <w:ins w:id="1531" w:author="Kha Truong" w:date="2024-06-28T11:40:00Z">
              <w:r w:rsidRPr="00160F0D">
                <w:rPr>
                  <w:rFonts w:ascii="Trebuchet MS" w:hAnsi="Trebuchet MS" w:cs="Calibri"/>
                </w:rPr>
                <w:t xml:space="preserve">  "</w:t>
              </w:r>
              <w:proofErr w:type="spellStart"/>
              <w:r w:rsidRPr="00160F0D">
                <w:rPr>
                  <w:rFonts w:ascii="Trebuchet MS" w:hAnsi="Trebuchet MS" w:cs="Calibri"/>
                </w:rPr>
                <w:t>msgId</w:t>
              </w:r>
              <w:proofErr w:type="spellEnd"/>
              <w:r w:rsidRPr="00160F0D">
                <w:rPr>
                  <w:rFonts w:ascii="Trebuchet MS" w:hAnsi="Trebuchet MS" w:cs="Calibri"/>
                </w:rPr>
                <w:t>": 14024706,</w:t>
              </w:r>
            </w:ins>
          </w:p>
          <w:p w14:paraId="166528E6" w14:textId="77777777" w:rsidR="002C7A97" w:rsidRPr="00160F0D" w:rsidRDefault="002C7A97" w:rsidP="00A6195A">
            <w:pPr>
              <w:rPr>
                <w:ins w:id="1532" w:author="Kha Truong" w:date="2024-06-28T11:40:00Z"/>
                <w:rFonts w:ascii="Trebuchet MS" w:hAnsi="Trebuchet MS" w:cs="Calibri"/>
              </w:rPr>
            </w:pPr>
            <w:ins w:id="1533" w:author="Kha Truong" w:date="2024-06-28T11:40:00Z">
              <w:r w:rsidRPr="00160F0D">
                <w:rPr>
                  <w:rFonts w:ascii="Trebuchet MS" w:hAnsi="Trebuchet MS" w:cs="Calibri"/>
                </w:rPr>
                <w:t xml:space="preserve">  "</w:t>
              </w:r>
              <w:proofErr w:type="spellStart"/>
              <w:r w:rsidRPr="00160F0D">
                <w:rPr>
                  <w:rFonts w:ascii="Trebuchet MS" w:hAnsi="Trebuchet MS" w:cs="Calibri"/>
                </w:rPr>
                <w:t>siteId</w:t>
              </w:r>
              <w:proofErr w:type="spellEnd"/>
              <w:r w:rsidRPr="00160F0D">
                <w:rPr>
                  <w:rFonts w:ascii="Trebuchet MS" w:hAnsi="Trebuchet MS" w:cs="Calibri"/>
                </w:rPr>
                <w:t>": "default",</w:t>
              </w:r>
            </w:ins>
          </w:p>
          <w:p w14:paraId="41DEC41D" w14:textId="77777777" w:rsidR="002C7A97" w:rsidRPr="00160F0D" w:rsidRDefault="002C7A97" w:rsidP="00A6195A">
            <w:pPr>
              <w:rPr>
                <w:ins w:id="1534" w:author="Kha Truong" w:date="2024-06-28T11:40:00Z"/>
                <w:rFonts w:ascii="Trebuchet MS" w:hAnsi="Trebuchet MS" w:cs="Calibri"/>
              </w:rPr>
            </w:pPr>
            <w:ins w:id="1535" w:author="Kha Truong" w:date="2024-06-28T11:40:00Z">
              <w:r w:rsidRPr="00160F0D">
                <w:rPr>
                  <w:rFonts w:ascii="Trebuchet MS" w:hAnsi="Trebuchet MS" w:cs="Calibri"/>
                </w:rPr>
                <w:t xml:space="preserve"> </w:t>
              </w:r>
              <w:r>
                <w:rPr>
                  <w:rFonts w:ascii="Trebuchet MS" w:hAnsi="Trebuchet MS" w:cs="Calibri"/>
                </w:rPr>
                <w:t xml:space="preserve"> "</w:t>
              </w:r>
              <w:proofErr w:type="spellStart"/>
              <w:r>
                <w:rPr>
                  <w:rFonts w:ascii="Trebuchet MS" w:hAnsi="Trebuchet MS" w:cs="Calibri"/>
                </w:rPr>
                <w:t>aosVersion</w:t>
              </w:r>
              <w:proofErr w:type="spellEnd"/>
              <w:r>
                <w:rPr>
                  <w:rFonts w:ascii="Trebuchet MS" w:hAnsi="Trebuchet MS" w:cs="Calibri"/>
                </w:rPr>
                <w:t>": "7.X.X.8683.R01</w:t>
              </w:r>
              <w:r w:rsidRPr="00160F0D">
                <w:rPr>
                  <w:rFonts w:ascii="Trebuchet MS" w:hAnsi="Trebuchet MS" w:cs="Calibri"/>
                </w:rPr>
                <w:t xml:space="preserve"> ",</w:t>
              </w:r>
            </w:ins>
          </w:p>
          <w:p w14:paraId="1A166E18" w14:textId="77777777" w:rsidR="002C7A97" w:rsidRPr="00160F0D" w:rsidRDefault="002C7A97" w:rsidP="00A6195A">
            <w:pPr>
              <w:rPr>
                <w:ins w:id="1536" w:author="Kha Truong" w:date="2024-06-28T11:40:00Z"/>
                <w:rFonts w:ascii="Trebuchet MS" w:hAnsi="Trebuchet MS" w:cs="Calibri"/>
              </w:rPr>
            </w:pPr>
            <w:ins w:id="1537" w:author="Kha Truong" w:date="2024-06-28T11:40:00Z">
              <w:r w:rsidRPr="00160F0D">
                <w:rPr>
                  <w:rFonts w:ascii="Trebuchet MS" w:hAnsi="Trebuchet MS" w:cs="Calibri"/>
                </w:rPr>
                <w:t xml:space="preserve">  "</w:t>
              </w:r>
              <w:proofErr w:type="spellStart"/>
              <w:r w:rsidRPr="00160F0D">
                <w:rPr>
                  <w:rFonts w:ascii="Trebuchet MS" w:hAnsi="Trebuchet MS" w:cs="Calibri"/>
                </w:rPr>
                <w:t>endsiteVersion</w:t>
              </w:r>
              <w:proofErr w:type="spellEnd"/>
              <w:r w:rsidRPr="00160F0D">
                <w:rPr>
                  <w:rFonts w:ascii="Trebuchet MS" w:hAnsi="Trebuchet MS" w:cs="Calibri"/>
                </w:rPr>
                <w:t>": "v1.0",</w:t>
              </w:r>
            </w:ins>
          </w:p>
          <w:p w14:paraId="698A5539" w14:textId="77777777" w:rsidR="002C7A97" w:rsidRPr="00160F0D" w:rsidRDefault="002C7A97" w:rsidP="00A6195A">
            <w:pPr>
              <w:rPr>
                <w:ins w:id="1538" w:author="Kha Truong" w:date="2024-06-28T11:40:00Z"/>
                <w:rFonts w:ascii="Trebuchet MS" w:hAnsi="Trebuchet MS" w:cs="Calibri"/>
              </w:rPr>
            </w:pPr>
            <w:ins w:id="1539" w:author="Kha Truong" w:date="2024-06-28T11:40:00Z">
              <w:r w:rsidRPr="00160F0D">
                <w:rPr>
                  <w:rFonts w:ascii="Trebuchet MS" w:hAnsi="Trebuchet MS" w:cs="Calibri"/>
                </w:rPr>
                <w:t xml:space="preserve">  "loopback0": 167772162,</w:t>
              </w:r>
            </w:ins>
          </w:p>
          <w:p w14:paraId="7AF468FC" w14:textId="77777777" w:rsidR="002C7A97" w:rsidRPr="00160F0D" w:rsidRDefault="002C7A97" w:rsidP="00A6195A">
            <w:pPr>
              <w:rPr>
                <w:ins w:id="1540" w:author="Kha Truong" w:date="2024-06-28T11:40:00Z"/>
                <w:rFonts w:ascii="Trebuchet MS" w:hAnsi="Trebuchet MS" w:cs="Calibri"/>
              </w:rPr>
            </w:pPr>
            <w:ins w:id="1541" w:author="Kha Truong" w:date="2024-06-28T11:40:00Z">
              <w:r w:rsidRPr="00160F0D">
                <w:rPr>
                  <w:rFonts w:ascii="Trebuchet MS" w:hAnsi="Trebuchet MS" w:cs="Calibri"/>
                </w:rPr>
                <w:t xml:space="preserve">  "</w:t>
              </w:r>
              <w:proofErr w:type="spellStart"/>
              <w:r w:rsidRPr="00160F0D">
                <w:rPr>
                  <w:rFonts w:ascii="Trebuchet MS" w:hAnsi="Trebuchet MS" w:cs="Calibri"/>
                </w:rPr>
                <w:t>unitData</w:t>
              </w:r>
              <w:proofErr w:type="spellEnd"/>
              <w:r w:rsidRPr="00160F0D">
                <w:rPr>
                  <w:rFonts w:ascii="Trebuchet MS" w:hAnsi="Trebuchet MS" w:cs="Calibri"/>
                </w:rPr>
                <w:t>": [</w:t>
              </w:r>
            </w:ins>
          </w:p>
          <w:p w14:paraId="0D6C805D" w14:textId="77777777" w:rsidR="002C7A97" w:rsidRPr="00160F0D" w:rsidRDefault="002C7A97" w:rsidP="00A6195A">
            <w:pPr>
              <w:rPr>
                <w:ins w:id="1542" w:author="Kha Truong" w:date="2024-06-28T11:40:00Z"/>
                <w:rFonts w:ascii="Trebuchet MS" w:hAnsi="Trebuchet MS" w:cs="Calibri"/>
              </w:rPr>
            </w:pPr>
            <w:ins w:id="1543" w:author="Kha Truong" w:date="2024-06-28T11:40:00Z">
              <w:r w:rsidRPr="00160F0D">
                <w:rPr>
                  <w:rFonts w:ascii="Trebuchet MS" w:hAnsi="Trebuchet MS" w:cs="Calibri"/>
                </w:rPr>
                <w:t xml:space="preserve">    {</w:t>
              </w:r>
            </w:ins>
          </w:p>
          <w:p w14:paraId="16852A28" w14:textId="77777777" w:rsidR="002C7A97" w:rsidRPr="00160F0D" w:rsidRDefault="002C7A97" w:rsidP="00A6195A">
            <w:pPr>
              <w:rPr>
                <w:ins w:id="1544" w:author="Kha Truong" w:date="2024-06-28T11:40:00Z"/>
                <w:rFonts w:ascii="Trebuchet MS" w:hAnsi="Trebuchet MS" w:cs="Calibri"/>
              </w:rPr>
            </w:pPr>
            <w:ins w:id="1545" w:author="Kha Truong" w:date="2024-06-28T11:40:00Z">
              <w:r w:rsidRPr="00160F0D">
                <w:rPr>
                  <w:rFonts w:ascii="Trebuchet MS" w:hAnsi="Trebuchet MS" w:cs="Calibri"/>
                </w:rPr>
                <w:t xml:space="preserve">      "</w:t>
              </w:r>
              <w:proofErr w:type="spellStart"/>
              <w:r w:rsidRPr="00160F0D">
                <w:rPr>
                  <w:rFonts w:ascii="Trebuchet MS" w:hAnsi="Trebuchet MS" w:cs="Calibri"/>
                </w:rPr>
                <w:t>chassisId</w:t>
              </w:r>
              <w:proofErr w:type="spellEnd"/>
              <w:r w:rsidRPr="00160F0D">
                <w:rPr>
                  <w:rFonts w:ascii="Trebuchet MS" w:hAnsi="Trebuchet MS" w:cs="Calibri"/>
                </w:rPr>
                <w:t>": 1,</w:t>
              </w:r>
            </w:ins>
          </w:p>
          <w:p w14:paraId="0DAF071E" w14:textId="77777777" w:rsidR="002C7A97" w:rsidRPr="00160F0D" w:rsidRDefault="002C7A97" w:rsidP="00A6195A">
            <w:pPr>
              <w:rPr>
                <w:ins w:id="1546" w:author="Kha Truong" w:date="2024-06-28T11:40:00Z"/>
                <w:rFonts w:ascii="Trebuchet MS" w:hAnsi="Trebuchet MS" w:cs="Calibri"/>
              </w:rPr>
            </w:pPr>
            <w:ins w:id="1547" w:author="Kha Truong" w:date="2024-06-28T11:40:00Z">
              <w:r w:rsidRPr="00160F0D">
                <w:rPr>
                  <w:rFonts w:ascii="Trebuchet MS" w:hAnsi="Trebuchet MS" w:cs="Calibri"/>
                </w:rPr>
                <w:t xml:space="preserve">      "</w:t>
              </w:r>
              <w:proofErr w:type="spellStart"/>
              <w:r w:rsidRPr="00160F0D">
                <w:rPr>
                  <w:rFonts w:ascii="Trebuchet MS" w:hAnsi="Trebuchet MS" w:cs="Calibri"/>
                </w:rPr>
                <w:t>serialNumber</w:t>
              </w:r>
              <w:proofErr w:type="spellEnd"/>
              <w:r w:rsidRPr="00160F0D">
                <w:rPr>
                  <w:rFonts w:ascii="Trebuchet MS" w:hAnsi="Trebuchet MS" w:cs="Calibri"/>
                </w:rPr>
                <w:t>": "</w:t>
              </w:r>
              <w:r>
                <w:rPr>
                  <w:rFonts w:ascii="Trebuchet MS" w:hAnsi="Trebuchet MS" w:cs="Calibri"/>
                </w:rPr>
                <w:t>T</w:t>
              </w:r>
              <w:r w:rsidRPr="00160F0D">
                <w:rPr>
                  <w:rFonts w:ascii="Trebuchet MS" w:hAnsi="Trebuchet MS" w:cs="Calibri"/>
                </w:rPr>
                <w:t>1234567889B",</w:t>
              </w:r>
            </w:ins>
          </w:p>
          <w:p w14:paraId="0EB0C16C" w14:textId="77777777" w:rsidR="002C7A97" w:rsidRPr="00160F0D" w:rsidRDefault="002C7A97" w:rsidP="00A6195A">
            <w:pPr>
              <w:rPr>
                <w:ins w:id="1548" w:author="Kha Truong" w:date="2024-06-28T11:40:00Z"/>
                <w:rFonts w:ascii="Trebuchet MS" w:hAnsi="Trebuchet MS" w:cs="Calibri"/>
              </w:rPr>
            </w:pPr>
            <w:ins w:id="1549" w:author="Kha Truong" w:date="2024-06-28T11:40:00Z">
              <w:r w:rsidRPr="00160F0D">
                <w:rPr>
                  <w:rFonts w:ascii="Trebuchet MS" w:hAnsi="Trebuchet MS" w:cs="Calibri"/>
                </w:rPr>
                <w:t xml:space="preserve">      "</w:t>
              </w:r>
              <w:proofErr w:type="spellStart"/>
              <w:r w:rsidRPr="00160F0D">
                <w:rPr>
                  <w:rFonts w:ascii="Trebuchet MS" w:hAnsi="Trebuchet MS" w:cs="Calibri"/>
                </w:rPr>
                <w:t>macAddress</w:t>
              </w:r>
              <w:proofErr w:type="spellEnd"/>
              <w:r w:rsidRPr="00160F0D">
                <w:rPr>
                  <w:rFonts w:ascii="Trebuchet MS" w:hAnsi="Trebuchet MS" w:cs="Calibri"/>
                </w:rPr>
                <w:t>": "00:D0:95:01:88:9B",</w:t>
              </w:r>
            </w:ins>
          </w:p>
          <w:p w14:paraId="2DF91691" w14:textId="77777777" w:rsidR="002C7A97" w:rsidRPr="00E15D06" w:rsidRDefault="002C7A97" w:rsidP="00A6195A">
            <w:pPr>
              <w:rPr>
                <w:ins w:id="1550" w:author="Kha Truong" w:date="2024-06-28T11:40:00Z"/>
                <w:rFonts w:ascii="Trebuchet MS" w:hAnsi="Trebuchet MS" w:cs="Calibri"/>
                <w:lang w:val="pt-BR"/>
                <w:rPrChange w:id="1551" w:author="Vachiravel Sabarinathan" w:date="2024-06-30T20:01:00Z">
                  <w:rPr>
                    <w:ins w:id="1552" w:author="Kha Truong" w:date="2024-06-28T11:40:00Z"/>
                    <w:rFonts w:ascii="Trebuchet MS" w:hAnsi="Trebuchet MS" w:cs="Calibri"/>
                  </w:rPr>
                </w:rPrChange>
              </w:rPr>
            </w:pPr>
            <w:ins w:id="1553" w:author="Kha Truong" w:date="2024-06-28T11:40:00Z">
              <w:r w:rsidRPr="00160F0D">
                <w:rPr>
                  <w:rFonts w:ascii="Trebuchet MS" w:hAnsi="Trebuchet MS" w:cs="Calibri"/>
                </w:rPr>
                <w:t xml:space="preserve">      </w:t>
              </w:r>
              <w:r w:rsidRPr="00E15D06">
                <w:rPr>
                  <w:rFonts w:ascii="Trebuchet MS" w:hAnsi="Trebuchet MS" w:cs="Calibri"/>
                  <w:lang w:val="pt-BR"/>
                  <w:rPrChange w:id="1554" w:author="Vachiravel Sabarinathan" w:date="2024-06-30T20:01:00Z">
                    <w:rPr>
                      <w:rFonts w:ascii="Trebuchet MS" w:hAnsi="Trebuchet MS" w:cs="Calibri"/>
                    </w:rPr>
                  </w:rPrChange>
                </w:rPr>
                <w:t>"role": 0,</w:t>
              </w:r>
            </w:ins>
          </w:p>
          <w:p w14:paraId="47E37358" w14:textId="77777777" w:rsidR="002C7A97" w:rsidRPr="00E15D06" w:rsidRDefault="002C7A97" w:rsidP="00A6195A">
            <w:pPr>
              <w:rPr>
                <w:ins w:id="1555" w:author="Kha Truong" w:date="2024-06-28T11:40:00Z"/>
                <w:rFonts w:ascii="Trebuchet MS" w:hAnsi="Trebuchet MS" w:cs="Calibri"/>
                <w:lang w:val="pt-BR"/>
                <w:rPrChange w:id="1556" w:author="Vachiravel Sabarinathan" w:date="2024-06-30T20:01:00Z">
                  <w:rPr>
                    <w:ins w:id="1557" w:author="Kha Truong" w:date="2024-06-28T11:40:00Z"/>
                    <w:rFonts w:ascii="Trebuchet MS" w:hAnsi="Trebuchet MS" w:cs="Calibri"/>
                  </w:rPr>
                </w:rPrChange>
              </w:rPr>
            </w:pPr>
            <w:ins w:id="1558" w:author="Kha Truong" w:date="2024-06-28T11:40:00Z">
              <w:r w:rsidRPr="00E15D06">
                <w:rPr>
                  <w:rFonts w:ascii="Trebuchet MS" w:hAnsi="Trebuchet MS" w:cs="Calibri"/>
                  <w:lang w:val="pt-BR"/>
                  <w:rPrChange w:id="1559" w:author="Vachiravel Sabarinathan" w:date="2024-06-30T20:01:00Z">
                    <w:rPr>
                      <w:rFonts w:ascii="Trebuchet MS" w:hAnsi="Trebuchet MS" w:cs="Calibri"/>
                    </w:rPr>
                  </w:rPrChange>
                </w:rPr>
                <w:t xml:space="preserve">      "</w:t>
              </w:r>
              <w:proofErr w:type="spellStart"/>
              <w:r w:rsidRPr="00E15D06">
                <w:rPr>
                  <w:rFonts w:ascii="Trebuchet MS" w:hAnsi="Trebuchet MS" w:cs="Calibri"/>
                  <w:lang w:val="pt-BR"/>
                  <w:rPrChange w:id="1560" w:author="Vachiravel Sabarinathan" w:date="2024-06-30T20:01:00Z">
                    <w:rPr>
                      <w:rFonts w:ascii="Trebuchet MS" w:hAnsi="Trebuchet MS" w:cs="Calibri"/>
                    </w:rPr>
                  </w:rPrChange>
                </w:rPr>
                <w:t>modelName</w:t>
              </w:r>
              <w:proofErr w:type="spellEnd"/>
              <w:r w:rsidRPr="00E15D06">
                <w:rPr>
                  <w:rFonts w:ascii="Trebuchet MS" w:hAnsi="Trebuchet MS" w:cs="Calibri"/>
                  <w:lang w:val="pt-BR"/>
                  <w:rPrChange w:id="1561" w:author="Vachiravel Sabarinathan" w:date="2024-06-30T20:01:00Z">
                    <w:rPr>
                      <w:rFonts w:ascii="Trebuchet MS" w:hAnsi="Trebuchet MS" w:cs="Calibri"/>
                    </w:rPr>
                  </w:rPrChange>
                </w:rPr>
                <w:t>": "OS687024-SIM",</w:t>
              </w:r>
            </w:ins>
          </w:p>
          <w:p w14:paraId="7BCCD96C" w14:textId="77777777" w:rsidR="002C7A97" w:rsidRPr="00E15D06" w:rsidRDefault="002C7A97" w:rsidP="00A6195A">
            <w:pPr>
              <w:rPr>
                <w:ins w:id="1562" w:author="Kha Truong" w:date="2024-06-28T11:40:00Z"/>
                <w:rFonts w:ascii="Trebuchet MS" w:hAnsi="Trebuchet MS" w:cs="Calibri"/>
                <w:lang w:val="pt-BR"/>
                <w:rPrChange w:id="1563" w:author="Vachiravel Sabarinathan" w:date="2024-06-30T20:01:00Z">
                  <w:rPr>
                    <w:ins w:id="1564" w:author="Kha Truong" w:date="2024-06-28T11:40:00Z"/>
                    <w:rFonts w:ascii="Trebuchet MS" w:hAnsi="Trebuchet MS" w:cs="Calibri"/>
                  </w:rPr>
                </w:rPrChange>
              </w:rPr>
            </w:pPr>
            <w:ins w:id="1565" w:author="Kha Truong" w:date="2024-06-28T11:40:00Z">
              <w:r w:rsidRPr="00E15D06">
                <w:rPr>
                  <w:rFonts w:ascii="Trebuchet MS" w:hAnsi="Trebuchet MS" w:cs="Calibri"/>
                  <w:lang w:val="pt-BR"/>
                  <w:rPrChange w:id="1566" w:author="Vachiravel Sabarinathan" w:date="2024-06-30T20:01:00Z">
                    <w:rPr>
                      <w:rFonts w:ascii="Trebuchet MS" w:hAnsi="Trebuchet MS" w:cs="Calibri"/>
                    </w:rPr>
                  </w:rPrChange>
                </w:rPr>
                <w:t xml:space="preserve">      "</w:t>
              </w:r>
              <w:proofErr w:type="spellStart"/>
              <w:r w:rsidRPr="00E15D06">
                <w:rPr>
                  <w:rFonts w:ascii="Trebuchet MS" w:hAnsi="Trebuchet MS" w:cs="Calibri"/>
                  <w:lang w:val="pt-BR"/>
                  <w:rPrChange w:id="1567" w:author="Vachiravel Sabarinathan" w:date="2024-06-30T20:01:00Z">
                    <w:rPr>
                      <w:rFonts w:ascii="Trebuchet MS" w:hAnsi="Trebuchet MS" w:cs="Calibri"/>
                    </w:rPr>
                  </w:rPrChange>
                </w:rPr>
                <w:t>licenseInfo</w:t>
              </w:r>
              <w:proofErr w:type="spellEnd"/>
              <w:r w:rsidRPr="00E15D06">
                <w:rPr>
                  <w:rFonts w:ascii="Trebuchet MS" w:hAnsi="Trebuchet MS" w:cs="Calibri"/>
                  <w:lang w:val="pt-BR"/>
                  <w:rPrChange w:id="1568" w:author="Vachiravel Sabarinathan" w:date="2024-06-30T20:01:00Z">
                    <w:rPr>
                      <w:rFonts w:ascii="Trebuchet MS" w:hAnsi="Trebuchet MS" w:cs="Calibri"/>
                    </w:rPr>
                  </w:rPrChange>
                </w:rPr>
                <w:t>": [</w:t>
              </w:r>
            </w:ins>
          </w:p>
          <w:p w14:paraId="7CBDF7FF" w14:textId="77777777" w:rsidR="002C7A97" w:rsidRPr="00160F0D" w:rsidRDefault="002C7A97" w:rsidP="00A6195A">
            <w:pPr>
              <w:rPr>
                <w:ins w:id="1569" w:author="Kha Truong" w:date="2024-06-28T11:40:00Z"/>
                <w:rFonts w:ascii="Trebuchet MS" w:hAnsi="Trebuchet MS" w:cs="Calibri"/>
              </w:rPr>
            </w:pPr>
            <w:ins w:id="1570" w:author="Kha Truong" w:date="2024-06-28T11:40:00Z">
              <w:r w:rsidRPr="00E15D06">
                <w:rPr>
                  <w:rFonts w:ascii="Trebuchet MS" w:hAnsi="Trebuchet MS" w:cs="Calibri"/>
                  <w:lang w:val="pt-BR"/>
                  <w:rPrChange w:id="1571" w:author="Vachiravel Sabarinathan" w:date="2024-06-30T20:01:00Z">
                    <w:rPr>
                      <w:rFonts w:ascii="Trebuchet MS" w:hAnsi="Trebuchet MS" w:cs="Calibri"/>
                    </w:rPr>
                  </w:rPrChange>
                </w:rPr>
                <w:t xml:space="preserve">        </w:t>
              </w:r>
              <w:r w:rsidRPr="00160F0D">
                <w:rPr>
                  <w:rFonts w:ascii="Trebuchet MS" w:hAnsi="Trebuchet MS" w:cs="Calibri"/>
                </w:rPr>
                <w:t>{</w:t>
              </w:r>
            </w:ins>
          </w:p>
          <w:p w14:paraId="1EDFE3E8" w14:textId="77777777" w:rsidR="002C7A97" w:rsidRPr="00160F0D" w:rsidRDefault="002C7A97" w:rsidP="00A6195A">
            <w:pPr>
              <w:rPr>
                <w:ins w:id="1572" w:author="Kha Truong" w:date="2024-06-28T11:40:00Z"/>
                <w:rFonts w:ascii="Trebuchet MS" w:hAnsi="Trebuchet MS" w:cs="Calibri"/>
              </w:rPr>
            </w:pPr>
            <w:ins w:id="1573" w:author="Kha Truong" w:date="2024-06-28T11:40:00Z">
              <w:r w:rsidRPr="00160F0D">
                <w:rPr>
                  <w:rFonts w:ascii="Trebuchet MS" w:hAnsi="Trebuchet MS" w:cs="Calibri"/>
                </w:rPr>
                <w:t xml:space="preserve">          "</w:t>
              </w:r>
              <w:proofErr w:type="spellStart"/>
              <w:r w:rsidRPr="00160F0D">
                <w:rPr>
                  <w:rFonts w:ascii="Trebuchet MS" w:hAnsi="Trebuchet MS" w:cs="Calibri"/>
                </w:rPr>
                <w:t>featureId</w:t>
              </w:r>
              <w:proofErr w:type="spellEnd"/>
              <w:r w:rsidRPr="00160F0D">
                <w:rPr>
                  <w:rFonts w:ascii="Trebuchet MS" w:hAnsi="Trebuchet MS" w:cs="Calibri"/>
                </w:rPr>
                <w:t>": 10,</w:t>
              </w:r>
            </w:ins>
          </w:p>
          <w:p w14:paraId="0E36EEE9" w14:textId="77777777" w:rsidR="002C7A97" w:rsidRPr="00160F0D" w:rsidRDefault="002C7A97" w:rsidP="00A6195A">
            <w:pPr>
              <w:rPr>
                <w:ins w:id="1574" w:author="Kha Truong" w:date="2024-06-28T11:40:00Z"/>
                <w:rFonts w:ascii="Trebuchet MS" w:hAnsi="Trebuchet MS" w:cs="Calibri"/>
              </w:rPr>
            </w:pPr>
            <w:ins w:id="1575" w:author="Kha Truong" w:date="2024-06-28T11:40:00Z">
              <w:r w:rsidRPr="00160F0D">
                <w:rPr>
                  <w:rFonts w:ascii="Trebuchet MS" w:hAnsi="Trebuchet MS" w:cs="Calibri"/>
                </w:rPr>
                <w:t xml:space="preserve">          "version": "version-</w:t>
              </w:r>
              <w:proofErr w:type="spellStart"/>
              <w:r w:rsidRPr="00160F0D">
                <w:rPr>
                  <w:rFonts w:ascii="Trebuchet MS" w:hAnsi="Trebuchet MS" w:cs="Calibri"/>
                </w:rPr>
                <w:t>mpls</w:t>
              </w:r>
              <w:proofErr w:type="spellEnd"/>
              <w:r w:rsidRPr="00160F0D">
                <w:rPr>
                  <w:rFonts w:ascii="Trebuchet MS" w:hAnsi="Trebuchet MS" w:cs="Calibri"/>
                </w:rPr>
                <w:t>",</w:t>
              </w:r>
            </w:ins>
          </w:p>
          <w:p w14:paraId="6C7819E3" w14:textId="77777777" w:rsidR="002C7A97" w:rsidRPr="00160F0D" w:rsidRDefault="002C7A97" w:rsidP="00A6195A">
            <w:pPr>
              <w:rPr>
                <w:ins w:id="1576" w:author="Kha Truong" w:date="2024-06-28T11:40:00Z"/>
                <w:rFonts w:ascii="Trebuchet MS" w:hAnsi="Trebuchet MS" w:cs="Calibri"/>
              </w:rPr>
            </w:pPr>
            <w:ins w:id="1577" w:author="Kha Truong" w:date="2024-06-28T11:40:00Z">
              <w:r w:rsidRPr="00160F0D">
                <w:rPr>
                  <w:rFonts w:ascii="Trebuchet MS" w:hAnsi="Trebuchet MS" w:cs="Calibri"/>
                </w:rPr>
                <w:t xml:space="preserve">          "</w:t>
              </w:r>
              <w:proofErr w:type="spellStart"/>
              <w:r w:rsidRPr="00160F0D">
                <w:rPr>
                  <w:rFonts w:ascii="Trebuchet MS" w:hAnsi="Trebuchet MS" w:cs="Calibri"/>
                </w:rPr>
                <w:t>featureStatus</w:t>
              </w:r>
              <w:proofErr w:type="spellEnd"/>
              <w:r w:rsidRPr="00160F0D">
                <w:rPr>
                  <w:rFonts w:ascii="Trebuchet MS" w:hAnsi="Trebuchet MS" w:cs="Calibri"/>
                </w:rPr>
                <w:t>": 1,</w:t>
              </w:r>
            </w:ins>
          </w:p>
          <w:p w14:paraId="568610F9" w14:textId="77777777" w:rsidR="002C7A97" w:rsidRPr="00160F0D" w:rsidRDefault="002C7A97" w:rsidP="00A6195A">
            <w:pPr>
              <w:rPr>
                <w:ins w:id="1578" w:author="Kha Truong" w:date="2024-06-28T11:40:00Z"/>
                <w:rFonts w:ascii="Trebuchet MS" w:hAnsi="Trebuchet MS" w:cs="Calibri"/>
              </w:rPr>
            </w:pPr>
            <w:ins w:id="1579" w:author="Kha Truong" w:date="2024-06-28T11:40:00Z">
              <w:r w:rsidRPr="00160F0D">
                <w:rPr>
                  <w:rFonts w:ascii="Trebuchet MS" w:hAnsi="Trebuchet MS" w:cs="Calibri"/>
                </w:rPr>
                <w:t xml:space="preserve">          "</w:t>
              </w:r>
              <w:proofErr w:type="spellStart"/>
              <w:r w:rsidRPr="00160F0D">
                <w:rPr>
                  <w:rFonts w:ascii="Trebuchet MS" w:hAnsi="Trebuchet MS" w:cs="Calibri"/>
                </w:rPr>
                <w:t>licenseStatus</w:t>
              </w:r>
              <w:proofErr w:type="spellEnd"/>
              <w:r w:rsidRPr="00160F0D">
                <w:rPr>
                  <w:rFonts w:ascii="Trebuchet MS" w:hAnsi="Trebuchet MS" w:cs="Calibri"/>
                </w:rPr>
                <w:t>": 1,</w:t>
              </w:r>
            </w:ins>
          </w:p>
          <w:p w14:paraId="704615DE" w14:textId="77777777" w:rsidR="002C7A97" w:rsidRPr="00160F0D" w:rsidRDefault="002C7A97" w:rsidP="00A6195A">
            <w:pPr>
              <w:rPr>
                <w:ins w:id="1580" w:author="Kha Truong" w:date="2024-06-28T11:40:00Z"/>
                <w:rFonts w:ascii="Trebuchet MS" w:hAnsi="Trebuchet MS" w:cs="Calibri"/>
              </w:rPr>
            </w:pPr>
            <w:ins w:id="1581" w:author="Kha Truong" w:date="2024-06-28T11:40:00Z">
              <w:r w:rsidRPr="00160F0D">
                <w:rPr>
                  <w:rFonts w:ascii="Trebuchet MS" w:hAnsi="Trebuchet MS" w:cs="Calibri"/>
                </w:rPr>
                <w:t xml:space="preserve">          "</w:t>
              </w:r>
              <w:proofErr w:type="spellStart"/>
              <w:r w:rsidRPr="00160F0D">
                <w:rPr>
                  <w:rFonts w:ascii="Trebuchet MS" w:hAnsi="Trebuchet MS" w:cs="Calibri"/>
                </w:rPr>
                <w:t>demoLicense</w:t>
              </w:r>
              <w:proofErr w:type="spellEnd"/>
              <w:r w:rsidRPr="00160F0D">
                <w:rPr>
                  <w:rFonts w:ascii="Trebuchet MS" w:hAnsi="Trebuchet MS" w:cs="Calibri"/>
                </w:rPr>
                <w:t>": {</w:t>
              </w:r>
            </w:ins>
          </w:p>
          <w:p w14:paraId="4BC1D7B0" w14:textId="77777777" w:rsidR="002C7A97" w:rsidRPr="00160F0D" w:rsidRDefault="002C7A97" w:rsidP="00A6195A">
            <w:pPr>
              <w:rPr>
                <w:ins w:id="1582" w:author="Kha Truong" w:date="2024-06-28T11:40:00Z"/>
                <w:rFonts w:ascii="Trebuchet MS" w:hAnsi="Trebuchet MS" w:cs="Calibri"/>
              </w:rPr>
            </w:pPr>
            <w:ins w:id="1583" w:author="Kha Truong" w:date="2024-06-28T11:40:00Z">
              <w:r w:rsidRPr="00160F0D">
                <w:rPr>
                  <w:rFonts w:ascii="Trebuchet MS" w:hAnsi="Trebuchet MS" w:cs="Calibri"/>
                </w:rPr>
                <w:t xml:space="preserve">            "time": 30,</w:t>
              </w:r>
            </w:ins>
          </w:p>
          <w:p w14:paraId="667C6675" w14:textId="77777777" w:rsidR="002C7A97" w:rsidRPr="00160F0D" w:rsidRDefault="002C7A97" w:rsidP="00A6195A">
            <w:pPr>
              <w:rPr>
                <w:ins w:id="1584" w:author="Kha Truong" w:date="2024-06-28T11:40:00Z"/>
                <w:rFonts w:ascii="Trebuchet MS" w:hAnsi="Trebuchet MS" w:cs="Calibri"/>
              </w:rPr>
            </w:pPr>
            <w:ins w:id="1585" w:author="Kha Truong" w:date="2024-06-28T11:40:00Z">
              <w:r w:rsidRPr="00160F0D">
                <w:rPr>
                  <w:rFonts w:ascii="Trebuchet MS" w:hAnsi="Trebuchet MS" w:cs="Calibri"/>
                </w:rPr>
                <w:t xml:space="preserve">            "running": 0</w:t>
              </w:r>
            </w:ins>
          </w:p>
          <w:p w14:paraId="4D738972" w14:textId="77777777" w:rsidR="002C7A97" w:rsidRDefault="002C7A97" w:rsidP="00A6195A">
            <w:pPr>
              <w:rPr>
                <w:ins w:id="1586" w:author="Kha Truong" w:date="2024-06-28T11:40:00Z"/>
                <w:rFonts w:ascii="Trebuchet MS" w:hAnsi="Trebuchet MS" w:cs="Calibri"/>
              </w:rPr>
            </w:pPr>
            <w:ins w:id="1587" w:author="Kha Truong" w:date="2024-06-28T11:40:00Z">
              <w:r w:rsidRPr="00160F0D">
                <w:rPr>
                  <w:rFonts w:ascii="Trebuchet MS" w:hAnsi="Trebuchet MS" w:cs="Calibri"/>
                </w:rPr>
                <w:t xml:space="preserve">          }</w:t>
              </w:r>
              <w:r>
                <w:rPr>
                  <w:rFonts w:ascii="Trebuchet MS" w:hAnsi="Trebuchet MS" w:cs="Calibri"/>
                </w:rPr>
                <w:t>,</w:t>
              </w:r>
            </w:ins>
          </w:p>
          <w:p w14:paraId="646CA651" w14:textId="77777777" w:rsidR="002C7A97" w:rsidRPr="00160F0D" w:rsidRDefault="002C7A97" w:rsidP="00A6195A">
            <w:pPr>
              <w:rPr>
                <w:ins w:id="1588" w:author="Kha Truong" w:date="2024-06-28T11:40:00Z"/>
                <w:rFonts w:ascii="Trebuchet MS" w:hAnsi="Trebuchet MS" w:cs="Calibri"/>
              </w:rPr>
            </w:pPr>
            <w:ins w:id="1589" w:author="Kha Truong" w:date="2024-06-28T11:40:00Z">
              <w:r>
                <w:rPr>
                  <w:rFonts w:ascii="Trebuchet MS" w:hAnsi="Trebuchet MS" w:cs="Calibri"/>
                </w:rPr>
                <w:t xml:space="preserve">          </w:t>
              </w:r>
              <w:r w:rsidRPr="00160F0D">
                <w:rPr>
                  <w:rFonts w:ascii="Trebuchet MS" w:hAnsi="Trebuchet MS" w:cs="Calibri"/>
                </w:rPr>
                <w:t>"</w:t>
              </w:r>
              <w:r>
                <w:rPr>
                  <w:rFonts w:ascii="Trebuchet MS" w:hAnsi="Trebuchet MS" w:cs="Calibri"/>
                </w:rPr>
                <w:t>requireLicense</w:t>
              </w:r>
              <w:r w:rsidRPr="00160F0D">
                <w:rPr>
                  <w:rFonts w:ascii="Trebuchet MS" w:hAnsi="Trebuchet MS" w:cs="Calibri"/>
                </w:rPr>
                <w:t>"</w:t>
              </w:r>
              <w:r>
                <w:rPr>
                  <w:rFonts w:ascii="Trebuchet MS" w:hAnsi="Trebuchet MS" w:cs="Calibri"/>
                </w:rPr>
                <w:t>:1</w:t>
              </w:r>
            </w:ins>
          </w:p>
          <w:p w14:paraId="37354B57" w14:textId="77777777" w:rsidR="002C7A97" w:rsidRDefault="002C7A97" w:rsidP="00A6195A">
            <w:pPr>
              <w:rPr>
                <w:ins w:id="1590" w:author="Kha Truong" w:date="2024-06-28T11:40:00Z"/>
                <w:rFonts w:ascii="Trebuchet MS" w:hAnsi="Trebuchet MS" w:cs="Calibri"/>
              </w:rPr>
            </w:pPr>
            <w:ins w:id="1591" w:author="Kha Truong" w:date="2024-06-28T11:40:00Z">
              <w:r w:rsidRPr="00160F0D">
                <w:rPr>
                  <w:rFonts w:ascii="Trebuchet MS" w:hAnsi="Trebuchet MS" w:cs="Calibri"/>
                </w:rPr>
                <w:t xml:space="preserve">        }</w:t>
              </w:r>
              <w:r>
                <w:rPr>
                  <w:rFonts w:ascii="Trebuchet MS" w:hAnsi="Trebuchet MS" w:cs="Calibri"/>
                </w:rPr>
                <w:t>,</w:t>
              </w:r>
            </w:ins>
          </w:p>
          <w:p w14:paraId="12982140" w14:textId="77777777" w:rsidR="002C7A97" w:rsidRPr="00A6195A" w:rsidRDefault="002C7A97" w:rsidP="00A6195A">
            <w:pPr>
              <w:rPr>
                <w:ins w:id="1592" w:author="Kha Truong" w:date="2024-06-28T11:40:00Z"/>
                <w:rFonts w:ascii="Trebuchet MS" w:hAnsi="Trebuchet MS" w:cs="Calibri"/>
                <w:highlight w:val="yellow"/>
              </w:rPr>
            </w:pPr>
            <w:ins w:id="1593" w:author="Kha Truong" w:date="2024-06-28T11:40:00Z">
              <w:r w:rsidRPr="00160F0D">
                <w:rPr>
                  <w:rFonts w:ascii="Trebuchet MS" w:hAnsi="Trebuchet MS" w:cs="Calibri"/>
                </w:rPr>
                <w:t xml:space="preserve">        </w:t>
              </w:r>
              <w:r w:rsidRPr="00A6195A">
                <w:rPr>
                  <w:rFonts w:ascii="Trebuchet MS" w:hAnsi="Trebuchet MS" w:cs="Calibri"/>
                  <w:highlight w:val="yellow"/>
                </w:rPr>
                <w:t>{</w:t>
              </w:r>
            </w:ins>
          </w:p>
          <w:p w14:paraId="71404327" w14:textId="77777777" w:rsidR="002C7A97" w:rsidRPr="00A6195A" w:rsidRDefault="002C7A97" w:rsidP="00A6195A">
            <w:pPr>
              <w:rPr>
                <w:ins w:id="1594" w:author="Kha Truong" w:date="2024-06-28T11:40:00Z"/>
                <w:rFonts w:ascii="Trebuchet MS" w:hAnsi="Trebuchet MS" w:cs="Calibri"/>
                <w:highlight w:val="yellow"/>
              </w:rPr>
            </w:pPr>
            <w:ins w:id="1595" w:author="Kha Truong" w:date="2024-06-28T11:40:00Z">
              <w:r w:rsidRPr="00A6195A">
                <w:rPr>
                  <w:rFonts w:ascii="Trebuchet MS" w:hAnsi="Trebuchet MS" w:cs="Calibri"/>
                  <w:highlight w:val="yellow"/>
                </w:rPr>
                <w:t xml:space="preserve">          "</w:t>
              </w:r>
              <w:proofErr w:type="spellStart"/>
              <w:r w:rsidRPr="00A6195A">
                <w:rPr>
                  <w:rFonts w:ascii="Trebuchet MS" w:hAnsi="Trebuchet MS" w:cs="Calibri"/>
                  <w:highlight w:val="yellow"/>
                </w:rPr>
                <w:t>featureId</w:t>
              </w:r>
              <w:proofErr w:type="spellEnd"/>
              <w:r w:rsidRPr="00A6195A">
                <w:rPr>
                  <w:rFonts w:ascii="Trebuchet MS" w:hAnsi="Trebuchet MS" w:cs="Calibri"/>
                  <w:highlight w:val="yellow"/>
                </w:rPr>
                <w:t>": 13,</w:t>
              </w:r>
            </w:ins>
          </w:p>
          <w:p w14:paraId="495D2421" w14:textId="77777777" w:rsidR="002C7A97" w:rsidRPr="00A6195A" w:rsidRDefault="002C7A97" w:rsidP="00A6195A">
            <w:pPr>
              <w:rPr>
                <w:ins w:id="1596" w:author="Kha Truong" w:date="2024-06-28T11:40:00Z"/>
                <w:rFonts w:ascii="Trebuchet MS" w:hAnsi="Trebuchet MS" w:cs="Calibri"/>
                <w:highlight w:val="yellow"/>
              </w:rPr>
            </w:pPr>
            <w:ins w:id="1597" w:author="Kha Truong" w:date="2024-06-28T11:40:00Z">
              <w:r w:rsidRPr="00A6195A">
                <w:rPr>
                  <w:rFonts w:ascii="Trebuchet MS" w:hAnsi="Trebuchet MS" w:cs="Calibri"/>
                  <w:highlight w:val="yellow"/>
                </w:rPr>
                <w:t xml:space="preserve">          "version": "version-exp-50G",</w:t>
              </w:r>
            </w:ins>
          </w:p>
          <w:p w14:paraId="153FF4A9" w14:textId="77777777" w:rsidR="002C7A97" w:rsidRPr="00A6195A" w:rsidRDefault="002C7A97" w:rsidP="00A6195A">
            <w:pPr>
              <w:rPr>
                <w:ins w:id="1598" w:author="Kha Truong" w:date="2024-06-28T11:40:00Z"/>
                <w:rFonts w:ascii="Trebuchet MS" w:hAnsi="Trebuchet MS" w:cs="Calibri"/>
                <w:highlight w:val="yellow"/>
              </w:rPr>
            </w:pPr>
            <w:ins w:id="1599" w:author="Kha Truong" w:date="2024-06-28T11:40:00Z">
              <w:r w:rsidRPr="00A6195A">
                <w:rPr>
                  <w:rFonts w:ascii="Trebuchet MS" w:hAnsi="Trebuchet MS" w:cs="Calibri"/>
                  <w:highlight w:val="yellow"/>
                </w:rPr>
                <w:t xml:space="preserve">          "</w:t>
              </w:r>
              <w:proofErr w:type="spellStart"/>
              <w:r w:rsidRPr="00A6195A">
                <w:rPr>
                  <w:rFonts w:ascii="Trebuchet MS" w:hAnsi="Trebuchet MS" w:cs="Calibri"/>
                  <w:highlight w:val="yellow"/>
                </w:rPr>
                <w:t>featureStatus</w:t>
              </w:r>
              <w:proofErr w:type="spellEnd"/>
              <w:r w:rsidRPr="00A6195A">
                <w:rPr>
                  <w:rFonts w:ascii="Trebuchet MS" w:hAnsi="Trebuchet MS" w:cs="Calibri"/>
                  <w:highlight w:val="yellow"/>
                </w:rPr>
                <w:t>": 1,</w:t>
              </w:r>
            </w:ins>
          </w:p>
          <w:p w14:paraId="5199B5BC" w14:textId="77777777" w:rsidR="002C7A97" w:rsidRPr="00A6195A" w:rsidRDefault="002C7A97" w:rsidP="00A6195A">
            <w:pPr>
              <w:rPr>
                <w:ins w:id="1600" w:author="Kha Truong" w:date="2024-06-28T11:40:00Z"/>
                <w:rFonts w:ascii="Trebuchet MS" w:hAnsi="Trebuchet MS" w:cs="Calibri"/>
                <w:highlight w:val="yellow"/>
              </w:rPr>
            </w:pPr>
            <w:ins w:id="1601" w:author="Kha Truong" w:date="2024-06-28T11:40:00Z">
              <w:r w:rsidRPr="00A6195A">
                <w:rPr>
                  <w:rFonts w:ascii="Trebuchet MS" w:hAnsi="Trebuchet MS" w:cs="Calibri"/>
                  <w:highlight w:val="yellow"/>
                </w:rPr>
                <w:t xml:space="preserve">          "</w:t>
              </w:r>
              <w:proofErr w:type="spellStart"/>
              <w:r w:rsidRPr="00A6195A">
                <w:rPr>
                  <w:rFonts w:ascii="Trebuchet MS" w:hAnsi="Trebuchet MS" w:cs="Calibri"/>
                  <w:highlight w:val="yellow"/>
                </w:rPr>
                <w:t>licenseStatus</w:t>
              </w:r>
              <w:proofErr w:type="spellEnd"/>
              <w:r w:rsidRPr="00A6195A">
                <w:rPr>
                  <w:rFonts w:ascii="Trebuchet MS" w:hAnsi="Trebuchet MS" w:cs="Calibri"/>
                  <w:highlight w:val="yellow"/>
                </w:rPr>
                <w:t>": 1,</w:t>
              </w:r>
            </w:ins>
          </w:p>
          <w:p w14:paraId="10DDCBEF" w14:textId="77777777" w:rsidR="002C7A97" w:rsidRPr="00A6195A" w:rsidRDefault="002C7A97" w:rsidP="00A6195A">
            <w:pPr>
              <w:rPr>
                <w:ins w:id="1602" w:author="Kha Truong" w:date="2024-06-28T11:40:00Z"/>
                <w:rFonts w:ascii="Trebuchet MS" w:hAnsi="Trebuchet MS" w:cs="Calibri"/>
                <w:highlight w:val="yellow"/>
              </w:rPr>
            </w:pPr>
            <w:ins w:id="1603" w:author="Kha Truong" w:date="2024-06-28T11:40:00Z">
              <w:r w:rsidRPr="00A6195A">
                <w:rPr>
                  <w:rFonts w:ascii="Trebuchet MS" w:hAnsi="Trebuchet MS" w:cs="Calibri"/>
                  <w:highlight w:val="yellow"/>
                </w:rPr>
                <w:t xml:space="preserve">          "</w:t>
              </w:r>
              <w:proofErr w:type="spellStart"/>
              <w:r w:rsidRPr="00A6195A">
                <w:rPr>
                  <w:rFonts w:ascii="Trebuchet MS" w:hAnsi="Trebuchet MS" w:cs="Calibri"/>
                  <w:highlight w:val="yellow"/>
                </w:rPr>
                <w:t>demoLicense</w:t>
              </w:r>
              <w:proofErr w:type="spellEnd"/>
              <w:r w:rsidRPr="00A6195A">
                <w:rPr>
                  <w:rFonts w:ascii="Trebuchet MS" w:hAnsi="Trebuchet MS" w:cs="Calibri"/>
                  <w:highlight w:val="yellow"/>
                </w:rPr>
                <w:t>": {</w:t>
              </w:r>
            </w:ins>
          </w:p>
          <w:p w14:paraId="27E5531D" w14:textId="77777777" w:rsidR="002C7A97" w:rsidRPr="00A6195A" w:rsidRDefault="002C7A97" w:rsidP="00A6195A">
            <w:pPr>
              <w:rPr>
                <w:ins w:id="1604" w:author="Kha Truong" w:date="2024-06-28T11:40:00Z"/>
                <w:rFonts w:ascii="Trebuchet MS" w:hAnsi="Trebuchet MS" w:cs="Calibri"/>
                <w:highlight w:val="yellow"/>
              </w:rPr>
            </w:pPr>
            <w:ins w:id="1605" w:author="Kha Truong" w:date="2024-06-28T11:40:00Z">
              <w:r w:rsidRPr="00A6195A">
                <w:rPr>
                  <w:rFonts w:ascii="Trebuchet MS" w:hAnsi="Trebuchet MS" w:cs="Calibri"/>
                  <w:highlight w:val="yellow"/>
                </w:rPr>
                <w:t xml:space="preserve">            "time": 30,</w:t>
              </w:r>
            </w:ins>
          </w:p>
          <w:p w14:paraId="23B2375C" w14:textId="77777777" w:rsidR="002C7A97" w:rsidRPr="00A6195A" w:rsidRDefault="002C7A97" w:rsidP="00A6195A">
            <w:pPr>
              <w:rPr>
                <w:ins w:id="1606" w:author="Kha Truong" w:date="2024-06-28T11:40:00Z"/>
                <w:rFonts w:ascii="Trebuchet MS" w:hAnsi="Trebuchet MS" w:cs="Calibri"/>
                <w:highlight w:val="yellow"/>
              </w:rPr>
            </w:pPr>
            <w:ins w:id="1607" w:author="Kha Truong" w:date="2024-06-28T11:40:00Z">
              <w:r w:rsidRPr="00A6195A">
                <w:rPr>
                  <w:rFonts w:ascii="Trebuchet MS" w:hAnsi="Trebuchet MS" w:cs="Calibri"/>
                  <w:highlight w:val="yellow"/>
                </w:rPr>
                <w:lastRenderedPageBreak/>
                <w:t xml:space="preserve">            "running": 0</w:t>
              </w:r>
            </w:ins>
          </w:p>
          <w:p w14:paraId="07028444" w14:textId="77777777" w:rsidR="002C7A97" w:rsidRDefault="002C7A97" w:rsidP="00A6195A">
            <w:pPr>
              <w:rPr>
                <w:ins w:id="1608" w:author="Kha Truong" w:date="2024-06-28T11:40:00Z"/>
                <w:rFonts w:ascii="Trebuchet MS" w:hAnsi="Trebuchet MS" w:cs="Calibri"/>
                <w:highlight w:val="yellow"/>
              </w:rPr>
            </w:pPr>
            <w:ins w:id="1609" w:author="Kha Truong" w:date="2024-06-28T11:40:00Z">
              <w:r w:rsidRPr="00A6195A">
                <w:rPr>
                  <w:rFonts w:ascii="Trebuchet MS" w:hAnsi="Trebuchet MS" w:cs="Calibri"/>
                  <w:highlight w:val="yellow"/>
                </w:rPr>
                <w:t xml:space="preserve">          }</w:t>
              </w:r>
              <w:r>
                <w:rPr>
                  <w:rFonts w:ascii="Trebuchet MS" w:hAnsi="Trebuchet MS" w:cs="Calibri"/>
                  <w:highlight w:val="yellow"/>
                </w:rPr>
                <w:t>,</w:t>
              </w:r>
            </w:ins>
          </w:p>
          <w:p w14:paraId="0698CEE4" w14:textId="77777777" w:rsidR="002C7A97" w:rsidRPr="00A6195A" w:rsidRDefault="002C7A97" w:rsidP="00A6195A">
            <w:pPr>
              <w:rPr>
                <w:ins w:id="1610" w:author="Kha Truong" w:date="2024-06-28T11:40:00Z"/>
                <w:rFonts w:ascii="Trebuchet MS" w:hAnsi="Trebuchet MS" w:cs="Calibri"/>
                <w:highlight w:val="yellow"/>
              </w:rPr>
            </w:pPr>
            <w:ins w:id="1611" w:author="Kha Truong" w:date="2024-06-28T11:40:00Z">
              <w:r>
                <w:rPr>
                  <w:rFonts w:ascii="Trebuchet MS" w:hAnsi="Trebuchet MS" w:cs="Calibri"/>
                  <w:highlight w:val="yellow"/>
                </w:rPr>
                <w:t xml:space="preserve">          </w:t>
              </w:r>
              <w:r w:rsidRPr="00A6195A">
                <w:rPr>
                  <w:rFonts w:ascii="Trebuchet MS" w:hAnsi="Trebuchet MS" w:cs="Calibri"/>
                  <w:highlight w:val="yellow"/>
                </w:rPr>
                <w:t>"requireLicense":1</w:t>
              </w:r>
            </w:ins>
          </w:p>
          <w:p w14:paraId="2F45BE6C" w14:textId="77777777" w:rsidR="002C7A97" w:rsidRPr="00160F0D" w:rsidRDefault="002C7A97" w:rsidP="00A6195A">
            <w:pPr>
              <w:rPr>
                <w:ins w:id="1612" w:author="Kha Truong" w:date="2024-06-28T11:40:00Z"/>
                <w:rFonts w:ascii="Trebuchet MS" w:hAnsi="Trebuchet MS" w:cs="Calibri"/>
              </w:rPr>
            </w:pPr>
            <w:ins w:id="1613" w:author="Kha Truong" w:date="2024-06-28T11:40:00Z">
              <w:r w:rsidRPr="00A6195A">
                <w:rPr>
                  <w:rFonts w:ascii="Trebuchet MS" w:hAnsi="Trebuchet MS" w:cs="Calibri"/>
                  <w:highlight w:val="yellow"/>
                </w:rPr>
                <w:t xml:space="preserve">        }</w:t>
              </w:r>
            </w:ins>
          </w:p>
          <w:p w14:paraId="21A6F48D" w14:textId="77777777" w:rsidR="002C7A97" w:rsidRPr="00160F0D" w:rsidRDefault="002C7A97" w:rsidP="00A6195A">
            <w:pPr>
              <w:rPr>
                <w:ins w:id="1614" w:author="Kha Truong" w:date="2024-06-28T11:40:00Z"/>
                <w:rFonts w:ascii="Trebuchet MS" w:hAnsi="Trebuchet MS" w:cs="Calibri"/>
              </w:rPr>
            </w:pPr>
            <w:ins w:id="1615" w:author="Kha Truong" w:date="2024-06-28T11:40:00Z">
              <w:r w:rsidRPr="00160F0D">
                <w:rPr>
                  <w:rFonts w:ascii="Trebuchet MS" w:hAnsi="Trebuchet MS" w:cs="Calibri"/>
                </w:rPr>
                <w:t xml:space="preserve">      ]</w:t>
              </w:r>
            </w:ins>
          </w:p>
          <w:p w14:paraId="1D008B5C" w14:textId="77777777" w:rsidR="002C7A97" w:rsidRDefault="002C7A97" w:rsidP="00A6195A">
            <w:pPr>
              <w:rPr>
                <w:ins w:id="1616" w:author="Kha Truong" w:date="2024-06-28T11:40:00Z"/>
                <w:rFonts w:ascii="Trebuchet MS" w:hAnsi="Trebuchet MS" w:cs="Calibri"/>
              </w:rPr>
            </w:pPr>
            <w:ins w:id="1617" w:author="Kha Truong" w:date="2024-06-28T11:40:00Z">
              <w:r w:rsidRPr="00160F0D">
                <w:rPr>
                  <w:rFonts w:ascii="Trebuchet MS" w:hAnsi="Trebuchet MS" w:cs="Calibri"/>
                </w:rPr>
                <w:t xml:space="preserve">    }</w:t>
              </w:r>
              <w:r>
                <w:rPr>
                  <w:rFonts w:ascii="Trebuchet MS" w:hAnsi="Trebuchet MS" w:cs="Calibri"/>
                </w:rPr>
                <w:t>,</w:t>
              </w:r>
            </w:ins>
          </w:p>
          <w:p w14:paraId="38EEFC7F" w14:textId="77777777" w:rsidR="002C7A97" w:rsidRPr="00160F0D" w:rsidRDefault="002C7A97" w:rsidP="00A6195A">
            <w:pPr>
              <w:rPr>
                <w:ins w:id="1618" w:author="Kha Truong" w:date="2024-06-28T11:40:00Z"/>
                <w:rFonts w:ascii="Trebuchet MS" w:hAnsi="Trebuchet MS" w:cs="Calibri"/>
              </w:rPr>
            </w:pPr>
            <w:ins w:id="1619" w:author="Kha Truong" w:date="2024-06-28T11:40:00Z">
              <w:r w:rsidRPr="00160F0D">
                <w:rPr>
                  <w:rFonts w:ascii="Trebuchet MS" w:hAnsi="Trebuchet MS" w:cs="Calibri"/>
                </w:rPr>
                <w:t xml:space="preserve">    {</w:t>
              </w:r>
            </w:ins>
          </w:p>
          <w:p w14:paraId="43597731" w14:textId="77777777" w:rsidR="002C7A97" w:rsidRPr="00160F0D" w:rsidRDefault="002C7A97" w:rsidP="00A6195A">
            <w:pPr>
              <w:rPr>
                <w:ins w:id="1620" w:author="Kha Truong" w:date="2024-06-28T11:40:00Z"/>
                <w:rFonts w:ascii="Trebuchet MS" w:hAnsi="Trebuchet MS" w:cs="Calibri"/>
              </w:rPr>
            </w:pPr>
            <w:ins w:id="1621" w:author="Kha Truong" w:date="2024-06-28T11:40:00Z">
              <w:r>
                <w:rPr>
                  <w:rFonts w:ascii="Trebuchet MS" w:hAnsi="Trebuchet MS" w:cs="Calibri"/>
                </w:rPr>
                <w:t xml:space="preserve">      "</w:t>
              </w:r>
              <w:proofErr w:type="spellStart"/>
              <w:r>
                <w:rPr>
                  <w:rFonts w:ascii="Trebuchet MS" w:hAnsi="Trebuchet MS" w:cs="Calibri"/>
                </w:rPr>
                <w:t>chassisId</w:t>
              </w:r>
              <w:proofErr w:type="spellEnd"/>
              <w:r>
                <w:rPr>
                  <w:rFonts w:ascii="Trebuchet MS" w:hAnsi="Trebuchet MS" w:cs="Calibri"/>
                </w:rPr>
                <w:t>": 2</w:t>
              </w:r>
              <w:r w:rsidRPr="00160F0D">
                <w:rPr>
                  <w:rFonts w:ascii="Trebuchet MS" w:hAnsi="Trebuchet MS" w:cs="Calibri"/>
                </w:rPr>
                <w:t>,</w:t>
              </w:r>
            </w:ins>
          </w:p>
          <w:p w14:paraId="5A3E7195" w14:textId="77777777" w:rsidR="002C7A97" w:rsidRPr="00160F0D" w:rsidRDefault="002C7A97" w:rsidP="00A6195A">
            <w:pPr>
              <w:rPr>
                <w:ins w:id="1622" w:author="Kha Truong" w:date="2024-06-28T11:40:00Z"/>
                <w:rFonts w:ascii="Trebuchet MS" w:hAnsi="Trebuchet MS" w:cs="Calibri"/>
              </w:rPr>
            </w:pPr>
            <w:ins w:id="1623" w:author="Kha Truong" w:date="2024-06-28T11:40:00Z">
              <w:r w:rsidRPr="00160F0D">
                <w:rPr>
                  <w:rFonts w:ascii="Trebuchet MS" w:hAnsi="Trebuchet MS" w:cs="Calibri"/>
                </w:rPr>
                <w:t xml:space="preserve">    </w:t>
              </w:r>
              <w:r>
                <w:rPr>
                  <w:rFonts w:ascii="Trebuchet MS" w:hAnsi="Trebuchet MS" w:cs="Calibri"/>
                </w:rPr>
                <w:t xml:space="preserve">  "</w:t>
              </w:r>
              <w:proofErr w:type="spellStart"/>
              <w:r>
                <w:rPr>
                  <w:rFonts w:ascii="Trebuchet MS" w:hAnsi="Trebuchet MS" w:cs="Calibri"/>
                </w:rPr>
                <w:t>serialNumber</w:t>
              </w:r>
              <w:proofErr w:type="spellEnd"/>
              <w:r>
                <w:rPr>
                  <w:rFonts w:ascii="Trebuchet MS" w:hAnsi="Trebuchet MS" w:cs="Calibri"/>
                </w:rPr>
                <w:t>": "T1234567889K</w:t>
              </w:r>
              <w:r w:rsidRPr="00160F0D">
                <w:rPr>
                  <w:rFonts w:ascii="Trebuchet MS" w:hAnsi="Trebuchet MS" w:cs="Calibri"/>
                </w:rPr>
                <w:t>",</w:t>
              </w:r>
            </w:ins>
          </w:p>
          <w:p w14:paraId="289858B7" w14:textId="77777777" w:rsidR="002C7A97" w:rsidRPr="00160F0D" w:rsidRDefault="002C7A97" w:rsidP="00A6195A">
            <w:pPr>
              <w:rPr>
                <w:ins w:id="1624" w:author="Kha Truong" w:date="2024-06-28T11:40:00Z"/>
                <w:rFonts w:ascii="Trebuchet MS" w:hAnsi="Trebuchet MS" w:cs="Calibri"/>
              </w:rPr>
            </w:pPr>
            <w:ins w:id="1625" w:author="Kha Truong" w:date="2024-06-28T11:40:00Z">
              <w:r w:rsidRPr="00160F0D">
                <w:rPr>
                  <w:rFonts w:ascii="Trebuchet MS" w:hAnsi="Trebuchet MS" w:cs="Calibri"/>
                </w:rPr>
                <w:t xml:space="preserve">      </w:t>
              </w:r>
              <w:r>
                <w:rPr>
                  <w:rFonts w:ascii="Trebuchet MS" w:hAnsi="Trebuchet MS" w:cs="Calibri"/>
                </w:rPr>
                <w:t>"</w:t>
              </w:r>
              <w:proofErr w:type="spellStart"/>
              <w:r>
                <w:rPr>
                  <w:rFonts w:ascii="Trebuchet MS" w:hAnsi="Trebuchet MS" w:cs="Calibri"/>
                </w:rPr>
                <w:t>macAddress</w:t>
              </w:r>
              <w:proofErr w:type="spellEnd"/>
              <w:r>
                <w:rPr>
                  <w:rFonts w:ascii="Trebuchet MS" w:hAnsi="Trebuchet MS" w:cs="Calibri"/>
                </w:rPr>
                <w:t>": "00:D0:95:01:88:9C</w:t>
              </w:r>
              <w:r w:rsidRPr="00160F0D">
                <w:rPr>
                  <w:rFonts w:ascii="Trebuchet MS" w:hAnsi="Trebuchet MS" w:cs="Calibri"/>
                </w:rPr>
                <w:t>",</w:t>
              </w:r>
            </w:ins>
          </w:p>
          <w:p w14:paraId="77903A6C" w14:textId="77777777" w:rsidR="002C7A97" w:rsidRPr="00E15D06" w:rsidRDefault="002C7A97" w:rsidP="00A6195A">
            <w:pPr>
              <w:rPr>
                <w:ins w:id="1626" w:author="Kha Truong" w:date="2024-06-28T11:40:00Z"/>
                <w:rFonts w:ascii="Trebuchet MS" w:hAnsi="Trebuchet MS" w:cs="Calibri"/>
                <w:lang w:val="pt-BR"/>
                <w:rPrChange w:id="1627" w:author="Vachiravel Sabarinathan" w:date="2024-06-30T20:01:00Z">
                  <w:rPr>
                    <w:ins w:id="1628" w:author="Kha Truong" w:date="2024-06-28T11:40:00Z"/>
                    <w:rFonts w:ascii="Trebuchet MS" w:hAnsi="Trebuchet MS" w:cs="Calibri"/>
                  </w:rPr>
                </w:rPrChange>
              </w:rPr>
            </w:pPr>
            <w:ins w:id="1629" w:author="Kha Truong" w:date="2024-06-28T11:40:00Z">
              <w:r>
                <w:rPr>
                  <w:rFonts w:ascii="Trebuchet MS" w:hAnsi="Trebuchet MS" w:cs="Calibri"/>
                </w:rPr>
                <w:t xml:space="preserve">      </w:t>
              </w:r>
              <w:r w:rsidRPr="00E15D06">
                <w:rPr>
                  <w:rFonts w:ascii="Trebuchet MS" w:hAnsi="Trebuchet MS" w:cs="Calibri"/>
                  <w:lang w:val="pt-BR"/>
                  <w:rPrChange w:id="1630" w:author="Vachiravel Sabarinathan" w:date="2024-06-30T20:01:00Z">
                    <w:rPr>
                      <w:rFonts w:ascii="Trebuchet MS" w:hAnsi="Trebuchet MS" w:cs="Calibri"/>
                    </w:rPr>
                  </w:rPrChange>
                </w:rPr>
                <w:t>"role": 1,</w:t>
              </w:r>
            </w:ins>
          </w:p>
          <w:p w14:paraId="731E282F" w14:textId="77777777" w:rsidR="002C7A97" w:rsidRPr="00E15D06" w:rsidRDefault="002C7A97" w:rsidP="00A6195A">
            <w:pPr>
              <w:rPr>
                <w:ins w:id="1631" w:author="Kha Truong" w:date="2024-06-28T11:40:00Z"/>
                <w:rFonts w:ascii="Trebuchet MS" w:hAnsi="Trebuchet MS" w:cs="Calibri"/>
                <w:lang w:val="pt-BR"/>
                <w:rPrChange w:id="1632" w:author="Vachiravel Sabarinathan" w:date="2024-06-30T20:01:00Z">
                  <w:rPr>
                    <w:ins w:id="1633" w:author="Kha Truong" w:date="2024-06-28T11:40:00Z"/>
                    <w:rFonts w:ascii="Trebuchet MS" w:hAnsi="Trebuchet MS" w:cs="Calibri"/>
                  </w:rPr>
                </w:rPrChange>
              </w:rPr>
            </w:pPr>
            <w:ins w:id="1634" w:author="Kha Truong" w:date="2024-06-28T11:40:00Z">
              <w:r w:rsidRPr="00E15D06">
                <w:rPr>
                  <w:rFonts w:ascii="Trebuchet MS" w:hAnsi="Trebuchet MS" w:cs="Calibri"/>
                  <w:lang w:val="pt-BR"/>
                  <w:rPrChange w:id="1635" w:author="Vachiravel Sabarinathan" w:date="2024-06-30T20:01:00Z">
                    <w:rPr>
                      <w:rFonts w:ascii="Trebuchet MS" w:hAnsi="Trebuchet MS" w:cs="Calibri"/>
                    </w:rPr>
                  </w:rPrChange>
                </w:rPr>
                <w:t xml:space="preserve">      "</w:t>
              </w:r>
              <w:proofErr w:type="spellStart"/>
              <w:r w:rsidRPr="00E15D06">
                <w:rPr>
                  <w:rFonts w:ascii="Trebuchet MS" w:hAnsi="Trebuchet MS" w:cs="Calibri"/>
                  <w:lang w:val="pt-BR"/>
                  <w:rPrChange w:id="1636" w:author="Vachiravel Sabarinathan" w:date="2024-06-30T20:01:00Z">
                    <w:rPr>
                      <w:rFonts w:ascii="Trebuchet MS" w:hAnsi="Trebuchet MS" w:cs="Calibri"/>
                    </w:rPr>
                  </w:rPrChange>
                </w:rPr>
                <w:t>modelName</w:t>
              </w:r>
              <w:proofErr w:type="spellEnd"/>
              <w:r w:rsidRPr="00E15D06">
                <w:rPr>
                  <w:rFonts w:ascii="Trebuchet MS" w:hAnsi="Trebuchet MS" w:cs="Calibri"/>
                  <w:lang w:val="pt-BR"/>
                  <w:rPrChange w:id="1637" w:author="Vachiravel Sabarinathan" w:date="2024-06-30T20:01:00Z">
                    <w:rPr>
                      <w:rFonts w:ascii="Trebuchet MS" w:hAnsi="Trebuchet MS" w:cs="Calibri"/>
                    </w:rPr>
                  </w:rPrChange>
                </w:rPr>
                <w:t>": "OS687024-SIM",</w:t>
              </w:r>
            </w:ins>
          </w:p>
          <w:p w14:paraId="66F88317" w14:textId="77777777" w:rsidR="002C7A97" w:rsidRPr="00E15D06" w:rsidRDefault="002C7A97" w:rsidP="00A6195A">
            <w:pPr>
              <w:rPr>
                <w:ins w:id="1638" w:author="Kha Truong" w:date="2024-06-28T11:40:00Z"/>
                <w:rFonts w:ascii="Trebuchet MS" w:hAnsi="Trebuchet MS" w:cs="Calibri"/>
                <w:lang w:val="pt-BR"/>
                <w:rPrChange w:id="1639" w:author="Vachiravel Sabarinathan" w:date="2024-06-30T20:01:00Z">
                  <w:rPr>
                    <w:ins w:id="1640" w:author="Kha Truong" w:date="2024-06-28T11:40:00Z"/>
                    <w:rFonts w:ascii="Trebuchet MS" w:hAnsi="Trebuchet MS" w:cs="Calibri"/>
                  </w:rPr>
                </w:rPrChange>
              </w:rPr>
            </w:pPr>
            <w:ins w:id="1641" w:author="Kha Truong" w:date="2024-06-28T11:40:00Z">
              <w:r w:rsidRPr="00E15D06">
                <w:rPr>
                  <w:rFonts w:ascii="Trebuchet MS" w:hAnsi="Trebuchet MS" w:cs="Calibri"/>
                  <w:lang w:val="pt-BR"/>
                  <w:rPrChange w:id="1642" w:author="Vachiravel Sabarinathan" w:date="2024-06-30T20:01:00Z">
                    <w:rPr>
                      <w:rFonts w:ascii="Trebuchet MS" w:hAnsi="Trebuchet MS" w:cs="Calibri"/>
                    </w:rPr>
                  </w:rPrChange>
                </w:rPr>
                <w:t xml:space="preserve">      "</w:t>
              </w:r>
              <w:proofErr w:type="spellStart"/>
              <w:r w:rsidRPr="00E15D06">
                <w:rPr>
                  <w:rFonts w:ascii="Trebuchet MS" w:hAnsi="Trebuchet MS" w:cs="Calibri"/>
                  <w:lang w:val="pt-BR"/>
                  <w:rPrChange w:id="1643" w:author="Vachiravel Sabarinathan" w:date="2024-06-30T20:01:00Z">
                    <w:rPr>
                      <w:rFonts w:ascii="Trebuchet MS" w:hAnsi="Trebuchet MS" w:cs="Calibri"/>
                    </w:rPr>
                  </w:rPrChange>
                </w:rPr>
                <w:t>licenseInfo</w:t>
              </w:r>
              <w:proofErr w:type="spellEnd"/>
              <w:r w:rsidRPr="00E15D06">
                <w:rPr>
                  <w:rFonts w:ascii="Trebuchet MS" w:hAnsi="Trebuchet MS" w:cs="Calibri"/>
                  <w:lang w:val="pt-BR"/>
                  <w:rPrChange w:id="1644" w:author="Vachiravel Sabarinathan" w:date="2024-06-30T20:01:00Z">
                    <w:rPr>
                      <w:rFonts w:ascii="Trebuchet MS" w:hAnsi="Trebuchet MS" w:cs="Calibri"/>
                    </w:rPr>
                  </w:rPrChange>
                </w:rPr>
                <w:t>": [</w:t>
              </w:r>
            </w:ins>
          </w:p>
          <w:p w14:paraId="66C9F879" w14:textId="77777777" w:rsidR="002C7A97" w:rsidRPr="00C102A3" w:rsidRDefault="002C7A97" w:rsidP="00A6195A">
            <w:pPr>
              <w:rPr>
                <w:ins w:id="1645" w:author="Kha Truong" w:date="2024-06-28T11:40:00Z"/>
                <w:rFonts w:ascii="Trebuchet MS" w:hAnsi="Trebuchet MS" w:cs="Calibri"/>
                <w:highlight w:val="yellow"/>
              </w:rPr>
            </w:pPr>
            <w:ins w:id="1646" w:author="Kha Truong" w:date="2024-06-28T11:40:00Z">
              <w:r w:rsidRPr="00E15D06">
                <w:rPr>
                  <w:rFonts w:ascii="Trebuchet MS" w:hAnsi="Trebuchet MS" w:cs="Calibri"/>
                  <w:lang w:val="pt-BR"/>
                  <w:rPrChange w:id="1647" w:author="Vachiravel Sabarinathan" w:date="2024-06-30T20:01:00Z">
                    <w:rPr>
                      <w:rFonts w:ascii="Trebuchet MS" w:hAnsi="Trebuchet MS" w:cs="Calibri"/>
                    </w:rPr>
                  </w:rPrChange>
                </w:rPr>
                <w:t xml:space="preserve">        </w:t>
              </w:r>
              <w:r w:rsidRPr="00C102A3">
                <w:rPr>
                  <w:rFonts w:ascii="Trebuchet MS" w:hAnsi="Trebuchet MS" w:cs="Calibri"/>
                  <w:highlight w:val="yellow"/>
                </w:rPr>
                <w:t>{</w:t>
              </w:r>
            </w:ins>
          </w:p>
          <w:p w14:paraId="6D4E221B" w14:textId="77777777" w:rsidR="002C7A97" w:rsidRPr="00C102A3" w:rsidRDefault="002C7A97" w:rsidP="00A6195A">
            <w:pPr>
              <w:rPr>
                <w:ins w:id="1648" w:author="Kha Truong" w:date="2024-06-28T11:40:00Z"/>
                <w:rFonts w:ascii="Trebuchet MS" w:hAnsi="Trebuchet MS" w:cs="Calibri"/>
                <w:highlight w:val="yellow"/>
              </w:rPr>
            </w:pPr>
            <w:ins w:id="1649" w:author="Kha Truong" w:date="2024-06-28T11:40:00Z">
              <w:r w:rsidRPr="00C102A3">
                <w:rPr>
                  <w:rFonts w:ascii="Trebuchet MS" w:hAnsi="Trebuchet MS" w:cs="Calibri"/>
                  <w:highlight w:val="yellow"/>
                </w:rPr>
                <w:t xml:space="preserve">          "</w:t>
              </w:r>
              <w:proofErr w:type="spellStart"/>
              <w:r w:rsidRPr="00C102A3">
                <w:rPr>
                  <w:rFonts w:ascii="Trebuchet MS" w:hAnsi="Trebuchet MS" w:cs="Calibri"/>
                  <w:highlight w:val="yellow"/>
                </w:rPr>
                <w:t>featureId</w:t>
              </w:r>
              <w:proofErr w:type="spellEnd"/>
              <w:r w:rsidRPr="00C102A3">
                <w:rPr>
                  <w:rFonts w:ascii="Trebuchet MS" w:hAnsi="Trebuchet MS" w:cs="Calibri"/>
                  <w:highlight w:val="yellow"/>
                </w:rPr>
                <w:t>": 13,</w:t>
              </w:r>
            </w:ins>
          </w:p>
          <w:p w14:paraId="697F5214" w14:textId="77777777" w:rsidR="002C7A97" w:rsidRPr="00C102A3" w:rsidRDefault="002C7A97" w:rsidP="00A6195A">
            <w:pPr>
              <w:rPr>
                <w:ins w:id="1650" w:author="Kha Truong" w:date="2024-06-28T11:40:00Z"/>
                <w:rFonts w:ascii="Trebuchet MS" w:hAnsi="Trebuchet MS" w:cs="Calibri"/>
                <w:highlight w:val="yellow"/>
              </w:rPr>
            </w:pPr>
            <w:ins w:id="1651" w:author="Kha Truong" w:date="2024-06-28T11:40:00Z">
              <w:r w:rsidRPr="00C102A3">
                <w:rPr>
                  <w:rFonts w:ascii="Trebuchet MS" w:hAnsi="Trebuchet MS" w:cs="Calibri"/>
                  <w:highlight w:val="yellow"/>
                </w:rPr>
                <w:t xml:space="preserve">          "version": "version-exp-50G",</w:t>
              </w:r>
            </w:ins>
          </w:p>
          <w:p w14:paraId="547CB53D" w14:textId="77777777" w:rsidR="002C7A97" w:rsidRPr="00C102A3" w:rsidRDefault="002C7A97" w:rsidP="00A6195A">
            <w:pPr>
              <w:rPr>
                <w:ins w:id="1652" w:author="Kha Truong" w:date="2024-06-28T11:40:00Z"/>
                <w:rFonts w:ascii="Trebuchet MS" w:hAnsi="Trebuchet MS" w:cs="Calibri"/>
                <w:highlight w:val="yellow"/>
              </w:rPr>
            </w:pPr>
            <w:ins w:id="1653" w:author="Kha Truong" w:date="2024-06-28T11:40:00Z">
              <w:r w:rsidRPr="00C102A3">
                <w:rPr>
                  <w:rFonts w:ascii="Trebuchet MS" w:hAnsi="Trebuchet MS" w:cs="Calibri"/>
                  <w:highlight w:val="yellow"/>
                </w:rPr>
                <w:t xml:space="preserve">          "</w:t>
              </w:r>
              <w:proofErr w:type="spellStart"/>
              <w:r w:rsidRPr="00C102A3">
                <w:rPr>
                  <w:rFonts w:ascii="Trebuchet MS" w:hAnsi="Trebuchet MS" w:cs="Calibri"/>
                  <w:highlight w:val="yellow"/>
                </w:rPr>
                <w:t>featureStatus</w:t>
              </w:r>
              <w:proofErr w:type="spellEnd"/>
              <w:r w:rsidRPr="00C102A3">
                <w:rPr>
                  <w:rFonts w:ascii="Trebuchet MS" w:hAnsi="Trebuchet MS" w:cs="Calibri"/>
                  <w:highlight w:val="yellow"/>
                </w:rPr>
                <w:t>": 1,</w:t>
              </w:r>
            </w:ins>
          </w:p>
          <w:p w14:paraId="4F41B52F" w14:textId="77777777" w:rsidR="002C7A97" w:rsidRPr="00C102A3" w:rsidRDefault="002C7A97" w:rsidP="00A6195A">
            <w:pPr>
              <w:rPr>
                <w:ins w:id="1654" w:author="Kha Truong" w:date="2024-06-28T11:40:00Z"/>
                <w:rFonts w:ascii="Trebuchet MS" w:hAnsi="Trebuchet MS" w:cs="Calibri"/>
                <w:highlight w:val="yellow"/>
              </w:rPr>
            </w:pPr>
            <w:ins w:id="1655" w:author="Kha Truong" w:date="2024-06-28T11:40:00Z">
              <w:r w:rsidRPr="00C102A3">
                <w:rPr>
                  <w:rFonts w:ascii="Trebuchet MS" w:hAnsi="Trebuchet MS" w:cs="Calibri"/>
                  <w:highlight w:val="yellow"/>
                </w:rPr>
                <w:t xml:space="preserve">          "</w:t>
              </w:r>
              <w:proofErr w:type="spellStart"/>
              <w:r w:rsidRPr="00C102A3">
                <w:rPr>
                  <w:rFonts w:ascii="Trebuchet MS" w:hAnsi="Trebuchet MS" w:cs="Calibri"/>
                  <w:highlight w:val="yellow"/>
                </w:rPr>
                <w:t>licenseStatus</w:t>
              </w:r>
              <w:proofErr w:type="spellEnd"/>
              <w:r w:rsidRPr="00C102A3">
                <w:rPr>
                  <w:rFonts w:ascii="Trebuchet MS" w:hAnsi="Trebuchet MS" w:cs="Calibri"/>
                  <w:highlight w:val="yellow"/>
                </w:rPr>
                <w:t>": 1,</w:t>
              </w:r>
            </w:ins>
          </w:p>
          <w:p w14:paraId="26D0A59E" w14:textId="77777777" w:rsidR="002C7A97" w:rsidRPr="00C102A3" w:rsidRDefault="002C7A97" w:rsidP="00A6195A">
            <w:pPr>
              <w:rPr>
                <w:ins w:id="1656" w:author="Kha Truong" w:date="2024-06-28T11:40:00Z"/>
                <w:rFonts w:ascii="Trebuchet MS" w:hAnsi="Trebuchet MS" w:cs="Calibri"/>
                <w:highlight w:val="yellow"/>
              </w:rPr>
            </w:pPr>
            <w:ins w:id="1657" w:author="Kha Truong" w:date="2024-06-28T11:40:00Z">
              <w:r w:rsidRPr="00C102A3">
                <w:rPr>
                  <w:rFonts w:ascii="Trebuchet MS" w:hAnsi="Trebuchet MS" w:cs="Calibri"/>
                  <w:highlight w:val="yellow"/>
                </w:rPr>
                <w:t xml:space="preserve">          "</w:t>
              </w:r>
              <w:proofErr w:type="spellStart"/>
              <w:r w:rsidRPr="00C102A3">
                <w:rPr>
                  <w:rFonts w:ascii="Trebuchet MS" w:hAnsi="Trebuchet MS" w:cs="Calibri"/>
                  <w:highlight w:val="yellow"/>
                </w:rPr>
                <w:t>demoLicense</w:t>
              </w:r>
              <w:proofErr w:type="spellEnd"/>
              <w:r w:rsidRPr="00C102A3">
                <w:rPr>
                  <w:rFonts w:ascii="Trebuchet MS" w:hAnsi="Trebuchet MS" w:cs="Calibri"/>
                  <w:highlight w:val="yellow"/>
                </w:rPr>
                <w:t>": {</w:t>
              </w:r>
            </w:ins>
          </w:p>
          <w:p w14:paraId="2D6E5433" w14:textId="77777777" w:rsidR="002C7A97" w:rsidRPr="00C102A3" w:rsidRDefault="002C7A97" w:rsidP="00A6195A">
            <w:pPr>
              <w:rPr>
                <w:ins w:id="1658" w:author="Kha Truong" w:date="2024-06-28T11:40:00Z"/>
                <w:rFonts w:ascii="Trebuchet MS" w:hAnsi="Trebuchet MS" w:cs="Calibri"/>
                <w:highlight w:val="yellow"/>
              </w:rPr>
            </w:pPr>
            <w:ins w:id="1659" w:author="Kha Truong" w:date="2024-06-28T11:40:00Z">
              <w:r w:rsidRPr="00C102A3">
                <w:rPr>
                  <w:rFonts w:ascii="Trebuchet MS" w:hAnsi="Trebuchet MS" w:cs="Calibri"/>
                  <w:highlight w:val="yellow"/>
                </w:rPr>
                <w:t xml:space="preserve">            "time": 30,</w:t>
              </w:r>
            </w:ins>
          </w:p>
          <w:p w14:paraId="7CA0EC09" w14:textId="77777777" w:rsidR="002C7A97" w:rsidRPr="00C102A3" w:rsidRDefault="002C7A97" w:rsidP="00A6195A">
            <w:pPr>
              <w:rPr>
                <w:ins w:id="1660" w:author="Kha Truong" w:date="2024-06-28T11:40:00Z"/>
                <w:rFonts w:ascii="Trebuchet MS" w:hAnsi="Trebuchet MS" w:cs="Calibri"/>
                <w:highlight w:val="yellow"/>
              </w:rPr>
            </w:pPr>
            <w:ins w:id="1661" w:author="Kha Truong" w:date="2024-06-28T11:40:00Z">
              <w:r w:rsidRPr="00C102A3">
                <w:rPr>
                  <w:rFonts w:ascii="Trebuchet MS" w:hAnsi="Trebuchet MS" w:cs="Calibri"/>
                  <w:highlight w:val="yellow"/>
                </w:rPr>
                <w:t xml:space="preserve">            "running": 0</w:t>
              </w:r>
            </w:ins>
          </w:p>
          <w:p w14:paraId="448C085C" w14:textId="77777777" w:rsidR="002C7A97" w:rsidRDefault="002C7A97" w:rsidP="00A6195A">
            <w:pPr>
              <w:rPr>
                <w:ins w:id="1662" w:author="Kha Truong" w:date="2024-06-28T11:40:00Z"/>
                <w:rFonts w:ascii="Trebuchet MS" w:hAnsi="Trebuchet MS" w:cs="Calibri"/>
                <w:highlight w:val="yellow"/>
              </w:rPr>
            </w:pPr>
            <w:ins w:id="1663" w:author="Kha Truong" w:date="2024-06-28T11:40:00Z">
              <w:r w:rsidRPr="00C102A3">
                <w:rPr>
                  <w:rFonts w:ascii="Trebuchet MS" w:hAnsi="Trebuchet MS" w:cs="Calibri"/>
                  <w:highlight w:val="yellow"/>
                </w:rPr>
                <w:t xml:space="preserve">          }</w:t>
              </w:r>
              <w:r>
                <w:rPr>
                  <w:rFonts w:ascii="Trebuchet MS" w:hAnsi="Trebuchet MS" w:cs="Calibri"/>
                  <w:highlight w:val="yellow"/>
                </w:rPr>
                <w:t>,</w:t>
              </w:r>
            </w:ins>
          </w:p>
          <w:p w14:paraId="4B298B43" w14:textId="77777777" w:rsidR="002C7A97" w:rsidRPr="00C102A3" w:rsidRDefault="002C7A97" w:rsidP="00A6195A">
            <w:pPr>
              <w:rPr>
                <w:ins w:id="1664" w:author="Kha Truong" w:date="2024-06-28T11:40:00Z"/>
                <w:rFonts w:ascii="Trebuchet MS" w:hAnsi="Trebuchet MS" w:cs="Calibri"/>
                <w:highlight w:val="yellow"/>
              </w:rPr>
            </w:pPr>
            <w:ins w:id="1665" w:author="Kha Truong" w:date="2024-06-28T11:40:00Z">
              <w:r>
                <w:rPr>
                  <w:rFonts w:ascii="Trebuchet MS" w:hAnsi="Trebuchet MS" w:cs="Calibri"/>
                  <w:highlight w:val="yellow"/>
                </w:rPr>
                <w:t xml:space="preserve">          </w:t>
              </w:r>
              <w:r w:rsidRPr="00411EBC">
                <w:rPr>
                  <w:rFonts w:ascii="Trebuchet MS" w:hAnsi="Trebuchet MS" w:cs="Calibri"/>
                  <w:highlight w:val="yellow"/>
                </w:rPr>
                <w:t>"requireLicense":1</w:t>
              </w:r>
            </w:ins>
          </w:p>
          <w:p w14:paraId="13D05B04" w14:textId="77777777" w:rsidR="002C7A97" w:rsidRPr="00160F0D" w:rsidRDefault="002C7A97" w:rsidP="00A6195A">
            <w:pPr>
              <w:rPr>
                <w:ins w:id="1666" w:author="Kha Truong" w:date="2024-06-28T11:40:00Z"/>
                <w:rFonts w:ascii="Trebuchet MS" w:hAnsi="Trebuchet MS" w:cs="Calibri"/>
              </w:rPr>
            </w:pPr>
            <w:ins w:id="1667" w:author="Kha Truong" w:date="2024-06-28T11:40:00Z">
              <w:r w:rsidRPr="00160F0D">
                <w:rPr>
                  <w:rFonts w:ascii="Trebuchet MS" w:hAnsi="Trebuchet MS" w:cs="Calibri"/>
                </w:rPr>
                <w:t xml:space="preserve">      ]</w:t>
              </w:r>
            </w:ins>
          </w:p>
          <w:p w14:paraId="3B405B7B" w14:textId="77777777" w:rsidR="002C7A97" w:rsidRPr="00160F0D" w:rsidRDefault="002C7A97" w:rsidP="00A6195A">
            <w:pPr>
              <w:rPr>
                <w:ins w:id="1668" w:author="Kha Truong" w:date="2024-06-28T11:40:00Z"/>
                <w:rFonts w:ascii="Trebuchet MS" w:hAnsi="Trebuchet MS" w:cs="Calibri"/>
              </w:rPr>
            </w:pPr>
            <w:ins w:id="1669" w:author="Kha Truong" w:date="2024-06-28T11:40:00Z">
              <w:r w:rsidRPr="00160F0D">
                <w:rPr>
                  <w:rFonts w:ascii="Trebuchet MS" w:hAnsi="Trebuchet MS" w:cs="Calibri"/>
                </w:rPr>
                <w:t xml:space="preserve">    }</w:t>
              </w:r>
              <w:r>
                <w:rPr>
                  <w:rFonts w:ascii="Trebuchet MS" w:hAnsi="Trebuchet MS" w:cs="Calibri"/>
                </w:rPr>
                <w:t>,</w:t>
              </w:r>
            </w:ins>
          </w:p>
          <w:p w14:paraId="2F024BE9" w14:textId="77777777" w:rsidR="002C7A97" w:rsidRPr="00160F0D" w:rsidRDefault="002C7A97" w:rsidP="00A6195A">
            <w:pPr>
              <w:rPr>
                <w:ins w:id="1670" w:author="Kha Truong" w:date="2024-06-28T11:40:00Z"/>
                <w:rFonts w:ascii="Trebuchet MS" w:hAnsi="Trebuchet MS" w:cs="Calibri"/>
              </w:rPr>
            </w:pPr>
            <w:ins w:id="1671" w:author="Kha Truong" w:date="2024-06-28T11:40:00Z">
              <w:r w:rsidRPr="00160F0D">
                <w:rPr>
                  <w:rFonts w:ascii="Trebuchet MS" w:hAnsi="Trebuchet MS" w:cs="Calibri"/>
                </w:rPr>
                <w:t xml:space="preserve">  ]</w:t>
              </w:r>
            </w:ins>
          </w:p>
          <w:p w14:paraId="0626F567" w14:textId="77777777" w:rsidR="002C7A97" w:rsidRDefault="002C7A97" w:rsidP="00A6195A">
            <w:pPr>
              <w:rPr>
                <w:ins w:id="1672" w:author="Kha Truong" w:date="2024-06-28T11:40:00Z"/>
                <w:rFonts w:ascii="Trebuchet MS" w:hAnsi="Trebuchet MS" w:cs="Calibri"/>
              </w:rPr>
            </w:pPr>
            <w:ins w:id="1673" w:author="Kha Truong" w:date="2024-06-28T11:40:00Z">
              <w:r w:rsidRPr="00160F0D">
                <w:rPr>
                  <w:rFonts w:ascii="Trebuchet MS" w:hAnsi="Trebuchet MS" w:cs="Calibri"/>
                </w:rPr>
                <w:t>}</w:t>
              </w:r>
            </w:ins>
          </w:p>
        </w:tc>
        <w:tc>
          <w:tcPr>
            <w:tcW w:w="2335" w:type="dxa"/>
          </w:tcPr>
          <w:p w14:paraId="1FA11609" w14:textId="77777777" w:rsidR="002C7A97" w:rsidRDefault="002C7A97" w:rsidP="00A6195A">
            <w:pPr>
              <w:rPr>
                <w:ins w:id="1674" w:author="Kha Truong" w:date="2024-06-28T11:40:00Z"/>
                <w:rFonts w:ascii="Trebuchet MS" w:hAnsi="Trebuchet MS" w:cs="Calibri"/>
              </w:rPr>
            </w:pPr>
          </w:p>
        </w:tc>
      </w:tr>
      <w:tr w:rsidR="002C7A97" w14:paraId="5F613184" w14:textId="77777777" w:rsidTr="00A6195A">
        <w:trPr>
          <w:ins w:id="1675" w:author="Kha Truong" w:date="2024-06-28T11:40:00Z"/>
        </w:trPr>
        <w:tc>
          <w:tcPr>
            <w:tcW w:w="1845" w:type="dxa"/>
          </w:tcPr>
          <w:p w14:paraId="32D246E7" w14:textId="77777777" w:rsidR="002C7A97" w:rsidRDefault="002C7A97" w:rsidP="00A6195A">
            <w:pPr>
              <w:rPr>
                <w:ins w:id="1676" w:author="Kha Truong" w:date="2024-06-28T11:40:00Z"/>
                <w:rFonts w:ascii="Trebuchet MS" w:hAnsi="Trebuchet MS" w:cs="Calibri"/>
              </w:rPr>
            </w:pPr>
            <w:ins w:id="1677" w:author="Kha Truong" w:date="2024-06-28T11:40:00Z">
              <w:r>
                <w:rPr>
                  <w:rFonts w:ascii="Trebuchet MS" w:hAnsi="Trebuchet MS" w:cs="Calibri"/>
                </w:rPr>
                <w:t>Server Response Update</w:t>
              </w:r>
            </w:ins>
          </w:p>
        </w:tc>
        <w:tc>
          <w:tcPr>
            <w:tcW w:w="5170" w:type="dxa"/>
          </w:tcPr>
          <w:p w14:paraId="47F6E190" w14:textId="77777777" w:rsidR="002C7A97" w:rsidRPr="00160F0D" w:rsidRDefault="002C7A97" w:rsidP="00A6195A">
            <w:pPr>
              <w:rPr>
                <w:ins w:id="1678" w:author="Kha Truong" w:date="2024-06-28T11:40:00Z"/>
                <w:rFonts w:ascii="Trebuchet MS" w:hAnsi="Trebuchet MS" w:cs="Calibri"/>
              </w:rPr>
            </w:pPr>
            <w:ins w:id="1679" w:author="Kha Truong" w:date="2024-06-28T11:40:00Z">
              <w:r w:rsidRPr="00160F0D">
                <w:rPr>
                  <w:rFonts w:ascii="Trebuchet MS" w:hAnsi="Trebuchet MS" w:cs="Calibri"/>
                </w:rPr>
                <w:t>{</w:t>
              </w:r>
            </w:ins>
          </w:p>
          <w:p w14:paraId="65383364" w14:textId="77777777" w:rsidR="002C7A97" w:rsidRPr="00160F0D" w:rsidRDefault="002C7A97" w:rsidP="00A6195A">
            <w:pPr>
              <w:rPr>
                <w:ins w:id="1680" w:author="Kha Truong" w:date="2024-06-28T11:40:00Z"/>
                <w:rFonts w:ascii="Trebuchet MS" w:hAnsi="Trebuchet MS" w:cs="Calibri"/>
              </w:rPr>
            </w:pPr>
            <w:ins w:id="1681" w:author="Kha Truong" w:date="2024-06-28T11:40:00Z">
              <w:r w:rsidRPr="00160F0D">
                <w:rPr>
                  <w:rFonts w:ascii="Trebuchet MS" w:hAnsi="Trebuchet MS" w:cs="Calibri"/>
                </w:rPr>
                <w:t xml:space="preserve">  "</w:t>
              </w:r>
              <w:proofErr w:type="spellStart"/>
              <w:r w:rsidRPr="00160F0D">
                <w:rPr>
                  <w:rFonts w:ascii="Trebuchet MS" w:hAnsi="Trebuchet MS" w:cs="Calibri"/>
                </w:rPr>
                <w:t>msgId</w:t>
              </w:r>
              <w:proofErr w:type="spellEnd"/>
              <w:r w:rsidRPr="00160F0D">
                <w:rPr>
                  <w:rFonts w:ascii="Trebuchet MS" w:hAnsi="Trebuchet MS" w:cs="Calibri"/>
                </w:rPr>
                <w:t>": 14024707,</w:t>
              </w:r>
            </w:ins>
          </w:p>
          <w:p w14:paraId="38187A9D" w14:textId="77777777" w:rsidR="002C7A97" w:rsidRPr="00160F0D" w:rsidRDefault="002C7A97" w:rsidP="00A6195A">
            <w:pPr>
              <w:rPr>
                <w:ins w:id="1682" w:author="Kha Truong" w:date="2024-06-28T11:40:00Z"/>
                <w:rFonts w:ascii="Trebuchet MS" w:hAnsi="Trebuchet MS" w:cs="Calibri"/>
              </w:rPr>
            </w:pPr>
            <w:ins w:id="1683" w:author="Kha Truong" w:date="2024-06-28T11:40:00Z">
              <w:r w:rsidRPr="00160F0D">
                <w:rPr>
                  <w:rFonts w:ascii="Trebuchet MS" w:hAnsi="Trebuchet MS" w:cs="Calibri"/>
                </w:rPr>
                <w:t xml:space="preserve">  "</w:t>
              </w:r>
              <w:proofErr w:type="spellStart"/>
              <w:r w:rsidRPr="00160F0D">
                <w:rPr>
                  <w:rFonts w:ascii="Trebuchet MS" w:hAnsi="Trebuchet MS" w:cs="Calibri"/>
                </w:rPr>
                <w:t>siteId</w:t>
              </w:r>
              <w:proofErr w:type="spellEnd"/>
              <w:r w:rsidRPr="00160F0D">
                <w:rPr>
                  <w:rFonts w:ascii="Trebuchet MS" w:hAnsi="Trebuchet MS" w:cs="Calibri"/>
                </w:rPr>
                <w:t>": "default",</w:t>
              </w:r>
            </w:ins>
          </w:p>
          <w:p w14:paraId="1E24B978" w14:textId="77777777" w:rsidR="002C7A97" w:rsidRPr="00160F0D" w:rsidRDefault="002C7A97" w:rsidP="00A6195A">
            <w:pPr>
              <w:rPr>
                <w:ins w:id="1684" w:author="Kha Truong" w:date="2024-06-28T11:40:00Z"/>
                <w:rFonts w:ascii="Trebuchet MS" w:hAnsi="Trebuchet MS" w:cs="Calibri"/>
              </w:rPr>
            </w:pPr>
            <w:ins w:id="1685" w:author="Kha Truong" w:date="2024-06-28T11:40:00Z">
              <w:r w:rsidRPr="00160F0D">
                <w:rPr>
                  <w:rFonts w:ascii="Trebuchet MS" w:hAnsi="Trebuchet MS" w:cs="Calibri"/>
                </w:rPr>
                <w:t xml:space="preserve">  "</w:t>
              </w:r>
              <w:proofErr w:type="spellStart"/>
              <w:r w:rsidRPr="00160F0D">
                <w:rPr>
                  <w:rFonts w:ascii="Trebuchet MS" w:hAnsi="Trebuchet MS" w:cs="Calibri"/>
                </w:rPr>
                <w:t>nodeId</w:t>
              </w:r>
              <w:proofErr w:type="spellEnd"/>
              <w:r w:rsidRPr="00160F0D">
                <w:rPr>
                  <w:rFonts w:ascii="Trebuchet MS" w:hAnsi="Trebuchet MS" w:cs="Calibri"/>
                </w:rPr>
                <w:t>": "01234567-E5DB",</w:t>
              </w:r>
            </w:ins>
          </w:p>
          <w:p w14:paraId="01EC01AC" w14:textId="77777777" w:rsidR="002C7A97" w:rsidRPr="00160F0D" w:rsidRDefault="002C7A97" w:rsidP="00A6195A">
            <w:pPr>
              <w:rPr>
                <w:ins w:id="1686" w:author="Kha Truong" w:date="2024-06-28T11:40:00Z"/>
                <w:rFonts w:ascii="Trebuchet MS" w:hAnsi="Trebuchet MS" w:cs="Calibri"/>
              </w:rPr>
            </w:pPr>
            <w:ins w:id="1687" w:author="Kha Truong" w:date="2024-06-28T11:40:00Z">
              <w:r w:rsidRPr="00160F0D">
                <w:rPr>
                  <w:rFonts w:ascii="Trebuchet MS" w:hAnsi="Trebuchet MS" w:cs="Calibri"/>
                </w:rPr>
                <w:t xml:space="preserve">  "license": [</w:t>
              </w:r>
            </w:ins>
          </w:p>
          <w:p w14:paraId="5608C520" w14:textId="77777777" w:rsidR="002C7A97" w:rsidRPr="00160F0D" w:rsidRDefault="002C7A97" w:rsidP="00A6195A">
            <w:pPr>
              <w:rPr>
                <w:ins w:id="1688" w:author="Kha Truong" w:date="2024-06-28T11:40:00Z"/>
                <w:rFonts w:ascii="Trebuchet MS" w:hAnsi="Trebuchet MS" w:cs="Calibri"/>
              </w:rPr>
            </w:pPr>
            <w:ins w:id="1689" w:author="Kha Truong" w:date="2024-06-28T11:40:00Z">
              <w:r w:rsidRPr="00160F0D">
                <w:rPr>
                  <w:rFonts w:ascii="Trebuchet MS" w:hAnsi="Trebuchet MS" w:cs="Calibri"/>
                </w:rPr>
                <w:t xml:space="preserve">    {</w:t>
              </w:r>
            </w:ins>
          </w:p>
          <w:p w14:paraId="297F4BD3" w14:textId="77777777" w:rsidR="002C7A97" w:rsidRPr="00160F0D" w:rsidRDefault="002C7A97" w:rsidP="00A6195A">
            <w:pPr>
              <w:rPr>
                <w:ins w:id="1690" w:author="Kha Truong" w:date="2024-06-28T11:40:00Z"/>
                <w:rFonts w:ascii="Trebuchet MS" w:hAnsi="Trebuchet MS" w:cs="Calibri"/>
              </w:rPr>
            </w:pPr>
            <w:ins w:id="1691" w:author="Kha Truong" w:date="2024-06-28T11:40:00Z">
              <w:r w:rsidRPr="00160F0D">
                <w:rPr>
                  <w:rFonts w:ascii="Trebuchet MS" w:hAnsi="Trebuchet MS" w:cs="Calibri"/>
                </w:rPr>
                <w:t xml:space="preserve">      "</w:t>
              </w:r>
              <w:proofErr w:type="spellStart"/>
              <w:r w:rsidRPr="00160F0D">
                <w:rPr>
                  <w:rFonts w:ascii="Trebuchet MS" w:hAnsi="Trebuchet MS" w:cs="Calibri"/>
                </w:rPr>
                <w:t>featureId</w:t>
              </w:r>
              <w:proofErr w:type="spellEnd"/>
              <w:r w:rsidRPr="00160F0D">
                <w:rPr>
                  <w:rFonts w:ascii="Trebuchet MS" w:hAnsi="Trebuchet MS" w:cs="Calibri"/>
                </w:rPr>
                <w:t>": 10,</w:t>
              </w:r>
            </w:ins>
          </w:p>
          <w:p w14:paraId="138C970D" w14:textId="77777777" w:rsidR="002C7A97" w:rsidRPr="00160F0D" w:rsidRDefault="002C7A97" w:rsidP="00A6195A">
            <w:pPr>
              <w:rPr>
                <w:ins w:id="1692" w:author="Kha Truong" w:date="2024-06-28T11:40:00Z"/>
                <w:rFonts w:ascii="Trebuchet MS" w:hAnsi="Trebuchet MS" w:cs="Calibri"/>
              </w:rPr>
            </w:pPr>
            <w:ins w:id="1693" w:author="Kha Truong" w:date="2024-06-28T11:40:00Z">
              <w:r w:rsidRPr="00160F0D">
                <w:rPr>
                  <w:rFonts w:ascii="Trebuchet MS" w:hAnsi="Trebuchet MS" w:cs="Calibri"/>
                </w:rPr>
                <w:t xml:space="preserve">      "</w:t>
              </w:r>
              <w:proofErr w:type="spellStart"/>
              <w:r w:rsidRPr="00160F0D">
                <w:rPr>
                  <w:rFonts w:ascii="Trebuchet MS" w:hAnsi="Trebuchet MS" w:cs="Calibri"/>
                </w:rPr>
                <w:t>licenseStatus</w:t>
              </w:r>
              <w:proofErr w:type="spellEnd"/>
              <w:r w:rsidRPr="00160F0D">
                <w:rPr>
                  <w:rFonts w:ascii="Trebuchet MS" w:hAnsi="Trebuchet MS" w:cs="Calibri"/>
                </w:rPr>
                <w:t>": 0,</w:t>
              </w:r>
            </w:ins>
          </w:p>
          <w:p w14:paraId="138B8672" w14:textId="77777777" w:rsidR="002C7A97" w:rsidRPr="00160F0D" w:rsidRDefault="002C7A97" w:rsidP="00A6195A">
            <w:pPr>
              <w:rPr>
                <w:ins w:id="1694" w:author="Kha Truong" w:date="2024-06-28T11:40:00Z"/>
                <w:rFonts w:ascii="Trebuchet MS" w:hAnsi="Trebuchet MS" w:cs="Calibri"/>
              </w:rPr>
            </w:pPr>
            <w:ins w:id="1695" w:author="Kha Truong" w:date="2024-06-28T11:40:00Z">
              <w:r w:rsidRPr="00160F0D">
                <w:rPr>
                  <w:rFonts w:ascii="Trebuchet MS" w:hAnsi="Trebuchet MS" w:cs="Calibri"/>
                </w:rPr>
                <w:t xml:space="preserve">      "</w:t>
              </w:r>
              <w:proofErr w:type="spellStart"/>
              <w:r w:rsidRPr="00160F0D">
                <w:rPr>
                  <w:rFonts w:ascii="Trebuchet MS" w:hAnsi="Trebuchet MS" w:cs="Calibri"/>
                </w:rPr>
                <w:t>licenseType</w:t>
              </w:r>
              <w:proofErr w:type="spellEnd"/>
              <w:r w:rsidRPr="00160F0D">
                <w:rPr>
                  <w:rFonts w:ascii="Trebuchet MS" w:hAnsi="Trebuchet MS" w:cs="Calibri"/>
                </w:rPr>
                <w:t>": 1,</w:t>
              </w:r>
            </w:ins>
          </w:p>
          <w:p w14:paraId="6AB18A25" w14:textId="77777777" w:rsidR="002C7A97" w:rsidRPr="00160F0D" w:rsidRDefault="002C7A97" w:rsidP="00A6195A">
            <w:pPr>
              <w:rPr>
                <w:ins w:id="1696" w:author="Kha Truong" w:date="2024-06-28T11:40:00Z"/>
                <w:rFonts w:ascii="Trebuchet MS" w:hAnsi="Trebuchet MS" w:cs="Calibri"/>
              </w:rPr>
            </w:pPr>
            <w:ins w:id="1697" w:author="Kha Truong" w:date="2024-06-28T11:40:00Z">
              <w:r w:rsidRPr="00160F0D">
                <w:rPr>
                  <w:rFonts w:ascii="Trebuchet MS" w:hAnsi="Trebuchet MS" w:cs="Calibri"/>
                </w:rPr>
                <w:t xml:space="preserve">      "</w:t>
              </w:r>
              <w:proofErr w:type="spellStart"/>
              <w:r w:rsidRPr="00160F0D">
                <w:rPr>
                  <w:rFonts w:ascii="Trebuchet MS" w:hAnsi="Trebuchet MS" w:cs="Calibri"/>
                </w:rPr>
                <w:t>licenseDemoDay</w:t>
              </w:r>
              <w:proofErr w:type="spellEnd"/>
              <w:r w:rsidRPr="00160F0D">
                <w:rPr>
                  <w:rFonts w:ascii="Trebuchet MS" w:hAnsi="Trebuchet MS" w:cs="Calibri"/>
                </w:rPr>
                <w:t>": 30,</w:t>
              </w:r>
            </w:ins>
          </w:p>
          <w:p w14:paraId="380D9944" w14:textId="77777777" w:rsidR="002C7A97" w:rsidRPr="00160F0D" w:rsidRDefault="002C7A97" w:rsidP="00A6195A">
            <w:pPr>
              <w:rPr>
                <w:ins w:id="1698" w:author="Kha Truong" w:date="2024-06-28T11:40:00Z"/>
                <w:rFonts w:ascii="Trebuchet MS" w:hAnsi="Trebuchet MS" w:cs="Calibri"/>
              </w:rPr>
            </w:pPr>
            <w:ins w:id="1699" w:author="Kha Truong" w:date="2024-06-28T11:40:00Z">
              <w:r w:rsidRPr="00160F0D">
                <w:rPr>
                  <w:rFonts w:ascii="Trebuchet MS" w:hAnsi="Trebuchet MS" w:cs="Calibri"/>
                </w:rPr>
                <w:t xml:space="preserve">      "</w:t>
              </w:r>
              <w:proofErr w:type="spellStart"/>
              <w:r w:rsidRPr="00160F0D">
                <w:rPr>
                  <w:rFonts w:ascii="Trebuchet MS" w:hAnsi="Trebuchet MS" w:cs="Calibri"/>
                </w:rPr>
                <w:t>licenseTimer</w:t>
              </w:r>
              <w:proofErr w:type="spellEnd"/>
              <w:r w:rsidRPr="00160F0D">
                <w:rPr>
                  <w:rFonts w:ascii="Trebuchet MS" w:hAnsi="Trebuchet MS" w:cs="Calibri"/>
                </w:rPr>
                <w:t>": 0</w:t>
              </w:r>
            </w:ins>
          </w:p>
          <w:p w14:paraId="7CBD87C9" w14:textId="77777777" w:rsidR="002C7A97" w:rsidRPr="00160F0D" w:rsidRDefault="002C7A97" w:rsidP="00A6195A">
            <w:pPr>
              <w:rPr>
                <w:ins w:id="1700" w:author="Kha Truong" w:date="2024-06-28T11:40:00Z"/>
                <w:rFonts w:ascii="Trebuchet MS" w:hAnsi="Trebuchet MS" w:cs="Calibri"/>
              </w:rPr>
            </w:pPr>
            <w:ins w:id="1701" w:author="Kha Truong" w:date="2024-06-28T11:40:00Z">
              <w:r w:rsidRPr="00160F0D">
                <w:rPr>
                  <w:rFonts w:ascii="Trebuchet MS" w:hAnsi="Trebuchet MS" w:cs="Calibri"/>
                </w:rPr>
                <w:t xml:space="preserve">    },</w:t>
              </w:r>
            </w:ins>
          </w:p>
          <w:p w14:paraId="0E0F322B" w14:textId="77777777" w:rsidR="002C7A97" w:rsidRPr="000406AC" w:rsidRDefault="002C7A97" w:rsidP="00A6195A">
            <w:pPr>
              <w:rPr>
                <w:ins w:id="1702" w:author="Kha Truong" w:date="2024-06-28T11:40:00Z"/>
                <w:rFonts w:ascii="Trebuchet MS" w:hAnsi="Trebuchet MS" w:cs="Calibri"/>
                <w:highlight w:val="yellow"/>
              </w:rPr>
            </w:pPr>
            <w:ins w:id="1703" w:author="Kha Truong" w:date="2024-06-28T11:40:00Z">
              <w:r w:rsidRPr="00160F0D">
                <w:rPr>
                  <w:rFonts w:ascii="Trebuchet MS" w:hAnsi="Trebuchet MS" w:cs="Calibri"/>
                </w:rPr>
                <w:t xml:space="preserve">    </w:t>
              </w:r>
              <w:r w:rsidRPr="000406AC">
                <w:rPr>
                  <w:rFonts w:ascii="Trebuchet MS" w:hAnsi="Trebuchet MS" w:cs="Calibri"/>
                  <w:highlight w:val="yellow"/>
                </w:rPr>
                <w:t>{</w:t>
              </w:r>
            </w:ins>
          </w:p>
          <w:p w14:paraId="780450BE" w14:textId="77777777" w:rsidR="002C7A97" w:rsidRPr="000406AC" w:rsidRDefault="002C7A97" w:rsidP="00A6195A">
            <w:pPr>
              <w:rPr>
                <w:ins w:id="1704" w:author="Kha Truong" w:date="2024-06-28T11:40:00Z"/>
                <w:rFonts w:ascii="Trebuchet MS" w:hAnsi="Trebuchet MS" w:cs="Calibri"/>
                <w:highlight w:val="yellow"/>
              </w:rPr>
            </w:pPr>
            <w:ins w:id="1705" w:author="Kha Truong" w:date="2024-06-28T11:40:00Z">
              <w:r w:rsidRPr="000406AC">
                <w:rPr>
                  <w:rFonts w:ascii="Trebuchet MS" w:hAnsi="Trebuchet MS" w:cs="Calibri"/>
                  <w:highlight w:val="yellow"/>
                </w:rPr>
                <w:t xml:space="preserve">      "</w:t>
              </w:r>
              <w:proofErr w:type="spellStart"/>
              <w:r w:rsidRPr="000406AC">
                <w:rPr>
                  <w:rFonts w:ascii="Trebuchet MS" w:hAnsi="Trebuchet MS" w:cs="Calibri"/>
                  <w:highlight w:val="yellow"/>
                </w:rPr>
                <w:t>featureId</w:t>
              </w:r>
              <w:proofErr w:type="spellEnd"/>
              <w:r w:rsidRPr="000406AC">
                <w:rPr>
                  <w:rFonts w:ascii="Trebuchet MS" w:hAnsi="Trebuchet MS" w:cs="Calibri"/>
                  <w:highlight w:val="yellow"/>
                </w:rPr>
                <w:t>": 13,</w:t>
              </w:r>
            </w:ins>
          </w:p>
          <w:p w14:paraId="589A80E8" w14:textId="77777777" w:rsidR="002C7A97" w:rsidRPr="000406AC" w:rsidRDefault="002C7A97" w:rsidP="00A6195A">
            <w:pPr>
              <w:rPr>
                <w:ins w:id="1706" w:author="Kha Truong" w:date="2024-06-28T11:40:00Z"/>
                <w:rFonts w:ascii="Trebuchet MS" w:hAnsi="Trebuchet MS" w:cs="Calibri"/>
                <w:highlight w:val="yellow"/>
              </w:rPr>
            </w:pPr>
            <w:ins w:id="1707" w:author="Kha Truong" w:date="2024-06-28T11:40:00Z">
              <w:r w:rsidRPr="000406AC">
                <w:rPr>
                  <w:rFonts w:ascii="Trebuchet MS" w:hAnsi="Trebuchet MS" w:cs="Calibri"/>
                  <w:highlight w:val="yellow"/>
                </w:rPr>
                <w:t xml:space="preserve">      "</w:t>
              </w:r>
              <w:proofErr w:type="spellStart"/>
              <w:r w:rsidRPr="000406AC">
                <w:rPr>
                  <w:rFonts w:ascii="Trebuchet MS" w:hAnsi="Trebuchet MS" w:cs="Calibri"/>
                  <w:highlight w:val="yellow"/>
                </w:rPr>
                <w:t>licenseStatus</w:t>
              </w:r>
              <w:proofErr w:type="spellEnd"/>
              <w:r w:rsidRPr="000406AC">
                <w:rPr>
                  <w:rFonts w:ascii="Trebuchet MS" w:hAnsi="Trebuchet MS" w:cs="Calibri"/>
                  <w:highlight w:val="yellow"/>
                </w:rPr>
                <w:t>": 0,</w:t>
              </w:r>
            </w:ins>
          </w:p>
          <w:p w14:paraId="3A503619" w14:textId="77777777" w:rsidR="002C7A97" w:rsidRPr="000406AC" w:rsidRDefault="002C7A97" w:rsidP="00A6195A">
            <w:pPr>
              <w:rPr>
                <w:ins w:id="1708" w:author="Kha Truong" w:date="2024-06-28T11:40:00Z"/>
                <w:rFonts w:ascii="Trebuchet MS" w:hAnsi="Trebuchet MS" w:cs="Calibri"/>
                <w:highlight w:val="yellow"/>
              </w:rPr>
            </w:pPr>
            <w:ins w:id="1709" w:author="Kha Truong" w:date="2024-06-28T11:40:00Z">
              <w:r w:rsidRPr="000406AC">
                <w:rPr>
                  <w:rFonts w:ascii="Trebuchet MS" w:hAnsi="Trebuchet MS" w:cs="Calibri"/>
                  <w:highlight w:val="yellow"/>
                </w:rPr>
                <w:t xml:space="preserve">      "</w:t>
              </w:r>
              <w:proofErr w:type="spellStart"/>
              <w:r w:rsidRPr="000406AC">
                <w:rPr>
                  <w:rFonts w:ascii="Trebuchet MS" w:hAnsi="Trebuchet MS" w:cs="Calibri"/>
                  <w:highlight w:val="yellow"/>
                </w:rPr>
                <w:t>licenseType</w:t>
              </w:r>
              <w:proofErr w:type="spellEnd"/>
              <w:r w:rsidRPr="000406AC">
                <w:rPr>
                  <w:rFonts w:ascii="Trebuchet MS" w:hAnsi="Trebuchet MS" w:cs="Calibri"/>
                  <w:highlight w:val="yellow"/>
                </w:rPr>
                <w:t>": 1,</w:t>
              </w:r>
            </w:ins>
          </w:p>
          <w:p w14:paraId="3238338D" w14:textId="77777777" w:rsidR="002C7A97" w:rsidRPr="000406AC" w:rsidRDefault="002C7A97" w:rsidP="00A6195A">
            <w:pPr>
              <w:rPr>
                <w:ins w:id="1710" w:author="Kha Truong" w:date="2024-06-28T11:40:00Z"/>
                <w:rFonts w:ascii="Trebuchet MS" w:hAnsi="Trebuchet MS" w:cs="Calibri"/>
                <w:highlight w:val="yellow"/>
              </w:rPr>
            </w:pPr>
            <w:ins w:id="1711" w:author="Kha Truong" w:date="2024-06-28T11:40:00Z">
              <w:r w:rsidRPr="000406AC">
                <w:rPr>
                  <w:rFonts w:ascii="Trebuchet MS" w:hAnsi="Trebuchet MS" w:cs="Calibri"/>
                  <w:highlight w:val="yellow"/>
                </w:rPr>
                <w:t xml:space="preserve">      "</w:t>
              </w:r>
              <w:proofErr w:type="spellStart"/>
              <w:r w:rsidRPr="000406AC">
                <w:rPr>
                  <w:rFonts w:ascii="Trebuchet MS" w:hAnsi="Trebuchet MS" w:cs="Calibri"/>
                  <w:highlight w:val="yellow"/>
                </w:rPr>
                <w:t>licenseDemoDay</w:t>
              </w:r>
              <w:proofErr w:type="spellEnd"/>
              <w:r w:rsidRPr="000406AC">
                <w:rPr>
                  <w:rFonts w:ascii="Trebuchet MS" w:hAnsi="Trebuchet MS" w:cs="Calibri"/>
                  <w:highlight w:val="yellow"/>
                </w:rPr>
                <w:t>": 30,</w:t>
              </w:r>
            </w:ins>
          </w:p>
          <w:p w14:paraId="311E733A" w14:textId="77777777" w:rsidR="002C7A97" w:rsidRDefault="002C7A97" w:rsidP="00A6195A">
            <w:pPr>
              <w:rPr>
                <w:ins w:id="1712" w:author="Kha Truong" w:date="2024-06-28T11:40:00Z"/>
                <w:rFonts w:ascii="Trebuchet MS" w:hAnsi="Trebuchet MS" w:cs="Calibri"/>
                <w:highlight w:val="yellow"/>
              </w:rPr>
            </w:pPr>
            <w:ins w:id="1713" w:author="Kha Truong" w:date="2024-06-28T11:40:00Z">
              <w:r w:rsidRPr="000406AC">
                <w:rPr>
                  <w:rFonts w:ascii="Trebuchet MS" w:hAnsi="Trebuchet MS" w:cs="Calibri"/>
                  <w:highlight w:val="yellow"/>
                </w:rPr>
                <w:t xml:space="preserve">      "</w:t>
              </w:r>
              <w:proofErr w:type="spellStart"/>
              <w:r w:rsidRPr="000406AC">
                <w:rPr>
                  <w:rFonts w:ascii="Trebuchet MS" w:hAnsi="Trebuchet MS" w:cs="Calibri"/>
                  <w:highlight w:val="yellow"/>
                </w:rPr>
                <w:t>licenseTimer</w:t>
              </w:r>
              <w:proofErr w:type="spellEnd"/>
              <w:r w:rsidRPr="000406AC">
                <w:rPr>
                  <w:rFonts w:ascii="Trebuchet MS" w:hAnsi="Trebuchet MS" w:cs="Calibri"/>
                  <w:highlight w:val="yellow"/>
                </w:rPr>
                <w:t>": 0</w:t>
              </w:r>
              <w:r>
                <w:rPr>
                  <w:rFonts w:ascii="Trebuchet MS" w:hAnsi="Trebuchet MS" w:cs="Calibri"/>
                  <w:highlight w:val="yellow"/>
                </w:rPr>
                <w:t>,</w:t>
              </w:r>
            </w:ins>
          </w:p>
          <w:p w14:paraId="78374B16" w14:textId="77777777" w:rsidR="002C7A97" w:rsidRDefault="002C7A97" w:rsidP="00A6195A">
            <w:pPr>
              <w:rPr>
                <w:ins w:id="1714" w:author="Kha Truong" w:date="2024-06-28T11:40:00Z"/>
                <w:rFonts w:ascii="Trebuchet MS" w:hAnsi="Trebuchet MS" w:cs="Calibri"/>
                <w:highlight w:val="yellow"/>
              </w:rPr>
            </w:pPr>
            <w:ins w:id="1715" w:author="Kha Truong" w:date="2024-06-28T11:40:00Z">
              <w:r>
                <w:rPr>
                  <w:rFonts w:ascii="Trebuchet MS" w:hAnsi="Trebuchet MS" w:cs="Calibri"/>
                  <w:highlight w:val="yellow"/>
                </w:rPr>
                <w:lastRenderedPageBreak/>
                <w:t xml:space="preserve">      </w:t>
              </w:r>
              <w:r w:rsidRPr="00C102A3">
                <w:rPr>
                  <w:rFonts w:ascii="Trebuchet MS" w:hAnsi="Trebuchet MS" w:cs="Calibri"/>
                  <w:highlight w:val="yellow"/>
                </w:rPr>
                <w:t>"</w:t>
              </w:r>
              <w:proofErr w:type="spellStart"/>
              <w:r>
                <w:rPr>
                  <w:rFonts w:ascii="Trebuchet MS" w:hAnsi="Trebuchet MS" w:cs="Calibri"/>
                  <w:highlight w:val="yellow"/>
                </w:rPr>
                <w:t>numberOfUnits</w:t>
              </w:r>
              <w:proofErr w:type="spellEnd"/>
              <w:r w:rsidRPr="00C102A3">
                <w:rPr>
                  <w:rFonts w:ascii="Trebuchet MS" w:hAnsi="Trebuchet MS" w:cs="Calibri"/>
                  <w:highlight w:val="yellow"/>
                </w:rPr>
                <w:t>"</w:t>
              </w:r>
              <w:r>
                <w:rPr>
                  <w:rFonts w:ascii="Trebuchet MS" w:hAnsi="Trebuchet MS" w:cs="Calibri"/>
                  <w:highlight w:val="yellow"/>
                </w:rPr>
                <w:t>: 2,</w:t>
              </w:r>
            </w:ins>
          </w:p>
          <w:p w14:paraId="7C489515" w14:textId="77777777" w:rsidR="002C7A97" w:rsidRPr="000406AC" w:rsidRDefault="002C7A97" w:rsidP="00A6195A">
            <w:pPr>
              <w:rPr>
                <w:ins w:id="1716" w:author="Kha Truong" w:date="2024-06-28T11:40:00Z"/>
                <w:rFonts w:ascii="Trebuchet MS" w:hAnsi="Trebuchet MS" w:cs="Calibri"/>
                <w:highlight w:val="yellow"/>
              </w:rPr>
            </w:pPr>
            <w:ins w:id="1717" w:author="Kha Truong" w:date="2024-06-28T11:40:00Z">
              <w:r>
                <w:rPr>
                  <w:rFonts w:ascii="Trebuchet MS" w:hAnsi="Trebuchet MS" w:cs="Calibri"/>
                  <w:highlight w:val="yellow"/>
                </w:rPr>
                <w:t xml:space="preserve">      </w:t>
              </w:r>
              <w:r w:rsidRPr="00C102A3">
                <w:rPr>
                  <w:rFonts w:ascii="Trebuchet MS" w:hAnsi="Trebuchet MS" w:cs="Calibri"/>
                  <w:highlight w:val="yellow"/>
                </w:rPr>
                <w:t>"</w:t>
              </w:r>
              <w:r w:rsidRPr="002A5A51">
                <w:rPr>
                  <w:rFonts w:ascii="Trebuchet MS" w:hAnsi="Trebuchet MS" w:cs="Calibri"/>
                  <w:highlight w:val="yellow"/>
                </w:rPr>
                <w:t>units"</w:t>
              </w:r>
              <w:r w:rsidRPr="000406AC">
                <w:rPr>
                  <w:rFonts w:ascii="Trebuchet MS" w:hAnsi="Trebuchet MS" w:cs="Calibri"/>
                  <w:highlight w:val="yellow"/>
                </w:rPr>
                <w:t>: ["T1234567889B</w:t>
              </w:r>
              <w:r w:rsidRPr="002A5A51">
                <w:rPr>
                  <w:rFonts w:ascii="Trebuchet MS" w:hAnsi="Trebuchet MS" w:cs="Calibri"/>
                  <w:highlight w:val="yellow"/>
                </w:rPr>
                <w:t>"</w:t>
              </w:r>
              <w:r w:rsidRPr="000406AC">
                <w:rPr>
                  <w:rFonts w:ascii="Trebuchet MS" w:hAnsi="Trebuchet MS" w:cs="Calibri"/>
                  <w:highlight w:val="yellow"/>
                </w:rPr>
                <w:t xml:space="preserve">, </w:t>
              </w:r>
              <w:r w:rsidRPr="002A5A51">
                <w:rPr>
                  <w:rFonts w:ascii="Trebuchet MS" w:hAnsi="Trebuchet MS" w:cs="Calibri"/>
                  <w:highlight w:val="yellow"/>
                </w:rPr>
                <w:t>"</w:t>
              </w:r>
              <w:r w:rsidRPr="000406AC">
                <w:rPr>
                  <w:rFonts w:ascii="Trebuchet MS" w:hAnsi="Trebuchet MS" w:cs="Calibri"/>
                  <w:highlight w:val="yellow"/>
                </w:rPr>
                <w:t>T1234567889K</w:t>
              </w:r>
              <w:r w:rsidRPr="002A5A51">
                <w:rPr>
                  <w:rFonts w:ascii="Trebuchet MS" w:hAnsi="Trebuchet MS" w:cs="Calibri"/>
                  <w:highlight w:val="yellow"/>
                </w:rPr>
                <w:t>"</w:t>
              </w:r>
              <w:r w:rsidRPr="000406AC">
                <w:rPr>
                  <w:rFonts w:ascii="Trebuchet MS" w:hAnsi="Trebuchet MS" w:cs="Calibri"/>
                  <w:highlight w:val="yellow"/>
                </w:rPr>
                <w:t>]</w:t>
              </w:r>
              <w:r w:rsidRPr="002A5A51">
                <w:rPr>
                  <w:rFonts w:ascii="Trebuchet MS" w:hAnsi="Trebuchet MS" w:cs="Calibri"/>
                  <w:highlight w:val="yellow"/>
                </w:rPr>
                <w:t xml:space="preserve">     </w:t>
              </w:r>
            </w:ins>
          </w:p>
          <w:p w14:paraId="078C3DD8" w14:textId="77777777" w:rsidR="002C7A97" w:rsidRPr="00160F0D" w:rsidRDefault="002C7A97" w:rsidP="00A6195A">
            <w:pPr>
              <w:rPr>
                <w:ins w:id="1718" w:author="Kha Truong" w:date="2024-06-28T11:40:00Z"/>
                <w:rFonts w:ascii="Trebuchet MS" w:hAnsi="Trebuchet MS" w:cs="Calibri"/>
              </w:rPr>
            </w:pPr>
            <w:ins w:id="1719" w:author="Kha Truong" w:date="2024-06-28T11:40:00Z">
              <w:r w:rsidRPr="000406AC">
                <w:rPr>
                  <w:rFonts w:ascii="Trebuchet MS" w:hAnsi="Trebuchet MS" w:cs="Calibri"/>
                  <w:highlight w:val="yellow"/>
                </w:rPr>
                <w:t xml:space="preserve">    }</w:t>
              </w:r>
            </w:ins>
          </w:p>
          <w:p w14:paraId="2A2D3AA5" w14:textId="77777777" w:rsidR="002C7A97" w:rsidRPr="00160F0D" w:rsidRDefault="002C7A97" w:rsidP="00A6195A">
            <w:pPr>
              <w:rPr>
                <w:ins w:id="1720" w:author="Kha Truong" w:date="2024-06-28T11:40:00Z"/>
                <w:rFonts w:ascii="Trebuchet MS" w:hAnsi="Trebuchet MS" w:cs="Calibri"/>
              </w:rPr>
            </w:pPr>
            <w:ins w:id="1721" w:author="Kha Truong" w:date="2024-06-28T11:40:00Z">
              <w:r w:rsidRPr="00160F0D">
                <w:rPr>
                  <w:rFonts w:ascii="Trebuchet MS" w:hAnsi="Trebuchet MS" w:cs="Calibri"/>
                </w:rPr>
                <w:t xml:space="preserve">  ]</w:t>
              </w:r>
            </w:ins>
          </w:p>
          <w:p w14:paraId="242FA81B" w14:textId="77777777" w:rsidR="002C7A97" w:rsidRDefault="002C7A97" w:rsidP="00A6195A">
            <w:pPr>
              <w:rPr>
                <w:ins w:id="1722" w:author="Kha Truong" w:date="2024-06-28T11:40:00Z"/>
                <w:rFonts w:ascii="Trebuchet MS" w:hAnsi="Trebuchet MS" w:cs="Calibri"/>
              </w:rPr>
            </w:pPr>
            <w:ins w:id="1723" w:author="Kha Truong" w:date="2024-06-28T11:40:00Z">
              <w:r w:rsidRPr="00160F0D">
                <w:rPr>
                  <w:rFonts w:ascii="Trebuchet MS" w:hAnsi="Trebuchet MS" w:cs="Calibri"/>
                </w:rPr>
                <w:t>}</w:t>
              </w:r>
            </w:ins>
          </w:p>
        </w:tc>
        <w:tc>
          <w:tcPr>
            <w:tcW w:w="2335" w:type="dxa"/>
          </w:tcPr>
          <w:p w14:paraId="5350D751" w14:textId="77777777" w:rsidR="002C7A97" w:rsidRDefault="002C7A97" w:rsidP="00A6195A">
            <w:pPr>
              <w:rPr>
                <w:ins w:id="1724" w:author="Kha Truong" w:date="2024-06-28T11:40:00Z"/>
                <w:rFonts w:ascii="Trebuchet MS" w:hAnsi="Trebuchet MS" w:cs="Calibri"/>
              </w:rPr>
            </w:pPr>
          </w:p>
        </w:tc>
      </w:tr>
    </w:tbl>
    <w:p w14:paraId="2EB56ECB" w14:textId="77777777" w:rsidR="002C7A97" w:rsidRDefault="002C7A97" w:rsidP="002C7A97">
      <w:pPr>
        <w:rPr>
          <w:ins w:id="1725" w:author="Kha Truong" w:date="2024-06-28T11:40:00Z"/>
          <w:rFonts w:ascii="Trebuchet MS" w:hAnsi="Trebuchet MS" w:cs="Calibri"/>
        </w:rPr>
      </w:pPr>
    </w:p>
    <w:p w14:paraId="0168336C" w14:textId="77777777" w:rsidR="002C7A97" w:rsidRPr="002F44B5" w:rsidRDefault="002C7A97" w:rsidP="002C7A97">
      <w:pPr>
        <w:rPr>
          <w:ins w:id="1726" w:author="Kha Truong" w:date="2024-06-28T11:40:00Z"/>
          <w:rFonts w:ascii="Trebuchet MS" w:hAnsi="Trebuchet MS"/>
          <w:b/>
          <w:sz w:val="24"/>
          <w:szCs w:val="24"/>
        </w:rPr>
      </w:pPr>
      <w:ins w:id="1727" w:author="Kha Truong" w:date="2024-06-28T11:40:00Z">
        <w:r>
          <w:rPr>
            <w:rFonts w:ascii="Trebuchet MS" w:hAnsi="Trebuchet MS"/>
            <w:b/>
            <w:sz w:val="24"/>
            <w:szCs w:val="24"/>
          </w:rPr>
          <w:t>10.3.1 Site-Local Licensing Server</w:t>
        </w:r>
      </w:ins>
    </w:p>
    <w:p w14:paraId="15896943" w14:textId="77777777" w:rsidR="002C7A97" w:rsidRPr="002F44B5" w:rsidRDefault="002C7A97" w:rsidP="002C7A97">
      <w:pPr>
        <w:rPr>
          <w:ins w:id="1728" w:author="Kha Truong" w:date="2024-06-28T11:40:00Z"/>
          <w:rFonts w:ascii="Trebuchet MS" w:hAnsi="Trebuchet MS"/>
          <w:b/>
          <w:sz w:val="24"/>
          <w:szCs w:val="24"/>
        </w:rPr>
      </w:pPr>
      <w:ins w:id="1729" w:author="Kha Truong" w:date="2024-06-28T11:40:00Z">
        <w:r>
          <w:rPr>
            <w:rFonts w:ascii="Trebuchet MS" w:hAnsi="Trebuchet MS"/>
            <w:sz w:val="24"/>
            <w:szCs w:val="24"/>
          </w:rPr>
          <w:t xml:space="preserve">AOS_SILOS_FUNC_01: </w:t>
        </w:r>
        <w:r w:rsidRPr="002F44B5">
          <w:rPr>
            <w:rFonts w:ascii="Trebuchet MS" w:hAnsi="Trebuchet MS"/>
            <w:sz w:val="24"/>
            <w:szCs w:val="24"/>
          </w:rPr>
          <w:t>Support install “EXP-50G-</w:t>
        </w:r>
        <w:r>
          <w:rPr>
            <w:rFonts w:ascii="Trebuchet MS" w:hAnsi="Trebuchet MS"/>
            <w:sz w:val="24"/>
            <w:szCs w:val="24"/>
          </w:rPr>
          <w:t>Indv</w:t>
        </w:r>
        <w:r w:rsidRPr="002F44B5">
          <w:rPr>
            <w:rFonts w:ascii="Trebuchet MS" w:hAnsi="Trebuchet MS"/>
            <w:sz w:val="24"/>
            <w:szCs w:val="24"/>
          </w:rPr>
          <w:t>” license and display the license information when executing “show license-server info”.</w:t>
        </w:r>
      </w:ins>
    </w:p>
    <w:p w14:paraId="5397FD91" w14:textId="77777777" w:rsidR="002C7A97" w:rsidRPr="002F44B5" w:rsidRDefault="002C7A97" w:rsidP="002C7A97">
      <w:pPr>
        <w:rPr>
          <w:ins w:id="1730" w:author="Kha Truong" w:date="2024-06-28T11:40:00Z"/>
          <w:rFonts w:ascii="Trebuchet MS" w:hAnsi="Trebuchet MS"/>
          <w:b/>
          <w:sz w:val="24"/>
          <w:szCs w:val="24"/>
        </w:rPr>
      </w:pPr>
      <w:ins w:id="1731" w:author="Kha Truong" w:date="2024-06-28T11:40:00Z">
        <w:r>
          <w:rPr>
            <w:rFonts w:ascii="Trebuchet MS" w:hAnsi="Trebuchet MS"/>
            <w:sz w:val="24"/>
            <w:szCs w:val="24"/>
          </w:rPr>
          <w:t xml:space="preserve">AOS_SILOS_FUNC_02: </w:t>
        </w:r>
        <w:r w:rsidRPr="002F44B5">
          <w:rPr>
            <w:rFonts w:ascii="Trebuchet MS" w:hAnsi="Trebuchet MS"/>
            <w:sz w:val="24"/>
            <w:szCs w:val="24"/>
          </w:rPr>
          <w:t>Provide the license status of the feature to the license client upon request message. Information about the features that need a license from the license client must be present in the license request message.</w:t>
        </w:r>
      </w:ins>
    </w:p>
    <w:p w14:paraId="08E77AEF" w14:textId="77777777" w:rsidR="002C7A97" w:rsidRDefault="002C7A97" w:rsidP="002C7A97">
      <w:pPr>
        <w:rPr>
          <w:ins w:id="1732" w:author="Kha Truong" w:date="2024-06-28T11:40:00Z"/>
          <w:rFonts w:ascii="Trebuchet MS" w:hAnsi="Trebuchet MS"/>
          <w:sz w:val="24"/>
          <w:szCs w:val="24"/>
        </w:rPr>
      </w:pPr>
      <w:ins w:id="1733" w:author="Kha Truong" w:date="2024-06-28T11:40:00Z">
        <w:r>
          <w:rPr>
            <w:rFonts w:ascii="Trebuchet MS" w:hAnsi="Trebuchet MS"/>
            <w:sz w:val="24"/>
            <w:szCs w:val="24"/>
          </w:rPr>
          <w:t xml:space="preserve">AOS_SILOS_FUNC_03: </w:t>
        </w:r>
        <w:r w:rsidRPr="002F44B5">
          <w:rPr>
            <w:rFonts w:ascii="Trebuchet MS" w:hAnsi="Trebuchet MS"/>
            <w:sz w:val="24"/>
            <w:szCs w:val="24"/>
          </w:rPr>
          <w:t>Manage the number of sites/nodes</w:t>
        </w:r>
        <w:r>
          <w:rPr>
            <w:rFonts w:ascii="Trebuchet MS" w:hAnsi="Trebuchet MS"/>
            <w:sz w:val="24"/>
            <w:szCs w:val="24"/>
          </w:rPr>
          <w:t>/individuals</w:t>
        </w:r>
        <w:r w:rsidRPr="002F44B5">
          <w:rPr>
            <w:rFonts w:ascii="Trebuchet MS" w:hAnsi="Trebuchet MS"/>
            <w:sz w:val="24"/>
            <w:szCs w:val="24"/>
          </w:rPr>
          <w:t xml:space="preserve"> supported in the license based on the number of client using the license, not the total number of sites/nodes connecting to the license server.</w:t>
        </w:r>
      </w:ins>
    </w:p>
    <w:p w14:paraId="3363D720" w14:textId="77777777" w:rsidR="002C7A97" w:rsidRDefault="002C7A97" w:rsidP="002C7A97">
      <w:pPr>
        <w:rPr>
          <w:ins w:id="1734" w:author="Kha Truong" w:date="2024-06-28T11:40:00Z"/>
          <w:rFonts w:ascii="Trebuchet MS" w:hAnsi="Trebuchet MS"/>
          <w:sz w:val="24"/>
          <w:szCs w:val="24"/>
        </w:rPr>
      </w:pPr>
      <w:ins w:id="1735" w:author="Kha Truong" w:date="2024-06-28T11:40:00Z">
        <w:r>
          <w:rPr>
            <w:rFonts w:ascii="Trebuchet MS" w:hAnsi="Trebuchet MS"/>
            <w:sz w:val="24"/>
            <w:szCs w:val="24"/>
          </w:rPr>
          <w:t xml:space="preserve">AOS_SILOS_FUNC_04: </w:t>
        </w:r>
        <w:r w:rsidRPr="00BD670F">
          <w:rPr>
            <w:rFonts w:ascii="Trebuchet MS" w:hAnsi="Trebuchet MS"/>
            <w:sz w:val="24"/>
            <w:szCs w:val="24"/>
          </w:rPr>
          <w:t>Individual licenses can be used for units within a node or site. Aggregate all the number of units in use to compare to the actual number of units that individual licenses support for this feature.</w:t>
        </w:r>
      </w:ins>
    </w:p>
    <w:p w14:paraId="1840B83A" w14:textId="77777777" w:rsidR="002C7A97" w:rsidRPr="00BD670F" w:rsidRDefault="002C7A97" w:rsidP="002C7A97">
      <w:pPr>
        <w:rPr>
          <w:ins w:id="1736" w:author="Kha Truong" w:date="2024-06-28T11:40:00Z"/>
          <w:rFonts w:ascii="Trebuchet MS" w:hAnsi="Trebuchet MS"/>
          <w:sz w:val="24"/>
          <w:szCs w:val="24"/>
        </w:rPr>
      </w:pPr>
      <w:ins w:id="1737" w:author="Kha Truong" w:date="2024-06-28T11:40:00Z">
        <w:r>
          <w:rPr>
            <w:rFonts w:ascii="Trebuchet MS" w:hAnsi="Trebuchet MS"/>
            <w:sz w:val="24"/>
            <w:szCs w:val="24"/>
          </w:rPr>
          <w:t xml:space="preserve">AOS_SILOS_FUNC_05: </w:t>
        </w:r>
        <w:r w:rsidRPr="0029250E">
          <w:rPr>
            <w:rFonts w:ascii="Trebuchet MS" w:hAnsi="Trebuchet MS"/>
            <w:sz w:val="24"/>
            <w:szCs w:val="24"/>
          </w:rPr>
          <w:t>The server will provide individual license information of the feature to the node requesting the license, in the response message there will be the number of units allocated to the feature's individual license and the status of the license.</w:t>
        </w:r>
      </w:ins>
    </w:p>
    <w:p w14:paraId="384B0556" w14:textId="0F047731" w:rsidR="002C7A97" w:rsidRPr="00893782" w:rsidRDefault="00AF64E2" w:rsidP="002C7A97">
      <w:pPr>
        <w:rPr>
          <w:ins w:id="1738" w:author="Kha Truong" w:date="2024-06-28T11:40:00Z"/>
          <w:rFonts w:ascii="Trebuchet MS" w:hAnsi="Trebuchet MS"/>
          <w:b/>
          <w:sz w:val="24"/>
          <w:szCs w:val="24"/>
        </w:rPr>
      </w:pPr>
      <w:ins w:id="1739" w:author="Kha Truong" w:date="2024-06-28T13:47:00Z">
        <w:r>
          <w:rPr>
            <w:rFonts w:ascii="Trebuchet MS" w:hAnsi="Trebuchet MS"/>
            <w:sz w:val="24"/>
            <w:szCs w:val="24"/>
          </w:rPr>
          <w:t xml:space="preserve">AOS_SILOS_FUNC_06: </w:t>
        </w:r>
      </w:ins>
      <w:ins w:id="1740" w:author="Kha Truong" w:date="2024-06-28T14:00:00Z">
        <w:r w:rsidRPr="00AF64E2">
          <w:rPr>
            <w:rFonts w:ascii="Trebuchet MS" w:hAnsi="Trebuchet MS"/>
            <w:sz w:val="24"/>
            <w:szCs w:val="24"/>
          </w:rPr>
          <w:t xml:space="preserve">When a node updates license requests for new units joining VC, if the number of licenses at the server is not enough, the server needs to have a </w:t>
        </w:r>
        <w:proofErr w:type="spellStart"/>
        <w:r w:rsidRPr="00AF64E2">
          <w:rPr>
            <w:rFonts w:ascii="Trebuchet MS" w:hAnsi="Trebuchet MS"/>
            <w:sz w:val="24"/>
            <w:szCs w:val="24"/>
          </w:rPr>
          <w:t>swlog</w:t>
        </w:r>
        <w:proofErr w:type="spellEnd"/>
        <w:r w:rsidRPr="00AF64E2">
          <w:rPr>
            <w:rFonts w:ascii="Trebuchet MS" w:hAnsi="Trebuchet MS"/>
            <w:sz w:val="24"/>
            <w:szCs w:val="24"/>
          </w:rPr>
          <w:t xml:space="preserve"> message to notify, and not continue to update license information for that node. This unit will be marked as not updating information and the connection timer will be turned on to check for 15 days.</w:t>
        </w:r>
      </w:ins>
    </w:p>
    <w:p w14:paraId="31187F9F" w14:textId="77777777" w:rsidR="002C7A97" w:rsidRPr="00893782" w:rsidRDefault="002C7A97" w:rsidP="002C7A97">
      <w:pPr>
        <w:rPr>
          <w:ins w:id="1741" w:author="Kha Truong" w:date="2024-06-28T11:40:00Z"/>
          <w:rFonts w:ascii="Trebuchet MS" w:hAnsi="Trebuchet MS"/>
          <w:b/>
          <w:sz w:val="24"/>
          <w:szCs w:val="24"/>
        </w:rPr>
      </w:pPr>
      <w:ins w:id="1742" w:author="Kha Truong" w:date="2024-06-28T11:40:00Z">
        <w:r>
          <w:rPr>
            <w:rFonts w:ascii="Trebuchet MS" w:hAnsi="Trebuchet MS"/>
            <w:b/>
            <w:sz w:val="24"/>
            <w:szCs w:val="24"/>
          </w:rPr>
          <w:t>10.3.2 Switch License Client and License Manager</w:t>
        </w:r>
      </w:ins>
    </w:p>
    <w:p w14:paraId="13E4C643" w14:textId="77777777" w:rsidR="002C7A97" w:rsidRPr="00893782" w:rsidRDefault="002C7A97" w:rsidP="002C7A97">
      <w:pPr>
        <w:rPr>
          <w:ins w:id="1743" w:author="Kha Truong" w:date="2024-06-28T11:40:00Z"/>
          <w:rFonts w:ascii="Trebuchet MS" w:hAnsi="Trebuchet MS"/>
          <w:sz w:val="24"/>
          <w:szCs w:val="24"/>
        </w:rPr>
      </w:pPr>
      <w:ins w:id="1744" w:author="Kha Truong" w:date="2024-06-28T11:40:00Z">
        <w:r>
          <w:rPr>
            <w:rFonts w:ascii="Trebuchet MS" w:hAnsi="Trebuchet MS"/>
            <w:sz w:val="24"/>
            <w:szCs w:val="24"/>
          </w:rPr>
          <w:t xml:space="preserve">AOS_SWLIC_FUNC_01: </w:t>
        </w:r>
        <w:r w:rsidRPr="00893782">
          <w:rPr>
            <w:rFonts w:ascii="Trebuchet MS" w:hAnsi="Trebuchet MS"/>
            <w:sz w:val="24"/>
            <w:szCs w:val="24"/>
          </w:rPr>
          <w:t xml:space="preserve">License Client needs to create an IPC connection to </w:t>
        </w:r>
        <w:proofErr w:type="spellStart"/>
        <w:r w:rsidRPr="00893782">
          <w:rPr>
            <w:rFonts w:ascii="Trebuchet MS" w:hAnsi="Trebuchet MS"/>
            <w:sz w:val="24"/>
            <w:szCs w:val="24"/>
          </w:rPr>
          <w:t>esmCmm</w:t>
        </w:r>
        <w:proofErr w:type="spellEnd"/>
        <w:r w:rsidRPr="00893782">
          <w:rPr>
            <w:rFonts w:ascii="Trebuchet MS" w:hAnsi="Trebuchet MS"/>
            <w:sz w:val="24"/>
            <w:szCs w:val="24"/>
          </w:rPr>
          <w:t xml:space="preserve"> during startup.</w:t>
        </w:r>
      </w:ins>
    </w:p>
    <w:p w14:paraId="4A96C777" w14:textId="77777777" w:rsidR="002C7A97" w:rsidRPr="00893782" w:rsidRDefault="002C7A97" w:rsidP="002C7A97">
      <w:pPr>
        <w:rPr>
          <w:ins w:id="1745" w:author="Kha Truong" w:date="2024-06-28T11:40:00Z"/>
          <w:rFonts w:ascii="Trebuchet MS" w:hAnsi="Trebuchet MS"/>
          <w:sz w:val="24"/>
          <w:szCs w:val="24"/>
        </w:rPr>
      </w:pPr>
      <w:ins w:id="1746" w:author="Kha Truong" w:date="2024-06-28T11:40:00Z">
        <w:r>
          <w:rPr>
            <w:rFonts w:ascii="Trebuchet MS" w:hAnsi="Trebuchet MS"/>
            <w:sz w:val="24"/>
            <w:szCs w:val="24"/>
          </w:rPr>
          <w:t xml:space="preserve">AOS_SWLIC_FUNC_02: </w:t>
        </w:r>
        <w:r w:rsidRPr="00893782">
          <w:rPr>
            <w:rFonts w:ascii="Trebuchet MS" w:hAnsi="Trebuchet MS"/>
            <w:sz w:val="24"/>
            <w:szCs w:val="24"/>
          </w:rPr>
          <w:t>License Client only requests the license status for features that have received its license request.</w:t>
        </w:r>
      </w:ins>
    </w:p>
    <w:p w14:paraId="156EF2E1" w14:textId="77777777" w:rsidR="002C7A97" w:rsidRDefault="002C7A97" w:rsidP="002C7A97">
      <w:pPr>
        <w:rPr>
          <w:ins w:id="1747" w:author="Kha Truong" w:date="2024-06-28T11:40:00Z"/>
          <w:rFonts w:ascii="Trebuchet MS" w:hAnsi="Trebuchet MS"/>
          <w:sz w:val="24"/>
          <w:szCs w:val="24"/>
        </w:rPr>
      </w:pPr>
      <w:ins w:id="1748" w:author="Kha Truong" w:date="2024-06-28T11:40:00Z">
        <w:r>
          <w:rPr>
            <w:rFonts w:ascii="Trebuchet MS" w:hAnsi="Trebuchet MS"/>
            <w:sz w:val="24"/>
            <w:szCs w:val="24"/>
          </w:rPr>
          <w:t xml:space="preserve">AOS_SWLIC_FUNC_03: </w:t>
        </w:r>
        <w:r w:rsidRPr="00893782">
          <w:rPr>
            <w:rFonts w:ascii="Trebuchet MS" w:hAnsi="Trebuchet MS"/>
            <w:sz w:val="24"/>
            <w:szCs w:val="24"/>
          </w:rPr>
          <w:t xml:space="preserve">Automatically installing a demo license for the first time </w:t>
        </w:r>
        <w:proofErr w:type="spellStart"/>
        <w:r w:rsidRPr="00893782">
          <w:rPr>
            <w:rFonts w:ascii="Trebuchet MS" w:hAnsi="Trebuchet MS"/>
            <w:sz w:val="24"/>
            <w:szCs w:val="24"/>
          </w:rPr>
          <w:t>esmCmm</w:t>
        </w:r>
        <w:proofErr w:type="spellEnd"/>
        <w:r w:rsidRPr="00893782">
          <w:rPr>
            <w:rFonts w:ascii="Trebuchet MS" w:hAnsi="Trebuchet MS"/>
            <w:sz w:val="24"/>
            <w:szCs w:val="24"/>
          </w:rPr>
          <w:t xml:space="preserve"> requires an “EXP-50G” license and the demo license is valid for 15 days. And </w:t>
        </w:r>
        <w:r w:rsidRPr="00893782">
          <w:rPr>
            <w:rFonts w:ascii="Trebuchet MS" w:hAnsi="Trebuchet MS"/>
            <w:sz w:val="24"/>
            <w:szCs w:val="24"/>
          </w:rPr>
          <w:lastRenderedPageBreak/>
          <w:t>establish a connection to the license server. If receiving an extended trial period from the server, the trial period will be changed to 30 days (default- parameters in the server's response message).</w:t>
        </w:r>
      </w:ins>
    </w:p>
    <w:p w14:paraId="5C6862A0" w14:textId="78A87B9D" w:rsidR="002C7A97" w:rsidRPr="00893782" w:rsidRDefault="002C7A97" w:rsidP="002C7A97">
      <w:pPr>
        <w:rPr>
          <w:ins w:id="1749" w:author="Kha Truong" w:date="2024-06-28T11:40:00Z"/>
          <w:rFonts w:ascii="Trebuchet MS" w:hAnsi="Trebuchet MS"/>
          <w:sz w:val="24"/>
          <w:szCs w:val="24"/>
        </w:rPr>
      </w:pPr>
      <w:ins w:id="1750" w:author="Kha Truong" w:date="2024-06-28T11:40:00Z">
        <w:r>
          <w:rPr>
            <w:rFonts w:ascii="Trebuchet MS" w:hAnsi="Trebuchet MS"/>
            <w:sz w:val="24"/>
            <w:szCs w:val="24"/>
          </w:rPr>
          <w:t xml:space="preserve">AOS_SWLIC_FUNC_04: </w:t>
        </w:r>
        <w:r w:rsidRPr="00893782">
          <w:rPr>
            <w:rFonts w:ascii="Trebuchet MS" w:hAnsi="Trebuchet MS"/>
            <w:sz w:val="24"/>
            <w:szCs w:val="24"/>
          </w:rPr>
          <w:t>Loopback0 interface configuration is required when the feature requires an “EXP-50G” license</w:t>
        </w:r>
      </w:ins>
      <w:ins w:id="1751" w:author="Kha Truong" w:date="2024-06-28T13:42:00Z">
        <w:r w:rsidR="00AF64E2">
          <w:rPr>
            <w:rFonts w:ascii="Trebuchet MS" w:hAnsi="Trebuchet MS"/>
            <w:sz w:val="24"/>
            <w:szCs w:val="24"/>
          </w:rPr>
          <w:t>.</w:t>
        </w:r>
      </w:ins>
    </w:p>
    <w:p w14:paraId="2B9C7981" w14:textId="77777777" w:rsidR="002C7A97" w:rsidRPr="00893782" w:rsidRDefault="002C7A97" w:rsidP="002C7A97">
      <w:pPr>
        <w:rPr>
          <w:ins w:id="1752" w:author="Kha Truong" w:date="2024-06-28T11:40:00Z"/>
          <w:rFonts w:ascii="Trebuchet MS" w:hAnsi="Trebuchet MS"/>
          <w:sz w:val="24"/>
          <w:szCs w:val="24"/>
        </w:rPr>
      </w:pPr>
      <w:ins w:id="1753" w:author="Kha Truong" w:date="2024-06-28T11:40:00Z">
        <w:r>
          <w:rPr>
            <w:rFonts w:ascii="Trebuchet MS" w:hAnsi="Trebuchet MS"/>
            <w:sz w:val="24"/>
            <w:szCs w:val="24"/>
          </w:rPr>
          <w:t>AOS_SWLIC_FUNC_05:</w:t>
        </w:r>
        <w:r w:rsidRPr="00C44836">
          <w:rPr>
            <w:rFonts w:ascii="Trebuchet MS" w:hAnsi="Trebuchet MS"/>
            <w:sz w:val="24"/>
            <w:szCs w:val="24"/>
          </w:rPr>
          <w:t xml:space="preserve"> For features that require individual licenses, when receiving license </w:t>
        </w:r>
        <w:r>
          <w:rPr>
            <w:rFonts w:ascii="Trebuchet MS" w:hAnsi="Trebuchet MS"/>
            <w:sz w:val="24"/>
            <w:szCs w:val="24"/>
          </w:rPr>
          <w:t>information from the server,</w:t>
        </w:r>
        <w:r w:rsidRPr="00C44836">
          <w:rPr>
            <w:rFonts w:ascii="Trebuchet MS" w:hAnsi="Trebuchet MS"/>
            <w:sz w:val="24"/>
            <w:szCs w:val="24"/>
          </w:rPr>
          <w:t xml:space="preserve"> need to check that the number of units that the license server has allocated matches the number of units requiring the license.</w:t>
        </w:r>
      </w:ins>
    </w:p>
    <w:p w14:paraId="2CEE1A7D" w14:textId="77777777" w:rsidR="002C7A97" w:rsidRPr="00893782" w:rsidRDefault="002C7A97" w:rsidP="002C7A97">
      <w:pPr>
        <w:rPr>
          <w:ins w:id="1754" w:author="Kha Truong" w:date="2024-06-28T11:40:00Z"/>
          <w:rFonts w:ascii="Trebuchet MS" w:hAnsi="Trebuchet MS"/>
          <w:sz w:val="24"/>
          <w:szCs w:val="24"/>
        </w:rPr>
      </w:pPr>
      <w:ins w:id="1755" w:author="Kha Truong" w:date="2024-06-28T11:40:00Z">
        <w:r>
          <w:rPr>
            <w:rFonts w:ascii="Trebuchet MS" w:hAnsi="Trebuchet MS"/>
            <w:sz w:val="24"/>
            <w:szCs w:val="24"/>
          </w:rPr>
          <w:t>AOS_SWLIC_FUNC_06:</w:t>
        </w:r>
        <w:r w:rsidRPr="00893782">
          <w:rPr>
            <w:rFonts w:ascii="Trebuchet MS" w:hAnsi="Trebuchet MS"/>
            <w:sz w:val="24"/>
            <w:szCs w:val="24"/>
          </w:rPr>
          <w:t xml:space="preserve"> All changes will need to not affect MPLS feature licensing.</w:t>
        </w:r>
      </w:ins>
    </w:p>
    <w:p w14:paraId="457AF1F8" w14:textId="77777777" w:rsidR="002C7A97" w:rsidRPr="00893782" w:rsidRDefault="002C7A97" w:rsidP="002C7A97">
      <w:pPr>
        <w:rPr>
          <w:ins w:id="1756" w:author="Kha Truong" w:date="2024-06-28T11:40:00Z"/>
          <w:rFonts w:ascii="Trebuchet MS" w:hAnsi="Trebuchet MS"/>
          <w:color w:val="4472C4" w:themeColor="accent5"/>
          <w:sz w:val="24"/>
          <w:szCs w:val="24"/>
        </w:rPr>
      </w:pPr>
      <w:ins w:id="1757" w:author="Kha Truong" w:date="2024-06-28T11:40:00Z">
        <w:r>
          <w:rPr>
            <w:rFonts w:ascii="Trebuchet MS" w:hAnsi="Trebuchet MS"/>
            <w:sz w:val="24"/>
            <w:szCs w:val="24"/>
          </w:rPr>
          <w:t>AOS_SWLIC_FUNC_07:</w:t>
        </w:r>
        <w:r w:rsidRPr="00893782">
          <w:rPr>
            <w:rFonts w:ascii="Trebuchet MS" w:hAnsi="Trebuchet MS"/>
            <w:sz w:val="24"/>
            <w:szCs w:val="24"/>
          </w:rPr>
          <w:t xml:space="preserve"> Only install the license/enable EEPROM bit for the license that requires the unit, not the entire VC. </w:t>
        </w:r>
      </w:ins>
    </w:p>
    <w:p w14:paraId="18A198A7" w14:textId="77777777" w:rsidR="002C7A97" w:rsidRPr="00893782" w:rsidRDefault="002C7A97" w:rsidP="002C7A97">
      <w:pPr>
        <w:rPr>
          <w:ins w:id="1758" w:author="Kha Truong" w:date="2024-06-28T11:40:00Z"/>
          <w:rFonts w:ascii="Trebuchet MS" w:hAnsi="Trebuchet MS"/>
          <w:color w:val="4472C4" w:themeColor="accent5"/>
          <w:sz w:val="24"/>
          <w:szCs w:val="24"/>
        </w:rPr>
      </w:pPr>
      <w:ins w:id="1759" w:author="Kha Truong" w:date="2024-06-28T11:40:00Z">
        <w:r>
          <w:rPr>
            <w:rFonts w:ascii="Trebuchet MS" w:hAnsi="Trebuchet MS"/>
            <w:sz w:val="24"/>
            <w:szCs w:val="24"/>
          </w:rPr>
          <w:t>AOS_SWLIC_FUNC_08:</w:t>
        </w:r>
        <w:r w:rsidRPr="00893782">
          <w:rPr>
            <w:rFonts w:ascii="Trebuchet MS" w:hAnsi="Trebuchet MS"/>
            <w:sz w:val="24"/>
            <w:szCs w:val="24"/>
          </w:rPr>
          <w:t xml:space="preserve"> The IPC message will be send to </w:t>
        </w:r>
        <w:proofErr w:type="spellStart"/>
        <w:r w:rsidRPr="00893782">
          <w:rPr>
            <w:rFonts w:ascii="Trebuchet MS" w:hAnsi="Trebuchet MS"/>
            <w:sz w:val="24"/>
            <w:szCs w:val="24"/>
          </w:rPr>
          <w:t>esmCmm</w:t>
        </w:r>
        <w:proofErr w:type="spellEnd"/>
        <w:r w:rsidRPr="00893782">
          <w:rPr>
            <w:rFonts w:ascii="Trebuchet MS" w:hAnsi="Trebuchet MS"/>
            <w:sz w:val="24"/>
            <w:szCs w:val="24"/>
          </w:rPr>
          <w:t xml:space="preserve"> to notify the license status (DEMO/DEMO-EXPIRED/PERMANENT/REVOKED)</w:t>
        </w:r>
        <w:r>
          <w:rPr>
            <w:rFonts w:ascii="Trebuchet MS" w:hAnsi="Trebuchet MS"/>
            <w:sz w:val="24"/>
            <w:szCs w:val="24"/>
          </w:rPr>
          <w:t xml:space="preserve"> via </w:t>
        </w:r>
        <w:proofErr w:type="spellStart"/>
        <w:r>
          <w:rPr>
            <w:rFonts w:ascii="Trebuchet MS" w:hAnsi="Trebuchet MS"/>
            <w:sz w:val="24"/>
            <w:szCs w:val="24"/>
          </w:rPr>
          <w:t>messageID</w:t>
        </w:r>
        <w:proofErr w:type="spellEnd"/>
        <w:r>
          <w:rPr>
            <w:rFonts w:ascii="Trebuchet MS" w:hAnsi="Trebuchet MS"/>
            <w:sz w:val="24"/>
            <w:szCs w:val="24"/>
          </w:rPr>
          <w:t xml:space="preserve"> </w:t>
        </w:r>
        <w:r w:rsidRPr="0059171F">
          <w:rPr>
            <w:rFonts w:ascii="Trebuchet MS" w:hAnsi="Trebuchet MS"/>
            <w:sz w:val="24"/>
            <w:szCs w:val="24"/>
          </w:rPr>
          <w:t>SWLIC_RESPONSE_LIC_STATUS_TO_ESM</w:t>
        </w:r>
        <w:r w:rsidRPr="00893782">
          <w:rPr>
            <w:rFonts w:ascii="Trebuchet MS" w:hAnsi="Trebuchet MS"/>
            <w:sz w:val="24"/>
            <w:szCs w:val="24"/>
          </w:rPr>
          <w:t xml:space="preserve">. </w:t>
        </w:r>
      </w:ins>
    </w:p>
    <w:p w14:paraId="0A6A052E" w14:textId="77777777" w:rsidR="002C7A97" w:rsidRPr="00893782" w:rsidRDefault="002C7A97" w:rsidP="002C7A97">
      <w:pPr>
        <w:rPr>
          <w:ins w:id="1760" w:author="Kha Truong" w:date="2024-06-28T11:40:00Z"/>
          <w:rFonts w:ascii="Trebuchet MS" w:hAnsi="Trebuchet MS"/>
          <w:sz w:val="24"/>
          <w:szCs w:val="24"/>
        </w:rPr>
      </w:pPr>
      <w:ins w:id="1761" w:author="Kha Truong" w:date="2024-06-28T11:40:00Z">
        <w:r>
          <w:rPr>
            <w:rFonts w:ascii="Trebuchet MS" w:hAnsi="Trebuchet MS"/>
            <w:sz w:val="24"/>
            <w:szCs w:val="24"/>
          </w:rPr>
          <w:t>AOS_SWLIC_FUNC_09:</w:t>
        </w:r>
        <w:r w:rsidRPr="00893782">
          <w:rPr>
            <w:rFonts w:ascii="Trebuchet MS" w:hAnsi="Trebuchet MS"/>
            <w:sz w:val="24"/>
            <w:szCs w:val="24"/>
          </w:rPr>
          <w:t xml:space="preserve"> License Manager only displays EXP-50G license status for license activated units.</w:t>
        </w:r>
      </w:ins>
    </w:p>
    <w:p w14:paraId="20556644" w14:textId="77777777" w:rsidR="002C7A97" w:rsidRDefault="002C7A97" w:rsidP="002C7A97">
      <w:pPr>
        <w:rPr>
          <w:ins w:id="1762" w:author="Kha Truong" w:date="2024-06-28T11:40:00Z"/>
          <w:rFonts w:ascii="Trebuchet MS" w:hAnsi="Trebuchet MS"/>
          <w:sz w:val="24"/>
          <w:szCs w:val="24"/>
        </w:rPr>
      </w:pPr>
      <w:ins w:id="1763" w:author="Kha Truong" w:date="2024-06-28T11:40:00Z">
        <w:r>
          <w:rPr>
            <w:rFonts w:ascii="Trebuchet MS" w:hAnsi="Trebuchet MS"/>
            <w:sz w:val="24"/>
            <w:szCs w:val="24"/>
          </w:rPr>
          <w:t xml:space="preserve">AOS_SWLIC_FUNC_10: </w:t>
        </w:r>
        <w:r w:rsidRPr="00893782">
          <w:rPr>
            <w:rFonts w:ascii="Trebuchet MS" w:hAnsi="Trebuchet MS"/>
            <w:sz w:val="24"/>
            <w:szCs w:val="24"/>
          </w:rPr>
          <w:t>Allow “EXP-50G” license mismatch in VC (similar to 10G license).</w:t>
        </w:r>
      </w:ins>
    </w:p>
    <w:p w14:paraId="07410D28" w14:textId="18CD4C2F" w:rsidR="002C7A97" w:rsidRDefault="002C7A97" w:rsidP="002C7A97">
      <w:pPr>
        <w:rPr>
          <w:ins w:id="1764" w:author="Kha Truong" w:date="2024-06-28T11:40:00Z"/>
          <w:rFonts w:ascii="Trebuchet MS" w:hAnsi="Trebuchet MS"/>
          <w:sz w:val="24"/>
          <w:szCs w:val="24"/>
        </w:rPr>
      </w:pPr>
      <w:ins w:id="1765" w:author="Kha Truong" w:date="2024-06-28T11:40:00Z">
        <w:r>
          <w:rPr>
            <w:rFonts w:ascii="Trebuchet MS" w:hAnsi="Trebuchet MS"/>
            <w:sz w:val="24"/>
            <w:szCs w:val="24"/>
          </w:rPr>
          <w:t xml:space="preserve">AOS_SWLIC_FUNC_11: </w:t>
        </w:r>
        <w:r w:rsidRPr="001A7F53">
          <w:rPr>
            <w:rFonts w:ascii="Trebuchet MS" w:hAnsi="Trebuchet MS"/>
            <w:sz w:val="24"/>
            <w:szCs w:val="24"/>
          </w:rPr>
          <w:t>The demo timer</w:t>
        </w:r>
      </w:ins>
      <w:ins w:id="1766" w:author="Kha Truong" w:date="2024-06-28T13:44:00Z">
        <w:r w:rsidR="00AF64E2">
          <w:rPr>
            <w:rFonts w:ascii="Trebuchet MS" w:hAnsi="Trebuchet MS"/>
            <w:sz w:val="24"/>
            <w:szCs w:val="24"/>
          </w:rPr>
          <w:t xml:space="preserve"> for 50</w:t>
        </w:r>
      </w:ins>
      <w:ins w:id="1767" w:author="Kha Truong" w:date="2024-06-28T13:45:00Z">
        <w:r w:rsidR="00AF64E2">
          <w:rPr>
            <w:rFonts w:ascii="Trebuchet MS" w:hAnsi="Trebuchet MS"/>
            <w:sz w:val="24"/>
            <w:szCs w:val="24"/>
          </w:rPr>
          <w:t>G license</w:t>
        </w:r>
      </w:ins>
      <w:ins w:id="1768" w:author="Kha Truong" w:date="2024-06-28T11:40:00Z">
        <w:r w:rsidR="00AF64E2">
          <w:rPr>
            <w:rFonts w:ascii="Trebuchet MS" w:hAnsi="Trebuchet MS"/>
            <w:sz w:val="24"/>
            <w:szCs w:val="24"/>
          </w:rPr>
          <w:t xml:space="preserve"> will run for each</w:t>
        </w:r>
        <w:r w:rsidRPr="001A7F53">
          <w:rPr>
            <w:rFonts w:ascii="Trebuchet MS" w:hAnsi="Trebuchet MS"/>
            <w:sz w:val="24"/>
            <w:szCs w:val="24"/>
          </w:rPr>
          <w:t xml:space="preserve"> </w:t>
        </w:r>
      </w:ins>
      <w:ins w:id="1769" w:author="Kha Truong" w:date="2024-06-28T13:45:00Z">
        <w:r w:rsidR="00AF64E2">
          <w:rPr>
            <w:rFonts w:ascii="Trebuchet MS" w:hAnsi="Trebuchet MS"/>
            <w:sz w:val="24"/>
            <w:szCs w:val="24"/>
          </w:rPr>
          <w:t>unit using license.</w:t>
        </w:r>
      </w:ins>
    </w:p>
    <w:p w14:paraId="65A271D3" w14:textId="77777777" w:rsidR="002C7A97" w:rsidRDefault="002C7A97" w:rsidP="002C7A97">
      <w:pPr>
        <w:rPr>
          <w:ins w:id="1770" w:author="Kha Truong" w:date="2024-06-28T11:40:00Z"/>
          <w:rFonts w:ascii="Trebuchet MS" w:hAnsi="Trebuchet MS"/>
          <w:sz w:val="24"/>
          <w:szCs w:val="24"/>
        </w:rPr>
      </w:pPr>
      <w:ins w:id="1771" w:author="Kha Truong" w:date="2024-06-28T11:40:00Z">
        <w:r>
          <w:rPr>
            <w:rFonts w:ascii="Trebuchet MS" w:hAnsi="Trebuchet MS"/>
            <w:sz w:val="24"/>
            <w:szCs w:val="24"/>
          </w:rPr>
          <w:t xml:space="preserve">AOS_SWLIC_FUNC_12: </w:t>
        </w:r>
        <w:r w:rsidRPr="001A7F53">
          <w:rPr>
            <w:rFonts w:ascii="Trebuchet MS" w:hAnsi="Trebuchet MS"/>
            <w:sz w:val="24"/>
            <w:szCs w:val="24"/>
          </w:rPr>
          <w:t>When a licensed unit leaves the VC setup, the license client needs to immediately notify the license server for adjustment.</w:t>
        </w:r>
      </w:ins>
    </w:p>
    <w:p w14:paraId="23F591A2" w14:textId="3320EED1" w:rsidR="002C7A97" w:rsidRDefault="002C7A97" w:rsidP="002C7A97">
      <w:pPr>
        <w:rPr>
          <w:ins w:id="1772" w:author="Kha Truong" w:date="2024-06-28T11:40:00Z"/>
          <w:rFonts w:ascii="Trebuchet MS" w:hAnsi="Trebuchet MS"/>
          <w:sz w:val="24"/>
          <w:szCs w:val="24"/>
        </w:rPr>
      </w:pPr>
      <w:ins w:id="1773" w:author="Kha Truong" w:date="2024-06-28T11:40:00Z">
        <w:r>
          <w:rPr>
            <w:rFonts w:ascii="Trebuchet MS" w:hAnsi="Trebuchet MS"/>
            <w:sz w:val="24"/>
            <w:szCs w:val="24"/>
          </w:rPr>
          <w:t xml:space="preserve">AOS_SWLIC_FUNC_13: </w:t>
        </w:r>
        <w:r w:rsidRPr="001A7F53">
          <w:rPr>
            <w:rFonts w:ascii="Trebuchet MS" w:hAnsi="Trebuchet MS"/>
            <w:sz w:val="24"/>
            <w:szCs w:val="24"/>
          </w:rPr>
          <w:t>When a new unit joins the VC setup and requests a license, the license client must immediately notify the license server. In case the license server is not capable of providing permanent licenses to the new unit</w:t>
        </w:r>
      </w:ins>
      <w:ins w:id="1774" w:author="Kha Truong" w:date="2024-06-28T15:34:00Z">
        <w:r w:rsidR="00AF64E2">
          <w:rPr>
            <w:rFonts w:ascii="Trebuchet MS" w:hAnsi="Trebuchet MS"/>
            <w:sz w:val="24"/>
            <w:szCs w:val="24"/>
          </w:rPr>
          <w:t xml:space="preserve">, and </w:t>
        </w:r>
      </w:ins>
      <w:ins w:id="1775" w:author="Kha Truong" w:date="2024-06-28T15:35:00Z">
        <w:r w:rsidR="00AF64E2">
          <w:rPr>
            <w:rFonts w:ascii="Trebuchet MS" w:hAnsi="Trebuchet MS"/>
            <w:sz w:val="24"/>
            <w:szCs w:val="24"/>
          </w:rPr>
          <w:t xml:space="preserve">the license </w:t>
        </w:r>
        <w:r w:rsidR="00AF64E2" w:rsidRPr="00AF64E2">
          <w:rPr>
            <w:rFonts w:ascii="Trebuchet MS" w:hAnsi="Trebuchet MS"/>
            <w:sz w:val="24"/>
            <w:szCs w:val="24"/>
          </w:rPr>
          <w:t>client does not receive update notifications from the server, the disconnect timer is enabled.</w:t>
        </w:r>
      </w:ins>
    </w:p>
    <w:p w14:paraId="1EE0AF7F" w14:textId="77777777" w:rsidR="002C7A97" w:rsidRPr="00893782" w:rsidRDefault="002C7A97" w:rsidP="002C7A97">
      <w:pPr>
        <w:rPr>
          <w:ins w:id="1776" w:author="Kha Truong" w:date="2024-06-28T11:40:00Z"/>
          <w:rFonts w:ascii="Trebuchet MS" w:hAnsi="Trebuchet MS"/>
          <w:sz w:val="24"/>
          <w:szCs w:val="24"/>
        </w:rPr>
      </w:pPr>
    </w:p>
    <w:p w14:paraId="2CB96518" w14:textId="77777777" w:rsidR="002C7A97" w:rsidRPr="00893782" w:rsidRDefault="002C7A97" w:rsidP="002C7A97">
      <w:pPr>
        <w:rPr>
          <w:ins w:id="1777" w:author="Kha Truong" w:date="2024-06-28T11:40:00Z"/>
          <w:rFonts w:ascii="Trebuchet MS" w:hAnsi="Trebuchet MS"/>
          <w:b/>
          <w:sz w:val="24"/>
          <w:szCs w:val="24"/>
        </w:rPr>
      </w:pPr>
      <w:ins w:id="1778" w:author="Kha Truong" w:date="2024-06-28T11:40:00Z">
        <w:r>
          <w:rPr>
            <w:rFonts w:ascii="Trebuchet MS" w:hAnsi="Trebuchet MS"/>
            <w:b/>
            <w:sz w:val="24"/>
            <w:szCs w:val="24"/>
          </w:rPr>
          <w:t xml:space="preserve">10.3.3 </w:t>
        </w:r>
        <w:proofErr w:type="spellStart"/>
        <w:r w:rsidRPr="00893782">
          <w:rPr>
            <w:rFonts w:ascii="Trebuchet MS" w:hAnsi="Trebuchet MS"/>
            <w:b/>
            <w:sz w:val="24"/>
            <w:szCs w:val="24"/>
          </w:rPr>
          <w:t>esmCmm</w:t>
        </w:r>
        <w:proofErr w:type="spellEnd"/>
      </w:ins>
    </w:p>
    <w:p w14:paraId="5F6807E8" w14:textId="77777777" w:rsidR="002C7A97" w:rsidRPr="00893782" w:rsidRDefault="002C7A97" w:rsidP="002C7A97">
      <w:pPr>
        <w:rPr>
          <w:ins w:id="1779" w:author="Kha Truong" w:date="2024-06-28T11:40:00Z"/>
          <w:rFonts w:ascii="Trebuchet MS" w:hAnsi="Trebuchet MS"/>
          <w:sz w:val="24"/>
          <w:szCs w:val="24"/>
        </w:rPr>
      </w:pPr>
      <w:ins w:id="1780" w:author="Kha Truong" w:date="2024-06-28T11:40:00Z">
        <w:r w:rsidRPr="00893782">
          <w:rPr>
            <w:rFonts w:ascii="Trebuchet MS" w:hAnsi="Trebuchet MS"/>
            <w:sz w:val="24"/>
            <w:szCs w:val="24"/>
          </w:rPr>
          <w:t>Need to open the connection point so that the licensed client can connect during startup.</w:t>
        </w:r>
      </w:ins>
    </w:p>
    <w:p w14:paraId="4C0B04E1" w14:textId="469BF6F7" w:rsidR="00AF64E2" w:rsidRPr="00893782" w:rsidRDefault="002C7A97" w:rsidP="002C7A97">
      <w:pPr>
        <w:rPr>
          <w:ins w:id="1781" w:author="Kha Truong" w:date="2024-06-28T11:40:00Z"/>
          <w:rFonts w:ascii="Trebuchet MS" w:hAnsi="Trebuchet MS"/>
          <w:sz w:val="24"/>
          <w:szCs w:val="24"/>
        </w:rPr>
      </w:pPr>
      <w:ins w:id="1782" w:author="Kha Truong" w:date="2024-06-28T11:40:00Z">
        <w:r w:rsidRPr="00893782">
          <w:rPr>
            <w:rFonts w:ascii="Trebuchet MS" w:hAnsi="Trebuchet MS"/>
            <w:sz w:val="24"/>
            <w:szCs w:val="24"/>
          </w:rPr>
          <w:lastRenderedPageBreak/>
          <w:t xml:space="preserve">Sending a license request when an expansion slot is installed in the switch and also when a 50G SFP is inserted, </w:t>
        </w:r>
        <w:proofErr w:type="spellStart"/>
        <w:r w:rsidRPr="00893782">
          <w:rPr>
            <w:rFonts w:ascii="Trebuchet MS" w:hAnsi="Trebuchet MS"/>
            <w:sz w:val="24"/>
            <w:szCs w:val="24"/>
          </w:rPr>
          <w:t>esmCmm</w:t>
        </w:r>
        <w:proofErr w:type="spellEnd"/>
        <w:r w:rsidRPr="00893782">
          <w:rPr>
            <w:rFonts w:ascii="Trebuchet MS" w:hAnsi="Trebuchet MS"/>
            <w:sz w:val="24"/>
            <w:szCs w:val="24"/>
          </w:rPr>
          <w:t xml:space="preserve"> needs to send an IPC message to the licensing client to request a demo license.</w:t>
        </w:r>
      </w:ins>
      <w:ins w:id="1783" w:author="Kha Truong" w:date="2024-06-28T15:37:00Z">
        <w:r w:rsidR="00AF64E2">
          <w:rPr>
            <w:rFonts w:ascii="Trebuchet MS" w:hAnsi="Trebuchet MS"/>
            <w:sz w:val="24"/>
            <w:szCs w:val="24"/>
          </w:rPr>
          <w:t xml:space="preserve"> </w:t>
        </w:r>
        <w:r w:rsidR="00AF64E2" w:rsidRPr="00AF64E2">
          <w:rPr>
            <w:rFonts w:ascii="Trebuchet MS" w:hAnsi="Trebuchet MS"/>
            <w:sz w:val="24"/>
            <w:szCs w:val="24"/>
          </w:rPr>
          <w:t xml:space="preserve">In the license request message, </w:t>
        </w:r>
        <w:proofErr w:type="spellStart"/>
        <w:r w:rsidR="00AF64E2" w:rsidRPr="00AF64E2">
          <w:rPr>
            <w:rFonts w:ascii="Trebuchet MS" w:hAnsi="Trebuchet MS"/>
            <w:sz w:val="24"/>
            <w:szCs w:val="24"/>
          </w:rPr>
          <w:t>esmCmm</w:t>
        </w:r>
        <w:proofErr w:type="spellEnd"/>
        <w:r w:rsidR="00AF64E2" w:rsidRPr="00AF64E2">
          <w:rPr>
            <w:rFonts w:ascii="Trebuchet MS" w:hAnsi="Trebuchet MS"/>
            <w:sz w:val="24"/>
            <w:szCs w:val="24"/>
          </w:rPr>
          <w:t xml:space="preserve"> needs to specify the unit requesting the license.</w:t>
        </w:r>
      </w:ins>
    </w:p>
    <w:p w14:paraId="000B6980" w14:textId="77777777" w:rsidR="002C7A97" w:rsidRDefault="002C7A97" w:rsidP="002C7A97">
      <w:pPr>
        <w:rPr>
          <w:ins w:id="1784" w:author="Kha Truong" w:date="2024-06-28T11:40:00Z"/>
          <w:rFonts w:ascii="Trebuchet MS" w:hAnsi="Trebuchet MS"/>
          <w:sz w:val="24"/>
          <w:szCs w:val="24"/>
        </w:rPr>
      </w:pPr>
      <w:ins w:id="1785" w:author="Kha Truong" w:date="2024-06-28T11:40:00Z">
        <w:r w:rsidRPr="00893782">
          <w:rPr>
            <w:rFonts w:ascii="Trebuchet MS" w:hAnsi="Trebuchet MS"/>
            <w:sz w:val="24"/>
            <w:szCs w:val="24"/>
          </w:rPr>
          <w:t>Change the port speed to 50G if receiving the license status is DEMO/PERMANENT, and put the port speed back to default if receiving the license status is DEMO-EXPIRED/REMOVE.</w:t>
        </w:r>
      </w:ins>
    </w:p>
    <w:p w14:paraId="50DB0A92" w14:textId="77777777" w:rsidR="002C7A97" w:rsidRPr="00A6195A" w:rsidRDefault="002C7A97" w:rsidP="002C7A97">
      <w:pPr>
        <w:rPr>
          <w:ins w:id="1786" w:author="Kha Truong" w:date="2024-06-28T11:40:00Z"/>
          <w:rFonts w:ascii="Trebuchet MS" w:hAnsi="Trebuchet MS"/>
          <w:b/>
          <w:i/>
          <w:sz w:val="24"/>
          <w:szCs w:val="24"/>
          <w:u w:val="single"/>
        </w:rPr>
      </w:pPr>
      <w:ins w:id="1787" w:author="Kha Truong" w:date="2024-06-28T11:40:00Z">
        <w:r>
          <w:rPr>
            <w:rFonts w:ascii="Trebuchet MS" w:hAnsi="Trebuchet MS"/>
            <w:sz w:val="24"/>
            <w:szCs w:val="24"/>
          </w:rPr>
          <w:t xml:space="preserve">By using the API: </w:t>
        </w:r>
        <w:proofErr w:type="spellStart"/>
        <w:r w:rsidRPr="00A6195A">
          <w:rPr>
            <w:rFonts w:ascii="Trebuchet MS" w:hAnsi="Trebuchet MS"/>
            <w:b/>
            <w:i/>
            <w:sz w:val="24"/>
            <w:szCs w:val="24"/>
            <w:u w:val="single"/>
          </w:rPr>
          <w:t>esmCmmSendRequestToSwlicCmm</w:t>
        </w:r>
        <w:proofErr w:type="spellEnd"/>
        <w:r w:rsidRPr="00A6195A">
          <w:rPr>
            <w:rFonts w:ascii="Trebuchet MS" w:hAnsi="Trebuchet MS"/>
            <w:b/>
            <w:i/>
            <w:sz w:val="24"/>
            <w:szCs w:val="24"/>
            <w:u w:val="single"/>
          </w:rPr>
          <w:t>()</w:t>
        </w:r>
      </w:ins>
    </w:p>
    <w:p w14:paraId="7E317048" w14:textId="77777777" w:rsidR="002C7A97" w:rsidRDefault="002C7A97" w:rsidP="002C7A97">
      <w:pPr>
        <w:rPr>
          <w:ins w:id="1788" w:author="Kha Truong" w:date="2024-06-28T11:40:00Z"/>
          <w:rFonts w:ascii="Trebuchet MS" w:hAnsi="Trebuchet MS"/>
          <w:sz w:val="24"/>
          <w:szCs w:val="24"/>
        </w:rPr>
      </w:pPr>
      <w:proofErr w:type="spellStart"/>
      <w:ins w:id="1789" w:author="Kha Truong" w:date="2024-06-28T11:40:00Z">
        <w:r>
          <w:rPr>
            <w:rFonts w:ascii="Trebuchet MS" w:hAnsi="Trebuchet MS"/>
            <w:sz w:val="24"/>
            <w:szCs w:val="24"/>
          </w:rPr>
          <w:t>E</w:t>
        </w:r>
        <w:r w:rsidRPr="0059171F">
          <w:rPr>
            <w:rFonts w:ascii="Trebuchet MS" w:hAnsi="Trebuchet MS"/>
            <w:sz w:val="24"/>
            <w:szCs w:val="24"/>
          </w:rPr>
          <w:t>smCmm</w:t>
        </w:r>
        <w:proofErr w:type="spellEnd"/>
        <w:r w:rsidRPr="0059171F">
          <w:rPr>
            <w:rFonts w:ascii="Trebuchet MS" w:hAnsi="Trebuchet MS"/>
            <w:sz w:val="24"/>
            <w:szCs w:val="24"/>
          </w:rPr>
          <w:t xml:space="preserve"> will send the </w:t>
        </w:r>
        <w:proofErr w:type="spellStart"/>
        <w:r w:rsidRPr="0059171F">
          <w:rPr>
            <w:rFonts w:ascii="Trebuchet MS" w:hAnsi="Trebuchet MS"/>
            <w:sz w:val="24"/>
            <w:szCs w:val="24"/>
          </w:rPr>
          <w:t>messageId</w:t>
        </w:r>
        <w:proofErr w:type="spellEnd"/>
        <w:r>
          <w:rPr>
            <w:rFonts w:ascii="Trebuchet MS" w:hAnsi="Trebuchet MS"/>
            <w:sz w:val="24"/>
            <w:szCs w:val="24"/>
          </w:rPr>
          <w:t>(</w:t>
        </w:r>
        <w:r w:rsidRPr="0059171F">
          <w:rPr>
            <w:rFonts w:ascii="Trebuchet MS" w:hAnsi="Trebuchet MS"/>
            <w:sz w:val="24"/>
            <w:szCs w:val="24"/>
          </w:rPr>
          <w:t>ESM_REQUEST_LICENSE_INFO</w:t>
        </w:r>
        <w:r>
          <w:rPr>
            <w:rFonts w:ascii="Trebuchet MS" w:hAnsi="Trebuchet MS"/>
            <w:sz w:val="24"/>
            <w:szCs w:val="24"/>
          </w:rPr>
          <w:t>)</w:t>
        </w:r>
        <w:r w:rsidRPr="0059171F">
          <w:rPr>
            <w:rFonts w:ascii="Trebuchet MS" w:hAnsi="Trebuchet MS"/>
            <w:sz w:val="24"/>
            <w:szCs w:val="24"/>
          </w:rPr>
          <w:t xml:space="preserve"> to </w:t>
        </w:r>
        <w:proofErr w:type="spellStart"/>
        <w:r w:rsidRPr="0059171F">
          <w:rPr>
            <w:rFonts w:ascii="Trebuchet MS" w:hAnsi="Trebuchet MS"/>
            <w:sz w:val="24"/>
            <w:szCs w:val="24"/>
          </w:rPr>
          <w:t>swlicCmm</w:t>
        </w:r>
        <w:proofErr w:type="spellEnd"/>
        <w:r w:rsidRPr="0059171F">
          <w:rPr>
            <w:rFonts w:ascii="Trebuchet MS" w:hAnsi="Trebuchet MS"/>
            <w:sz w:val="24"/>
            <w:szCs w:val="24"/>
          </w:rPr>
          <w:t xml:space="preserve"> to get license status</w:t>
        </w:r>
        <w:r>
          <w:rPr>
            <w:rFonts w:ascii="Trebuchet MS" w:hAnsi="Trebuchet MS"/>
            <w:sz w:val="24"/>
            <w:szCs w:val="24"/>
          </w:rPr>
          <w:t>.</w:t>
        </w:r>
      </w:ins>
    </w:p>
    <w:p w14:paraId="49AD818D" w14:textId="77777777" w:rsidR="002C7A97" w:rsidRPr="0059171F" w:rsidRDefault="002C7A97" w:rsidP="002C7A97">
      <w:pPr>
        <w:rPr>
          <w:ins w:id="1790" w:author="Kha Truong" w:date="2024-06-28T11:40:00Z"/>
          <w:rFonts w:ascii="Trebuchet MS" w:hAnsi="Trebuchet MS"/>
          <w:sz w:val="24"/>
          <w:szCs w:val="24"/>
        </w:rPr>
      </w:pPr>
      <w:ins w:id="1791" w:author="Kha Truong" w:date="2024-06-28T11:40:00Z">
        <w:r w:rsidRPr="00340F42">
          <w:rPr>
            <w:rFonts w:ascii="Trebuchet MS" w:hAnsi="Trebuchet MS"/>
            <w:sz w:val="24"/>
            <w:szCs w:val="24"/>
          </w:rPr>
          <w:t xml:space="preserve">To get the license status of the 50G license, </w:t>
        </w:r>
        <w:r>
          <w:rPr>
            <w:rFonts w:ascii="Trebuchet MS" w:hAnsi="Trebuchet MS"/>
            <w:sz w:val="24"/>
            <w:szCs w:val="24"/>
          </w:rPr>
          <w:t>ESM</w:t>
        </w:r>
        <w:r w:rsidRPr="00340F42">
          <w:rPr>
            <w:rFonts w:ascii="Trebuchet MS" w:hAnsi="Trebuchet MS"/>
            <w:sz w:val="24"/>
            <w:szCs w:val="24"/>
          </w:rPr>
          <w:t xml:space="preserve"> can use </w:t>
        </w:r>
        <w:proofErr w:type="spellStart"/>
        <w:r w:rsidRPr="00340F42">
          <w:rPr>
            <w:rFonts w:ascii="Trebuchet MS" w:hAnsi="Trebuchet MS"/>
            <w:sz w:val="24"/>
            <w:szCs w:val="24"/>
          </w:rPr>
          <w:t>capman</w:t>
        </w:r>
        <w:proofErr w:type="spellEnd"/>
        <w:r w:rsidRPr="00340F42">
          <w:rPr>
            <w:rFonts w:ascii="Trebuchet MS" w:hAnsi="Trebuchet MS"/>
            <w:sz w:val="24"/>
            <w:szCs w:val="24"/>
          </w:rPr>
          <w:t xml:space="preserve"> </w:t>
        </w:r>
        <w:proofErr w:type="spellStart"/>
        <w:r w:rsidRPr="00340F42">
          <w:rPr>
            <w:rFonts w:ascii="Trebuchet MS" w:hAnsi="Trebuchet MS"/>
            <w:sz w:val="24"/>
            <w:szCs w:val="24"/>
          </w:rPr>
          <w:t>api</w:t>
        </w:r>
        <w:proofErr w:type="spellEnd"/>
        <w:r w:rsidRPr="00340F42">
          <w:rPr>
            <w:rFonts w:ascii="Trebuchet MS" w:hAnsi="Trebuchet MS"/>
            <w:sz w:val="24"/>
            <w:szCs w:val="24"/>
          </w:rPr>
          <w:t xml:space="preserve"> CMLCHK_IS_50G_LICENSED()</w:t>
        </w:r>
        <w:r>
          <w:rPr>
            <w:rFonts w:ascii="Trebuchet MS" w:hAnsi="Trebuchet MS"/>
            <w:sz w:val="24"/>
            <w:szCs w:val="24"/>
          </w:rPr>
          <w:t>.</w:t>
        </w:r>
      </w:ins>
    </w:p>
    <w:p w14:paraId="204FE0C1" w14:textId="77777777" w:rsidR="002C7A97" w:rsidRDefault="002C7A97" w:rsidP="002C7A97">
      <w:pPr>
        <w:rPr>
          <w:ins w:id="1792" w:author="Kha Truong" w:date="2024-06-28T11:40:00Z"/>
          <w:rFonts w:ascii="Trebuchet MS" w:hAnsi="Trebuchet MS"/>
          <w:b/>
        </w:rPr>
      </w:pPr>
      <w:ins w:id="1793" w:author="Kha Truong" w:date="2024-06-28T11:40:00Z">
        <w:r>
          <w:rPr>
            <w:rFonts w:ascii="Trebuchet MS" w:hAnsi="Trebuchet MS"/>
            <w:b/>
            <w:sz w:val="24"/>
            <w:szCs w:val="24"/>
          </w:rPr>
          <w:t xml:space="preserve">10.3.4 </w:t>
        </w:r>
        <w:r w:rsidRPr="00E62C28">
          <w:rPr>
            <w:rFonts w:ascii="Trebuchet MS" w:hAnsi="Trebuchet MS"/>
            <w:b/>
          </w:rPr>
          <w:t>Summary of Flows</w:t>
        </w:r>
      </w:ins>
    </w:p>
    <w:p w14:paraId="396B921E" w14:textId="7FB9E83A" w:rsidR="006117F4" w:rsidRPr="002C7A97" w:rsidDel="00703E0C" w:rsidRDefault="002C7A97">
      <w:pPr>
        <w:pStyle w:val="NormalWeb"/>
        <w:rPr>
          <w:del w:id="1794" w:author="Vachiravel Sabarinathan" w:date="2024-06-30T20:16:00Z"/>
          <w:rPrChange w:id="1795" w:author="Kha Truong" w:date="2024-06-28T11:40:00Z">
            <w:rPr>
              <w:del w:id="1796" w:author="Vachiravel Sabarinathan" w:date="2024-06-30T20:16:00Z"/>
              <w:rFonts w:ascii="Trebuchet MS" w:hAnsi="Trebuchet MS"/>
              <w:sz w:val="24"/>
              <w:szCs w:val="24"/>
            </w:rPr>
          </w:rPrChange>
        </w:rPr>
        <w:pPrChange w:id="1797" w:author="Kha Truong" w:date="2024-06-28T11:40:00Z">
          <w:pPr>
            <w:spacing w:line="276" w:lineRule="auto"/>
          </w:pPr>
        </w:pPrChange>
      </w:pPr>
      <w:ins w:id="1798" w:author="Kha Truong" w:date="2024-06-28T11:40:00Z">
        <w:r>
          <w:rPr>
            <w:noProof/>
          </w:rPr>
          <w:lastRenderedPageBreak/>
          <w:drawing>
            <wp:inline distT="0" distB="0" distL="0" distR="0" wp14:anchorId="23290CF7" wp14:editId="78E333B9">
              <wp:extent cx="5712031" cy="7261646"/>
              <wp:effectExtent l="0" t="0" r="3175" b="0"/>
              <wp:docPr id="10" name="Picture 10" descr="C:\Users\nkvinh\AppData\Local\Packages\Microsoft.Windows.Photos_8wekyb3d8bbwe\TempState\ShareServiceTempFolder\50glicense.drawi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kvinh\AppData\Local\Packages\Microsoft.Windows.Photos_8wekyb3d8bbwe\TempState\ShareServiceTempFolder\50glicense.drawio.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9768" cy="7284195"/>
                      </a:xfrm>
                      <a:prstGeom prst="rect">
                        <a:avLst/>
                      </a:prstGeom>
                      <a:noFill/>
                      <a:ln>
                        <a:noFill/>
                      </a:ln>
                    </pic:spPr>
                  </pic:pic>
                </a:graphicData>
              </a:graphic>
            </wp:inline>
          </w:drawing>
        </w:r>
      </w:ins>
    </w:p>
    <w:p w14:paraId="6894CD68" w14:textId="043525E3" w:rsidR="00BE396C" w:rsidDel="00703E0C" w:rsidRDefault="00BE396C">
      <w:pPr>
        <w:pStyle w:val="NormalWeb"/>
        <w:rPr>
          <w:del w:id="1799" w:author="Vachiravel Sabarinathan" w:date="2024-06-30T20:16:00Z"/>
          <w:rFonts w:ascii="Trebuchet MS" w:hAnsi="Trebuchet MS"/>
        </w:rPr>
        <w:pPrChange w:id="1800" w:author="Vachiravel Sabarinathan" w:date="2024-06-30T20:16:00Z">
          <w:pPr>
            <w:spacing w:line="276" w:lineRule="auto"/>
          </w:pPr>
        </w:pPrChange>
      </w:pPr>
    </w:p>
    <w:p w14:paraId="7491BAB7" w14:textId="27B62DB4" w:rsidR="00BE396C" w:rsidDel="00703E0C" w:rsidRDefault="00BE396C" w:rsidP="00B57412">
      <w:pPr>
        <w:spacing w:line="276" w:lineRule="auto"/>
        <w:rPr>
          <w:del w:id="1801" w:author="Vachiravel Sabarinathan" w:date="2024-06-30T20:16:00Z"/>
          <w:rFonts w:ascii="Trebuchet MS" w:hAnsi="Trebuchet MS"/>
          <w:sz w:val="24"/>
          <w:szCs w:val="24"/>
        </w:rPr>
      </w:pPr>
    </w:p>
    <w:p w14:paraId="7D7F4567" w14:textId="24B41801" w:rsidR="00BE396C" w:rsidDel="00703E0C" w:rsidRDefault="00BE396C" w:rsidP="00B57412">
      <w:pPr>
        <w:spacing w:line="276" w:lineRule="auto"/>
        <w:rPr>
          <w:del w:id="1802" w:author="Vachiravel Sabarinathan" w:date="2024-06-30T20:16:00Z"/>
          <w:rFonts w:ascii="Trebuchet MS" w:hAnsi="Trebuchet MS"/>
          <w:sz w:val="24"/>
          <w:szCs w:val="24"/>
        </w:rPr>
      </w:pPr>
    </w:p>
    <w:p w14:paraId="2432A460" w14:textId="124AD760" w:rsidR="00BE396C" w:rsidDel="00703E0C" w:rsidRDefault="00BE396C" w:rsidP="00B57412">
      <w:pPr>
        <w:spacing w:line="276" w:lineRule="auto"/>
        <w:rPr>
          <w:del w:id="1803" w:author="Vachiravel Sabarinathan" w:date="2024-06-30T20:16:00Z"/>
          <w:rFonts w:ascii="Trebuchet MS" w:hAnsi="Trebuchet MS"/>
          <w:sz w:val="24"/>
          <w:szCs w:val="24"/>
        </w:rPr>
      </w:pPr>
    </w:p>
    <w:p w14:paraId="568C988B" w14:textId="2B8B6725" w:rsidR="00BE396C" w:rsidDel="00703E0C" w:rsidRDefault="00BE396C" w:rsidP="00B57412">
      <w:pPr>
        <w:spacing w:line="276" w:lineRule="auto"/>
        <w:rPr>
          <w:del w:id="1804" w:author="Vachiravel Sabarinathan" w:date="2024-06-30T20:16:00Z"/>
          <w:rFonts w:ascii="Trebuchet MS" w:hAnsi="Trebuchet MS"/>
          <w:sz w:val="24"/>
          <w:szCs w:val="24"/>
        </w:rPr>
      </w:pPr>
    </w:p>
    <w:p w14:paraId="5C03948B" w14:textId="521FFEE8" w:rsidR="00BE396C" w:rsidDel="00703E0C" w:rsidRDefault="00BE396C" w:rsidP="00B57412">
      <w:pPr>
        <w:spacing w:line="276" w:lineRule="auto"/>
        <w:rPr>
          <w:del w:id="1805" w:author="Vachiravel Sabarinathan" w:date="2024-06-30T20:16:00Z"/>
          <w:rFonts w:ascii="Trebuchet MS" w:hAnsi="Trebuchet MS"/>
          <w:sz w:val="24"/>
          <w:szCs w:val="24"/>
        </w:rPr>
      </w:pPr>
    </w:p>
    <w:p w14:paraId="4491DA8F" w14:textId="751EB53C" w:rsidR="00AB2BE6" w:rsidRPr="00E62C28" w:rsidDel="00703E0C" w:rsidRDefault="00AB2BE6" w:rsidP="00AB2BE6">
      <w:pPr>
        <w:spacing w:line="276" w:lineRule="auto"/>
        <w:rPr>
          <w:del w:id="1806" w:author="Vachiravel Sabarinathan" w:date="2024-06-30T20:16:00Z"/>
          <w:rFonts w:ascii="Trebuchet MS" w:hAnsi="Trebuchet MS"/>
          <w:sz w:val="24"/>
          <w:szCs w:val="24"/>
        </w:rPr>
      </w:pPr>
    </w:p>
    <w:p w14:paraId="522A1F5A" w14:textId="77777777" w:rsidR="00A55BC2" w:rsidRDefault="00A55BC2" w:rsidP="00703E0C"/>
    <w:sectPr w:rsidR="00A55BC2">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D93E2" w14:textId="77777777" w:rsidR="00DC1EDF" w:rsidRDefault="00DC1EDF">
      <w:pPr>
        <w:spacing w:after="0" w:line="240" w:lineRule="auto"/>
      </w:pPr>
      <w:r>
        <w:separator/>
      </w:r>
    </w:p>
  </w:endnote>
  <w:endnote w:type="continuationSeparator" w:id="0">
    <w:p w14:paraId="1AD07C36" w14:textId="77777777" w:rsidR="00DC1EDF" w:rsidRDefault="00DC1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60464" w14:textId="3633C808" w:rsidR="008607C8" w:rsidRPr="005E3203" w:rsidRDefault="008607C8" w:rsidP="005E3203">
    <w:pPr>
      <w:tabs>
        <w:tab w:val="center" w:pos="4320"/>
        <w:tab w:val="right" w:pos="8640"/>
      </w:tabs>
      <w:spacing w:after="0" w:line="240" w:lineRule="auto"/>
      <w:jc w:val="both"/>
      <w:rPr>
        <w:rFonts w:ascii="Trebuchet MS" w:eastAsia="Times New Roman" w:hAnsi="Trebuchet MS" w:cs="Times New Roman"/>
        <w:bCs/>
        <w:sz w:val="20"/>
        <w:szCs w:val="20"/>
        <w:lang w:bidi="hi-IN"/>
      </w:rPr>
    </w:pPr>
    <w:r w:rsidRPr="005E3203">
      <w:rPr>
        <w:rFonts w:ascii="Trebuchet MS" w:eastAsia="Times New Roman" w:hAnsi="Trebuchet MS" w:cs="Times New Roman"/>
        <w:bCs/>
        <w:sz w:val="20"/>
        <w:szCs w:val="20"/>
        <w:lang w:bidi="hi-IN"/>
      </w:rPr>
      <w:t xml:space="preserve">ALE USA, Inc. </w:t>
    </w:r>
    <w:r w:rsidRPr="005E3203">
      <w:rPr>
        <w:rFonts w:ascii="Trebuchet MS" w:eastAsia="Times New Roman" w:hAnsi="Trebuchet MS" w:cs="Times New Roman"/>
        <w:bCs/>
        <w:sz w:val="20"/>
        <w:szCs w:val="20"/>
        <w:lang w:bidi="hi-IN"/>
      </w:rPr>
      <w:tab/>
      <w:t xml:space="preserve">            Proprietary Information</w:t>
    </w:r>
    <w:r w:rsidRPr="005E3203">
      <w:rPr>
        <w:rFonts w:ascii="Trebuchet MS" w:eastAsia="Times New Roman" w:hAnsi="Trebuchet MS" w:cs="Times New Roman"/>
        <w:bCs/>
        <w:sz w:val="20"/>
        <w:szCs w:val="20"/>
        <w:lang w:bidi="hi-IN"/>
      </w:rPr>
      <w:tab/>
      <w:t xml:space="preserve">Page </w:t>
    </w:r>
    <w:r w:rsidRPr="005E3203">
      <w:rPr>
        <w:rFonts w:ascii="Trebuchet MS" w:eastAsia="Times New Roman" w:hAnsi="Trebuchet MS" w:cs="Times New Roman"/>
        <w:bCs/>
        <w:sz w:val="20"/>
        <w:szCs w:val="20"/>
        <w:lang w:bidi="hi-IN"/>
      </w:rPr>
      <w:fldChar w:fldCharType="begin"/>
    </w:r>
    <w:r w:rsidRPr="005E3203">
      <w:rPr>
        <w:rFonts w:ascii="Trebuchet MS" w:eastAsia="Times New Roman" w:hAnsi="Trebuchet MS" w:cs="Times New Roman"/>
        <w:bCs/>
        <w:sz w:val="20"/>
        <w:szCs w:val="20"/>
        <w:lang w:bidi="hi-IN"/>
      </w:rPr>
      <w:instrText xml:space="preserve"> PAGE </w:instrText>
    </w:r>
    <w:r w:rsidRPr="005E3203">
      <w:rPr>
        <w:rFonts w:ascii="Trebuchet MS" w:eastAsia="Times New Roman" w:hAnsi="Trebuchet MS" w:cs="Times New Roman"/>
        <w:bCs/>
        <w:sz w:val="20"/>
        <w:szCs w:val="20"/>
        <w:lang w:bidi="hi-IN"/>
      </w:rPr>
      <w:fldChar w:fldCharType="separate"/>
    </w:r>
    <w:r w:rsidR="008C3415">
      <w:rPr>
        <w:rFonts w:ascii="Trebuchet MS" w:eastAsia="Times New Roman" w:hAnsi="Trebuchet MS" w:cs="Times New Roman"/>
        <w:bCs/>
        <w:noProof/>
        <w:sz w:val="20"/>
        <w:szCs w:val="20"/>
        <w:lang w:bidi="hi-IN"/>
      </w:rPr>
      <w:t>83</w:t>
    </w:r>
    <w:r w:rsidRPr="005E3203">
      <w:rPr>
        <w:rFonts w:ascii="Trebuchet MS" w:eastAsia="Times New Roman" w:hAnsi="Trebuchet MS" w:cs="Times New Roman"/>
        <w:bCs/>
        <w:sz w:val="20"/>
        <w:szCs w:val="20"/>
        <w:lang w:bidi="hi-IN"/>
      </w:rPr>
      <w:fldChar w:fldCharType="end"/>
    </w:r>
    <w:r w:rsidRPr="005E3203">
      <w:rPr>
        <w:rFonts w:ascii="Trebuchet MS" w:eastAsia="Times New Roman" w:hAnsi="Trebuchet MS" w:cs="Times New Roman"/>
        <w:bCs/>
        <w:sz w:val="20"/>
        <w:szCs w:val="20"/>
        <w:lang w:bidi="hi-IN"/>
      </w:rPr>
      <w:t xml:space="preserve"> of </w:t>
    </w:r>
    <w:r w:rsidRPr="005E3203">
      <w:rPr>
        <w:rFonts w:ascii="Trebuchet MS" w:eastAsia="Times New Roman" w:hAnsi="Trebuchet MS" w:cs="Times New Roman"/>
        <w:bCs/>
        <w:sz w:val="20"/>
        <w:szCs w:val="20"/>
        <w:lang w:bidi="hi-IN"/>
      </w:rPr>
      <w:fldChar w:fldCharType="begin"/>
    </w:r>
    <w:r w:rsidRPr="005E3203">
      <w:rPr>
        <w:rFonts w:ascii="Trebuchet MS" w:eastAsia="Times New Roman" w:hAnsi="Trebuchet MS" w:cs="Times New Roman"/>
        <w:bCs/>
        <w:sz w:val="20"/>
        <w:szCs w:val="20"/>
        <w:lang w:bidi="hi-IN"/>
      </w:rPr>
      <w:instrText xml:space="preserve"> NUMPAGES </w:instrText>
    </w:r>
    <w:r w:rsidRPr="005E3203">
      <w:rPr>
        <w:rFonts w:ascii="Trebuchet MS" w:eastAsia="Times New Roman" w:hAnsi="Trebuchet MS" w:cs="Times New Roman"/>
        <w:bCs/>
        <w:sz w:val="20"/>
        <w:szCs w:val="20"/>
        <w:lang w:bidi="hi-IN"/>
      </w:rPr>
      <w:fldChar w:fldCharType="separate"/>
    </w:r>
    <w:r w:rsidR="008C3415">
      <w:rPr>
        <w:rFonts w:ascii="Trebuchet MS" w:eastAsia="Times New Roman" w:hAnsi="Trebuchet MS" w:cs="Times New Roman"/>
        <w:bCs/>
        <w:noProof/>
        <w:sz w:val="20"/>
        <w:szCs w:val="20"/>
        <w:lang w:bidi="hi-IN"/>
      </w:rPr>
      <w:t>85</w:t>
    </w:r>
    <w:r w:rsidRPr="005E3203">
      <w:rPr>
        <w:rFonts w:ascii="Trebuchet MS" w:eastAsia="Times New Roman" w:hAnsi="Trebuchet MS" w:cs="Times New Roman"/>
        <w:bCs/>
        <w:sz w:val="20"/>
        <w:szCs w:val="20"/>
        <w:lang w:bidi="hi-IN"/>
      </w:rPr>
      <w:fldChar w:fldCharType="end"/>
    </w:r>
  </w:p>
  <w:p w14:paraId="21633557" w14:textId="77777777" w:rsidR="008607C8" w:rsidRPr="005E3203" w:rsidRDefault="008607C8" w:rsidP="005E3203">
    <w:pPr>
      <w:tabs>
        <w:tab w:val="center" w:pos="4320"/>
        <w:tab w:val="right" w:pos="8640"/>
      </w:tabs>
      <w:spacing w:after="0" w:line="240" w:lineRule="auto"/>
      <w:jc w:val="both"/>
      <w:rPr>
        <w:rFonts w:ascii="Trebuchet MS" w:eastAsia="Times New Roman" w:hAnsi="Trebuchet MS" w:cs="Times New Roman"/>
        <w:bCs/>
        <w:sz w:val="20"/>
        <w:szCs w:val="20"/>
        <w:lang w:bidi="hi-IN"/>
      </w:rPr>
    </w:pPr>
    <w:r w:rsidRPr="005E3203">
      <w:rPr>
        <w:rFonts w:ascii="Trebuchet MS" w:eastAsia="Times New Roman" w:hAnsi="Trebuchet MS" w:cs="Times New Roman"/>
        <w:bCs/>
        <w:sz w:val="20"/>
        <w:szCs w:val="20"/>
        <w:lang w:bidi="hi-IN"/>
      </w:rPr>
      <w:t xml:space="preserve">Revised Form: </w:t>
    </w:r>
    <w:smartTag w:uri="urn:schemas-microsoft-com:office:smarttags" w:element="date">
      <w:smartTagPr>
        <w:attr w:name="Year" w:val="02"/>
        <w:attr w:name="Day" w:val="1"/>
        <w:attr w:name="Month" w:val="5"/>
        <w:attr w:name="ls" w:val="trans"/>
      </w:smartTagPr>
      <w:r w:rsidRPr="005E3203">
        <w:rPr>
          <w:rFonts w:ascii="Trebuchet MS" w:eastAsia="Times New Roman" w:hAnsi="Trebuchet MS" w:cs="Times New Roman"/>
          <w:bCs/>
          <w:sz w:val="20"/>
          <w:szCs w:val="20"/>
          <w:lang w:bidi="hi-IN"/>
        </w:rPr>
        <w:t>5/1/02</w:t>
      </w:r>
    </w:smartTag>
  </w:p>
  <w:p w14:paraId="7602093E" w14:textId="77777777" w:rsidR="008607C8" w:rsidRPr="005E3203" w:rsidRDefault="008607C8" w:rsidP="005E3203">
    <w:pPr>
      <w:spacing w:after="0" w:line="240" w:lineRule="auto"/>
      <w:jc w:val="both"/>
      <w:rPr>
        <w:rFonts w:ascii="Trebuchet MS" w:eastAsia="Times New Roman" w:hAnsi="Trebuchet MS" w:cs="Times New Roman"/>
        <w:bCs/>
        <w:sz w:val="20"/>
        <w:szCs w:val="20"/>
        <w:lang w:bidi="hi-IN"/>
      </w:rPr>
    </w:pPr>
    <w:r w:rsidRPr="005E3203">
      <w:rPr>
        <w:rFonts w:ascii="Trebuchet MS" w:eastAsia="Times New Roman" w:hAnsi="Trebuchet MS" w:cs="Times New Roman"/>
        <w:bCs/>
        <w:noProof/>
        <w:sz w:val="20"/>
        <w:szCs w:val="20"/>
      </w:rPr>
      <mc:AlternateContent>
        <mc:Choice Requires="wps">
          <w:drawing>
            <wp:anchor distT="0" distB="0" distL="114300" distR="114300" simplePos="0" relativeHeight="251659264" behindDoc="0" locked="0" layoutInCell="0" allowOverlap="1" wp14:anchorId="05886895" wp14:editId="5D20C7A9">
              <wp:simplePos x="0" y="0"/>
              <wp:positionH relativeFrom="margin">
                <wp:align>left</wp:align>
              </wp:positionH>
              <wp:positionV relativeFrom="paragraph">
                <wp:posOffset>71070</wp:posOffset>
              </wp:positionV>
              <wp:extent cx="5943600" cy="575953"/>
              <wp:effectExtent l="0" t="0" r="19050" b="14605"/>
              <wp:wrapNone/>
              <wp:docPr id="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75953"/>
                      </a:xfrm>
                      <a:prstGeom prst="rect">
                        <a:avLst/>
                      </a:prstGeom>
                      <a:solidFill>
                        <a:srgbClr val="FFFFFF"/>
                      </a:solidFill>
                      <a:ln w="9525">
                        <a:solidFill>
                          <a:srgbClr val="000000"/>
                        </a:solidFill>
                        <a:miter lim="800000"/>
                        <a:headEnd/>
                        <a:tailEnd/>
                      </a:ln>
                    </wps:spPr>
                    <wps:txbx>
                      <w:txbxContent>
                        <w:p w14:paraId="4D988CB0" w14:textId="77777777" w:rsidR="008607C8" w:rsidRDefault="008607C8" w:rsidP="005E3203">
                          <w:r>
                            <w:t>UNCONTROLLED COPY</w:t>
                          </w:r>
                        </w:p>
                        <w:p w14:paraId="705A2429" w14:textId="77777777" w:rsidR="008607C8" w:rsidRDefault="008607C8" w:rsidP="005E3203">
                          <w:r>
                            <w:t>See Agile for current revision.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05886895" id="_x0000_t202" coordsize="21600,21600" o:spt="202" path="m,l,21600r21600,l21600,xe">
              <v:stroke joinstyle="miter"/>
              <v:path gradientshapeok="t" o:connecttype="rect"/>
            </v:shapetype>
            <v:shape id="Text Box 1" o:spid="_x0000_s1026" type="#_x0000_t202" style="position:absolute;left:0;text-align:left;margin-left:0;margin-top:5.6pt;width:468pt;height:45.3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" o:allowincell="f">
              <v:textbox>
                <w:txbxContent>
                  <w:p w14:paraId="4D988CB0" w14:textId="77777777" w:rsidR="008607C8" w:rsidRDefault="008607C8" w:rsidP="005E3203">
                    <w:r>
                      <w:t>UNCONTROLLED COPY</w:t>
                    </w:r>
                  </w:p>
                  <w:p w14:paraId="705A2429" w14:textId="77777777" w:rsidR="008607C8" w:rsidRDefault="008607C8" w:rsidP="005E3203">
                    <w:r>
                      <w:t>See Agile for current revision.</w:t>
                    </w:r>
                  </w:p>
                </w:txbxContent>
              </v:textbox>
              <w10:wrap anchorx="margin"/>
            </v:shape>
          </w:pict>
        </mc:Fallback>
      </mc:AlternateContent>
    </w:r>
  </w:p>
  <w:p w14:paraId="47298A08" w14:textId="77777777" w:rsidR="008607C8" w:rsidRPr="005E3203" w:rsidRDefault="008607C8" w:rsidP="005E3203">
    <w:pPr>
      <w:spacing w:after="0" w:line="240" w:lineRule="auto"/>
      <w:jc w:val="both"/>
      <w:rPr>
        <w:rFonts w:ascii="Trebuchet MS" w:eastAsia="Times New Roman" w:hAnsi="Trebuchet MS" w:cs="Times New Roman"/>
        <w:bCs/>
        <w:sz w:val="20"/>
        <w:szCs w:val="20"/>
        <w:lang w:bidi="hi-IN"/>
      </w:rPr>
    </w:pPr>
  </w:p>
  <w:p w14:paraId="1FA12E26" w14:textId="77777777" w:rsidR="008607C8" w:rsidRPr="005E3203" w:rsidRDefault="008607C8" w:rsidP="005E3203">
    <w:pPr>
      <w:spacing w:after="0" w:line="240" w:lineRule="auto"/>
      <w:jc w:val="both"/>
      <w:rPr>
        <w:rFonts w:ascii="Trebuchet MS" w:eastAsia="Times New Roman" w:hAnsi="Trebuchet MS" w:cs="Times New Roman"/>
        <w:bCs/>
        <w:sz w:val="20"/>
        <w:szCs w:val="20"/>
        <w:lang w:bidi="hi-IN"/>
      </w:rPr>
    </w:pPr>
  </w:p>
  <w:p w14:paraId="05742819" w14:textId="77777777" w:rsidR="008607C8" w:rsidRDefault="008607C8">
    <w:pPr>
      <w:pStyle w:val="Footer"/>
    </w:pPr>
  </w:p>
  <w:p w14:paraId="5432F4B6" w14:textId="77777777" w:rsidR="008607C8" w:rsidRDefault="008607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2AE11" w14:textId="77777777" w:rsidR="00DC1EDF" w:rsidRDefault="00DC1EDF">
      <w:pPr>
        <w:spacing w:after="0" w:line="240" w:lineRule="auto"/>
      </w:pPr>
      <w:r>
        <w:separator/>
      </w:r>
    </w:p>
  </w:footnote>
  <w:footnote w:type="continuationSeparator" w:id="0">
    <w:p w14:paraId="3A1274AC" w14:textId="77777777" w:rsidR="00DC1EDF" w:rsidRDefault="00DC1E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900E9" w14:textId="1E1E921A" w:rsidR="008607C8" w:rsidRPr="00B23B67" w:rsidRDefault="008607C8" w:rsidP="00B23B67">
    <w:pPr>
      <w:tabs>
        <w:tab w:val="center" w:pos="4320"/>
        <w:tab w:val="right" w:pos="8640"/>
      </w:tabs>
      <w:spacing w:after="0" w:line="240" w:lineRule="auto"/>
      <w:jc w:val="both"/>
      <w:rPr>
        <w:rFonts w:ascii="Trebuchet MS" w:eastAsia="Times New Roman" w:hAnsi="Trebuchet MS" w:cs="Times New Roman"/>
        <w:bCs/>
        <w:sz w:val="20"/>
        <w:szCs w:val="20"/>
        <w:lang w:val="it-IT" w:bidi="hi-IN"/>
      </w:rPr>
    </w:pPr>
    <w:r w:rsidRPr="00B23B67">
      <w:rPr>
        <w:rFonts w:ascii="Trebuchet MS" w:eastAsia="Times New Roman" w:hAnsi="Trebuchet MS" w:cs="Times New Roman"/>
        <w:bCs/>
        <w:sz w:val="20"/>
        <w:szCs w:val="20"/>
        <w:lang w:val="it-IT" w:bidi="hi-IN"/>
      </w:rPr>
      <w:t xml:space="preserve">ALE </w:t>
    </w:r>
    <w:r>
      <w:rPr>
        <w:rFonts w:ascii="Trebuchet MS" w:eastAsia="Times New Roman" w:hAnsi="Trebuchet MS" w:cs="Times New Roman"/>
        <w:bCs/>
        <w:sz w:val="20"/>
        <w:szCs w:val="20"/>
        <w:lang w:val="it-IT" w:bidi="hi-IN"/>
      </w:rPr>
      <w:t xml:space="preserve">USA, Inc. </w:t>
    </w:r>
    <w:r>
      <w:rPr>
        <w:rFonts w:ascii="Trebuchet MS" w:eastAsia="Times New Roman" w:hAnsi="Trebuchet MS" w:cs="Times New Roman"/>
        <w:bCs/>
        <w:sz w:val="20"/>
        <w:szCs w:val="20"/>
        <w:lang w:val="it-IT" w:bidi="hi-IN"/>
      </w:rPr>
      <w:tab/>
    </w:r>
    <w:r>
      <w:rPr>
        <w:rFonts w:ascii="Trebuchet MS" w:eastAsia="Times New Roman" w:hAnsi="Trebuchet MS" w:cs="Times New Roman"/>
        <w:bCs/>
        <w:sz w:val="20"/>
        <w:szCs w:val="20"/>
        <w:lang w:val="it-IT" w:bidi="hi-IN"/>
      </w:rPr>
      <w:tab/>
      <w:t>Agile P/N:</w:t>
    </w:r>
    <w:r w:rsidR="00D04DC2">
      <w:rPr>
        <w:rFonts w:ascii="Trebuchet MS" w:eastAsia="Times New Roman" w:hAnsi="Trebuchet MS" w:cs="Times New Roman"/>
        <w:bCs/>
        <w:sz w:val="20"/>
        <w:szCs w:val="20"/>
        <w:lang w:val="it-IT" w:bidi="hi-IN"/>
      </w:rPr>
      <w:t xml:space="preserve"> </w:t>
    </w:r>
    <w:r w:rsidR="00D04DC2" w:rsidRPr="00D04DC2">
      <w:rPr>
        <w:rFonts w:ascii="Trebuchet MS" w:eastAsia="Times New Roman" w:hAnsi="Trebuchet MS" w:cs="Times New Roman"/>
        <w:bCs/>
        <w:sz w:val="20"/>
        <w:szCs w:val="20"/>
        <w:lang w:val="it-IT" w:bidi="hi-IN"/>
      </w:rPr>
      <w:t>017146-0</w:t>
    </w:r>
    <w:ins w:id="1807" w:author="Vachiravel Sabarinathan" w:date="2024-09-08T20:03:00Z">
      <w:r w:rsidR="00D1725D">
        <w:rPr>
          <w:rFonts w:ascii="Trebuchet MS" w:eastAsia="Times New Roman" w:hAnsi="Trebuchet MS" w:cs="Times New Roman"/>
          <w:bCs/>
          <w:sz w:val="20"/>
          <w:szCs w:val="20"/>
          <w:lang w:val="it-IT" w:bidi="hi-IN"/>
        </w:rPr>
        <w:t>1</w:t>
      </w:r>
    </w:ins>
    <w:del w:id="1808" w:author="Vachiravel Sabarinathan" w:date="2024-09-08T20:03:00Z">
      <w:r w:rsidR="00D04DC2" w:rsidRPr="00D04DC2" w:rsidDel="00D1725D">
        <w:rPr>
          <w:rFonts w:ascii="Trebuchet MS" w:eastAsia="Times New Roman" w:hAnsi="Trebuchet MS" w:cs="Times New Roman"/>
          <w:bCs/>
          <w:sz w:val="20"/>
          <w:szCs w:val="20"/>
          <w:lang w:val="it-IT" w:bidi="hi-IN"/>
        </w:rPr>
        <w:delText>0</w:delText>
      </w:r>
    </w:del>
    <w:r>
      <w:rPr>
        <w:rFonts w:ascii="Trebuchet MS" w:eastAsia="Times New Roman" w:hAnsi="Trebuchet MS" w:cs="Times New Roman"/>
        <w:bCs/>
        <w:sz w:val="20"/>
        <w:szCs w:val="20"/>
        <w:lang w:val="it-IT" w:bidi="hi-IN"/>
      </w:rPr>
      <w:t xml:space="preserve"> </w:t>
    </w:r>
  </w:p>
  <w:p w14:paraId="2064ADA2" w14:textId="6E5C44EE" w:rsidR="008607C8" w:rsidRPr="00B23B67" w:rsidRDefault="008607C8" w:rsidP="00B23B67">
    <w:pPr>
      <w:tabs>
        <w:tab w:val="center" w:pos="4320"/>
        <w:tab w:val="right" w:pos="8640"/>
      </w:tabs>
      <w:spacing w:after="0" w:line="240" w:lineRule="auto"/>
      <w:jc w:val="both"/>
      <w:rPr>
        <w:rFonts w:ascii="Trebuchet MS" w:eastAsia="Times New Roman" w:hAnsi="Trebuchet MS" w:cs="Times New Roman"/>
        <w:bCs/>
        <w:sz w:val="20"/>
        <w:szCs w:val="20"/>
        <w:lang w:bidi="hi-IN"/>
      </w:rPr>
    </w:pPr>
    <w:r w:rsidRPr="00B23B67">
      <w:rPr>
        <w:rFonts w:ascii="Trebuchet MS" w:eastAsia="Times New Roman" w:hAnsi="Trebuchet MS" w:cs="Times New Roman"/>
        <w:bCs/>
        <w:sz w:val="20"/>
        <w:szCs w:val="20"/>
        <w:lang w:bidi="hi-IN"/>
      </w:rPr>
      <w:t>Software Functional Specification</w:t>
    </w:r>
    <w:r w:rsidRPr="00B23B67">
      <w:rPr>
        <w:rFonts w:ascii="Trebuchet MS" w:eastAsia="Times New Roman" w:hAnsi="Trebuchet MS" w:cs="Times New Roman"/>
        <w:bCs/>
        <w:sz w:val="20"/>
        <w:szCs w:val="20"/>
        <w:lang w:bidi="hi-IN"/>
      </w:rPr>
      <w:tab/>
    </w:r>
    <w:r w:rsidRPr="00B23B67">
      <w:rPr>
        <w:rFonts w:ascii="Trebuchet MS" w:eastAsia="Times New Roman" w:hAnsi="Trebuchet MS" w:cs="Times New Roman"/>
        <w:bCs/>
        <w:sz w:val="20"/>
        <w:szCs w:val="20"/>
        <w:lang w:bidi="hi-IN"/>
      </w:rPr>
      <w:tab/>
      <w:t xml:space="preserve">Agile Revision: </w:t>
    </w:r>
    <w:r>
      <w:rPr>
        <w:rFonts w:ascii="Trebuchet MS" w:eastAsia="Times New Roman" w:hAnsi="Trebuchet MS" w:cs="Times New Roman"/>
        <w:bCs/>
        <w:sz w:val="20"/>
        <w:szCs w:val="20"/>
        <w:lang w:bidi="hi-IN"/>
      </w:rPr>
      <w:t>A</w:t>
    </w:r>
    <w:r w:rsidRPr="00B23B67">
      <w:rPr>
        <w:rFonts w:ascii="Trebuchet MS" w:eastAsia="Times New Roman" w:hAnsi="Trebuchet MS" w:cs="Times New Roman"/>
        <w:bCs/>
        <w:sz w:val="20"/>
        <w:szCs w:val="20"/>
        <w:lang w:bidi="hi-IN"/>
      </w:rPr>
      <w:t xml:space="preserve">    </w:t>
    </w:r>
  </w:p>
  <w:p w14:paraId="5165E22A" w14:textId="4CEF67FE" w:rsidR="008607C8" w:rsidRDefault="00BE70F5" w:rsidP="00B23B67">
    <w:pPr>
      <w:tabs>
        <w:tab w:val="center" w:pos="4320"/>
        <w:tab w:val="right" w:pos="8640"/>
      </w:tabs>
      <w:spacing w:after="0" w:line="240" w:lineRule="auto"/>
      <w:jc w:val="both"/>
      <w:rPr>
        <w:rFonts w:ascii="Trebuchet MS" w:eastAsia="Times New Roman" w:hAnsi="Trebuchet MS" w:cs="Times New Roman"/>
        <w:bCs/>
        <w:sz w:val="20"/>
        <w:szCs w:val="20"/>
        <w:lang w:bidi="hi-IN"/>
      </w:rPr>
    </w:pPr>
    <w:ins w:id="1809" w:author="Kha Truong" w:date="2024-06-28T10:03:00Z">
      <w:r>
        <w:rPr>
          <w:rFonts w:ascii="Trebuchet MS" w:eastAsia="Times New Roman" w:hAnsi="Trebuchet MS" w:cs="Times New Roman"/>
          <w:bCs/>
          <w:sz w:val="20"/>
          <w:szCs w:val="20"/>
          <w:lang w:bidi="hi-IN"/>
        </w:rPr>
        <w:t>Site and Node based</w:t>
      </w:r>
    </w:ins>
    <w:del w:id="1810" w:author="Kha Truong" w:date="2024-06-28T10:03:00Z">
      <w:r w:rsidR="008607C8" w:rsidDel="00BE70F5">
        <w:rPr>
          <w:rFonts w:ascii="Trebuchet MS" w:eastAsia="Times New Roman" w:hAnsi="Trebuchet MS" w:cs="Times New Roman"/>
          <w:bCs/>
          <w:sz w:val="20"/>
          <w:szCs w:val="20"/>
          <w:lang w:bidi="hi-IN"/>
        </w:rPr>
        <w:delText>MPLS</w:delText>
      </w:r>
    </w:del>
    <w:r w:rsidR="008607C8">
      <w:rPr>
        <w:rFonts w:ascii="Trebuchet MS" w:eastAsia="Times New Roman" w:hAnsi="Trebuchet MS" w:cs="Times New Roman"/>
        <w:bCs/>
        <w:sz w:val="20"/>
        <w:szCs w:val="20"/>
        <w:lang w:bidi="hi-IN"/>
      </w:rPr>
      <w:t xml:space="preserve"> Licensing (8.</w:t>
    </w:r>
    <w:ins w:id="1811" w:author="Kha Truong" w:date="2024-06-28T10:03:00Z">
      <w:r>
        <w:rPr>
          <w:rFonts w:ascii="Trebuchet MS" w:eastAsia="Times New Roman" w:hAnsi="Trebuchet MS" w:cs="Times New Roman"/>
          <w:bCs/>
          <w:sz w:val="20"/>
          <w:szCs w:val="20"/>
          <w:lang w:bidi="hi-IN"/>
        </w:rPr>
        <w:t>10</w:t>
      </w:r>
    </w:ins>
    <w:del w:id="1812" w:author="Kha Truong" w:date="2024-06-28T10:03:00Z">
      <w:r w:rsidR="008607C8" w:rsidDel="00BE70F5">
        <w:rPr>
          <w:rFonts w:ascii="Trebuchet MS" w:eastAsia="Times New Roman" w:hAnsi="Trebuchet MS" w:cs="Times New Roman"/>
          <w:bCs/>
          <w:sz w:val="20"/>
          <w:szCs w:val="20"/>
          <w:lang w:bidi="hi-IN"/>
        </w:rPr>
        <w:delText>9</w:delText>
      </w:r>
    </w:del>
    <w:r w:rsidR="008607C8">
      <w:rPr>
        <w:rFonts w:ascii="Trebuchet MS" w:eastAsia="Times New Roman" w:hAnsi="Trebuchet MS" w:cs="Times New Roman"/>
        <w:bCs/>
        <w:sz w:val="20"/>
        <w:szCs w:val="20"/>
        <w:lang w:bidi="hi-IN"/>
      </w:rPr>
      <w:t>R</w:t>
    </w:r>
    <w:ins w:id="1813" w:author="Kha Truong" w:date="2024-06-28T10:03:00Z">
      <w:r>
        <w:rPr>
          <w:rFonts w:ascii="Trebuchet MS" w:eastAsia="Times New Roman" w:hAnsi="Trebuchet MS" w:cs="Times New Roman"/>
          <w:bCs/>
          <w:sz w:val="20"/>
          <w:szCs w:val="20"/>
          <w:lang w:bidi="hi-IN"/>
        </w:rPr>
        <w:t>2</w:t>
      </w:r>
    </w:ins>
    <w:del w:id="1814" w:author="Kha Truong" w:date="2024-06-28T10:03:00Z">
      <w:r w:rsidR="008607C8" w:rsidDel="00BE70F5">
        <w:rPr>
          <w:rFonts w:ascii="Trebuchet MS" w:eastAsia="Times New Roman" w:hAnsi="Trebuchet MS" w:cs="Times New Roman"/>
          <w:bCs/>
          <w:sz w:val="20"/>
          <w:szCs w:val="20"/>
          <w:lang w:bidi="hi-IN"/>
        </w:rPr>
        <w:delText>3</w:delText>
      </w:r>
    </w:del>
    <w:r w:rsidR="008607C8">
      <w:rPr>
        <w:rFonts w:ascii="Trebuchet MS" w:eastAsia="Times New Roman" w:hAnsi="Trebuchet MS" w:cs="Times New Roman"/>
        <w:bCs/>
        <w:sz w:val="20"/>
        <w:szCs w:val="20"/>
        <w:lang w:bidi="hi-IN"/>
      </w:rPr>
      <w:t>)</w:t>
    </w:r>
    <w:r w:rsidR="008607C8" w:rsidRPr="00B23B67">
      <w:rPr>
        <w:rFonts w:ascii="Trebuchet MS" w:eastAsia="Times New Roman" w:hAnsi="Trebuchet MS" w:cs="Times New Roman"/>
        <w:bCs/>
        <w:sz w:val="20"/>
        <w:szCs w:val="20"/>
        <w:lang w:bidi="hi-IN"/>
      </w:rPr>
      <w:tab/>
    </w:r>
    <w:r w:rsidR="008607C8" w:rsidRPr="00B23B67">
      <w:rPr>
        <w:rFonts w:ascii="Trebuchet MS" w:eastAsia="Times New Roman" w:hAnsi="Trebuchet MS" w:cs="Times New Roman"/>
        <w:bCs/>
        <w:sz w:val="20"/>
        <w:szCs w:val="20"/>
        <w:lang w:bidi="hi-IN"/>
      </w:rPr>
      <w:tab/>
    </w:r>
    <w:r w:rsidR="008607C8">
      <w:rPr>
        <w:rFonts w:ascii="Trebuchet MS" w:eastAsia="Times New Roman" w:hAnsi="Trebuchet MS" w:cs="Times New Roman"/>
        <w:bCs/>
        <w:sz w:val="20"/>
        <w:szCs w:val="20"/>
        <w:lang w:bidi="hi-IN"/>
      </w:rPr>
      <w:t xml:space="preserve"> Date:</w:t>
    </w:r>
    <w:r w:rsidR="008607C8" w:rsidRPr="00B23B67">
      <w:rPr>
        <w:rFonts w:ascii="Trebuchet MS" w:eastAsia="Times New Roman" w:hAnsi="Trebuchet MS" w:cs="Times New Roman"/>
        <w:bCs/>
        <w:sz w:val="20"/>
        <w:szCs w:val="20"/>
        <w:lang w:bidi="hi-IN"/>
      </w:rPr>
      <w:t xml:space="preserve"> </w:t>
    </w:r>
    <w:ins w:id="1815" w:author="Kha Truong" w:date="2024-06-28T10:04:00Z">
      <w:r>
        <w:rPr>
          <w:rFonts w:ascii="Trebuchet MS" w:eastAsia="Times New Roman" w:hAnsi="Trebuchet MS" w:cs="Times New Roman"/>
          <w:bCs/>
          <w:sz w:val="20"/>
          <w:szCs w:val="20"/>
          <w:lang w:bidi="hi-IN"/>
        </w:rPr>
        <w:t>28</w:t>
      </w:r>
    </w:ins>
    <w:del w:id="1816" w:author="Kha Truong" w:date="2024-06-28T10:04:00Z">
      <w:r w:rsidR="002C72FF" w:rsidDel="00BE70F5">
        <w:rPr>
          <w:rFonts w:ascii="Trebuchet MS" w:eastAsia="Times New Roman" w:hAnsi="Trebuchet MS" w:cs="Times New Roman"/>
          <w:bCs/>
          <w:sz w:val="20"/>
          <w:szCs w:val="20"/>
          <w:lang w:bidi="hi-IN"/>
        </w:rPr>
        <w:delText>12</w:delText>
      </w:r>
    </w:del>
    <w:ins w:id="1817" w:author="Kha Truong" w:date="2024-06-28T10:04:00Z">
      <w:r>
        <w:rPr>
          <w:rFonts w:ascii="Trebuchet MS" w:eastAsia="Times New Roman" w:hAnsi="Trebuchet MS" w:cs="Times New Roman"/>
          <w:bCs/>
          <w:sz w:val="20"/>
          <w:szCs w:val="20"/>
          <w:lang w:bidi="hi-IN"/>
        </w:rPr>
        <w:t>Jun</w:t>
      </w:r>
    </w:ins>
    <w:del w:id="1818" w:author="Kha Truong" w:date="2024-06-28T10:04:00Z">
      <w:r w:rsidR="002C6CBE" w:rsidDel="00BE70F5">
        <w:rPr>
          <w:rFonts w:ascii="Trebuchet MS" w:eastAsia="Times New Roman" w:hAnsi="Trebuchet MS" w:cs="Times New Roman"/>
          <w:bCs/>
          <w:sz w:val="20"/>
          <w:szCs w:val="20"/>
          <w:lang w:bidi="hi-IN"/>
        </w:rPr>
        <w:delText>Sep</w:delText>
      </w:r>
    </w:del>
    <w:r w:rsidR="008607C8">
      <w:rPr>
        <w:rFonts w:ascii="Trebuchet MS" w:eastAsia="Times New Roman" w:hAnsi="Trebuchet MS" w:cs="Times New Roman"/>
        <w:bCs/>
        <w:sz w:val="20"/>
        <w:szCs w:val="20"/>
        <w:lang w:bidi="hi-IN"/>
      </w:rPr>
      <w:t>202</w:t>
    </w:r>
    <w:ins w:id="1819" w:author="Kha Truong" w:date="2024-06-28T10:04:00Z">
      <w:r>
        <w:rPr>
          <w:rFonts w:ascii="Trebuchet MS" w:eastAsia="Times New Roman" w:hAnsi="Trebuchet MS" w:cs="Times New Roman"/>
          <w:bCs/>
          <w:sz w:val="20"/>
          <w:szCs w:val="20"/>
          <w:lang w:bidi="hi-IN"/>
        </w:rPr>
        <w:t>4</w:t>
      </w:r>
    </w:ins>
    <w:del w:id="1820" w:author="Kha Truong" w:date="2024-06-28T10:04:00Z">
      <w:r w:rsidR="008607C8" w:rsidDel="00BE70F5">
        <w:rPr>
          <w:rFonts w:ascii="Trebuchet MS" w:eastAsia="Times New Roman" w:hAnsi="Trebuchet MS" w:cs="Times New Roman"/>
          <w:bCs/>
          <w:sz w:val="20"/>
          <w:szCs w:val="20"/>
          <w:lang w:bidi="hi-IN"/>
        </w:rPr>
        <w:delText>3</w:delText>
      </w:r>
    </w:del>
  </w:p>
  <w:p w14:paraId="4CA23595" w14:textId="77777777" w:rsidR="008607C8" w:rsidRPr="00B23B67" w:rsidRDefault="008607C8" w:rsidP="00B23B67">
    <w:pPr>
      <w:tabs>
        <w:tab w:val="center" w:pos="4320"/>
        <w:tab w:val="right" w:pos="8640"/>
      </w:tabs>
      <w:spacing w:after="0" w:line="240" w:lineRule="auto"/>
      <w:jc w:val="both"/>
      <w:rPr>
        <w:rFonts w:ascii="Trebuchet MS" w:eastAsia="Times New Roman" w:hAnsi="Trebuchet MS" w:cs="Times New Roman"/>
        <w:bCs/>
        <w:sz w:val="20"/>
        <w:szCs w:val="20"/>
        <w:lang w:bidi="hi-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B538A"/>
    <w:multiLevelType w:val="hybridMultilevel"/>
    <w:tmpl w:val="306AD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160DE6"/>
    <w:multiLevelType w:val="hybridMultilevel"/>
    <w:tmpl w:val="A582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448C3"/>
    <w:multiLevelType w:val="hybridMultilevel"/>
    <w:tmpl w:val="277C4E5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F0418"/>
    <w:multiLevelType w:val="hybridMultilevel"/>
    <w:tmpl w:val="9732D0C2"/>
    <w:lvl w:ilvl="0" w:tplc="A52E617E">
      <w:start w:val="1"/>
      <w:numFmt w:val="decimalZero"/>
      <w:lvlText w:val="AOS-SILOS-FUNC-%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06E75"/>
    <w:multiLevelType w:val="hybridMultilevel"/>
    <w:tmpl w:val="911C8394"/>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AC0ED4"/>
    <w:multiLevelType w:val="hybridMultilevel"/>
    <w:tmpl w:val="FDF42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A93419"/>
    <w:multiLevelType w:val="hybridMultilevel"/>
    <w:tmpl w:val="C8A88B4C"/>
    <w:lvl w:ilvl="0" w:tplc="606A61B0">
      <w:start w:val="1"/>
      <w:numFmt w:val="decimalZero"/>
      <w:lvlText w:val="AOS-SWLIC-RED-TKOVER-%1"/>
      <w:lvlJc w:val="left"/>
      <w:pPr>
        <w:ind w:left="360" w:hanging="360"/>
      </w:pPr>
      <w:rPr>
        <w:rFonts w:ascii="Trebuchet MS" w:hAnsi="Trebuchet M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5973AE"/>
    <w:multiLevelType w:val="hybridMultilevel"/>
    <w:tmpl w:val="2D6C17B0"/>
    <w:lvl w:ilvl="0" w:tplc="19E0EE8E">
      <w:start w:val="1"/>
      <w:numFmt w:val="decimalZero"/>
      <w:lvlText w:val="AOS-SITE-NODE-LIC-SNMP-TRAP-%1"/>
      <w:lvlJc w:val="left"/>
      <w:pPr>
        <w:ind w:left="360" w:hanging="360"/>
      </w:pPr>
      <w:rPr>
        <w:rFonts w:ascii="Trebuchet MS" w:hAnsi="Trebuchet M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EF23D02"/>
    <w:multiLevelType w:val="multilevel"/>
    <w:tmpl w:val="6744305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3D825A8C"/>
    <w:multiLevelType w:val="hybridMultilevel"/>
    <w:tmpl w:val="0B74D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FA15735"/>
    <w:multiLevelType w:val="hybridMultilevel"/>
    <w:tmpl w:val="54468298"/>
    <w:lvl w:ilvl="0" w:tplc="98FEB25C">
      <w:start w:val="1"/>
      <w:numFmt w:val="decimalZero"/>
      <w:lvlText w:val="AOS-SWLIC-VC-FUNC-%1"/>
      <w:lvlJc w:val="left"/>
      <w:pPr>
        <w:ind w:left="360" w:hanging="360"/>
      </w:pPr>
      <w:rPr>
        <w:rFonts w:ascii="Trebuchet MS" w:hAnsi="Trebuchet MS" w:hint="default"/>
        <w:b/>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6543508"/>
    <w:multiLevelType w:val="hybridMultilevel"/>
    <w:tmpl w:val="7A8484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8757837"/>
    <w:multiLevelType w:val="hybridMultilevel"/>
    <w:tmpl w:val="74C2D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B21BD5"/>
    <w:multiLevelType w:val="hybridMultilevel"/>
    <w:tmpl w:val="50F8B4BA"/>
    <w:lvl w:ilvl="0" w:tplc="60065960">
      <w:start w:val="1"/>
      <w:numFmt w:val="decimalZero"/>
      <w:lvlText w:val="AOS-SILOS-RED-TKOVER-%1"/>
      <w:lvlJc w:val="left"/>
      <w:pPr>
        <w:ind w:left="360" w:hanging="360"/>
      </w:pPr>
      <w:rPr>
        <w:rFonts w:ascii="Trebuchet MS" w:hAnsi="Trebuchet M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6C34252"/>
    <w:multiLevelType w:val="hybridMultilevel"/>
    <w:tmpl w:val="F4DC3080"/>
    <w:lvl w:ilvl="0" w:tplc="CB5C471E">
      <w:start w:val="1"/>
      <w:numFmt w:val="decimalZero"/>
      <w:lvlText w:val="AOS-SWLIC-FUNC-%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E259A0"/>
    <w:multiLevelType w:val="hybridMultilevel"/>
    <w:tmpl w:val="A4BC46A2"/>
    <w:lvl w:ilvl="0" w:tplc="D2B8958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9C5701"/>
    <w:multiLevelType w:val="hybridMultilevel"/>
    <w:tmpl w:val="1B1A2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F74B8E"/>
    <w:multiLevelType w:val="hybridMultilevel"/>
    <w:tmpl w:val="38D21B5C"/>
    <w:lvl w:ilvl="0" w:tplc="22DA6CBA">
      <w:start w:val="1"/>
      <w:numFmt w:val="decimalZero"/>
      <w:lvlText w:val="AOS-SITE-NODE-LIC-SNMP-%1"/>
      <w:lvlJc w:val="left"/>
      <w:pPr>
        <w:ind w:left="360" w:hanging="360"/>
      </w:pPr>
      <w:rPr>
        <w:rFonts w:ascii="Trebuchet MS" w:hAnsi="Trebuchet M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C851455"/>
    <w:multiLevelType w:val="hybridMultilevel"/>
    <w:tmpl w:val="75888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CF2770"/>
    <w:multiLevelType w:val="hybridMultilevel"/>
    <w:tmpl w:val="83DE6B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2297D2F"/>
    <w:multiLevelType w:val="hybridMultilevel"/>
    <w:tmpl w:val="F35E0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7F7CC5"/>
    <w:multiLevelType w:val="hybridMultilevel"/>
    <w:tmpl w:val="B70AA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8315E5"/>
    <w:multiLevelType w:val="hybridMultilevel"/>
    <w:tmpl w:val="6428A7D2"/>
    <w:lvl w:ilvl="0" w:tplc="BB902B08">
      <w:start w:val="1"/>
      <w:numFmt w:val="decimalZero"/>
      <w:lvlText w:val="AOS-SITE-NODE-LIC-CFG-%1"/>
      <w:lvlJc w:val="left"/>
      <w:pPr>
        <w:ind w:left="720" w:hanging="360"/>
      </w:pPr>
      <w:rPr>
        <w:rFonts w:ascii="Trebuchet MS" w:hAnsi="Trebuchet M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4F2E4B"/>
    <w:multiLevelType w:val="hybridMultilevel"/>
    <w:tmpl w:val="505890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E1739AD"/>
    <w:multiLevelType w:val="hybridMultilevel"/>
    <w:tmpl w:val="9F5C1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D631B2"/>
    <w:multiLevelType w:val="hybridMultilevel"/>
    <w:tmpl w:val="48E4C7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4C31E76"/>
    <w:multiLevelType w:val="hybridMultilevel"/>
    <w:tmpl w:val="EB7203A8"/>
    <w:lvl w:ilvl="0" w:tplc="2C0088D2">
      <w:start w:val="1"/>
      <w:numFmt w:val="decimalZero"/>
      <w:lvlText w:val="AOS-SILOS-VC-FUNC-%1"/>
      <w:lvlJc w:val="left"/>
      <w:pPr>
        <w:ind w:left="360" w:hanging="360"/>
      </w:pPr>
      <w:rPr>
        <w:rFonts w:ascii="Trebuchet MS" w:hAnsi="Trebuchet M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79571312">
    <w:abstractNumId w:val="18"/>
  </w:num>
  <w:num w:numId="2" w16cid:durableId="349138319">
    <w:abstractNumId w:val="8"/>
  </w:num>
  <w:num w:numId="3" w16cid:durableId="1384519728">
    <w:abstractNumId w:val="19"/>
  </w:num>
  <w:num w:numId="4" w16cid:durableId="671565519">
    <w:abstractNumId w:val="15"/>
  </w:num>
  <w:num w:numId="5" w16cid:durableId="1791122226">
    <w:abstractNumId w:val="2"/>
  </w:num>
  <w:num w:numId="6" w16cid:durableId="472868120">
    <w:abstractNumId w:val="4"/>
  </w:num>
  <w:num w:numId="7" w16cid:durableId="1442382008">
    <w:abstractNumId w:val="12"/>
  </w:num>
  <w:num w:numId="8" w16cid:durableId="153642747">
    <w:abstractNumId w:val="9"/>
  </w:num>
  <w:num w:numId="9" w16cid:durableId="512114212">
    <w:abstractNumId w:val="19"/>
  </w:num>
  <w:num w:numId="10" w16cid:durableId="1115901138">
    <w:abstractNumId w:val="3"/>
  </w:num>
  <w:num w:numId="11" w16cid:durableId="734279674">
    <w:abstractNumId w:val="22"/>
  </w:num>
  <w:num w:numId="12" w16cid:durableId="1317491340">
    <w:abstractNumId w:val="17"/>
  </w:num>
  <w:num w:numId="13" w16cid:durableId="1439566210">
    <w:abstractNumId w:val="7"/>
  </w:num>
  <w:num w:numId="14" w16cid:durableId="72167581">
    <w:abstractNumId w:val="26"/>
  </w:num>
  <w:num w:numId="15" w16cid:durableId="523447746">
    <w:abstractNumId w:val="13"/>
  </w:num>
  <w:num w:numId="16" w16cid:durableId="1316883522">
    <w:abstractNumId w:val="14"/>
  </w:num>
  <w:num w:numId="17" w16cid:durableId="711079471">
    <w:abstractNumId w:val="23"/>
  </w:num>
  <w:num w:numId="18" w16cid:durableId="2140759933">
    <w:abstractNumId w:val="10"/>
  </w:num>
  <w:num w:numId="19" w16cid:durableId="607977683">
    <w:abstractNumId w:val="6"/>
  </w:num>
  <w:num w:numId="20" w16cid:durableId="1665164964">
    <w:abstractNumId w:val="11"/>
  </w:num>
  <w:num w:numId="21" w16cid:durableId="1208182236">
    <w:abstractNumId w:val="0"/>
  </w:num>
  <w:num w:numId="22" w16cid:durableId="1314333942">
    <w:abstractNumId w:val="16"/>
  </w:num>
  <w:num w:numId="23" w16cid:durableId="2076582828">
    <w:abstractNumId w:val="5"/>
  </w:num>
  <w:num w:numId="24" w16cid:durableId="1931084145">
    <w:abstractNumId w:val="24"/>
  </w:num>
  <w:num w:numId="25" w16cid:durableId="14232267">
    <w:abstractNumId w:val="1"/>
  </w:num>
  <w:num w:numId="26" w16cid:durableId="1999067495">
    <w:abstractNumId w:val="21"/>
  </w:num>
  <w:num w:numId="27" w16cid:durableId="1139493178">
    <w:abstractNumId w:val="25"/>
  </w:num>
  <w:num w:numId="28" w16cid:durableId="1420755860">
    <w:abstractNumId w:val="20"/>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ha Truong">
    <w15:presenceInfo w15:providerId="None" w15:userId="Kha Truong"/>
  </w15:person>
  <w15:person w15:author="White Gloria">
    <w15:presenceInfo w15:providerId="AD" w15:userId="S::gloria.white@al-enterprise.com::9ef9a1a0-3684-46c6-ac0e-05dfaf7b6114"/>
  </w15:person>
  <w15:person w15:author="Vachiravel Sabarinathan">
    <w15:presenceInfo w15:providerId="AD" w15:userId="S::sabarinathan.vachiravel@al-enterprise.com::7b08d424-1b23-45a8-9817-44af7ca946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1"/>
  <w:activeWritingStyle w:appName="MSWord" w:lang="fr-FR" w:vendorID="64" w:dllVersion="6" w:nlCheck="1" w:checkStyle="0"/>
  <w:activeWritingStyle w:appName="MSWord" w:lang="en-US" w:vendorID="64" w:dllVersion="0" w:nlCheck="1" w:checkStyle="0"/>
  <w:activeWritingStyle w:appName="MSWord" w:lang="it-IT" w:vendorID="64" w:dllVersion="0" w:nlCheck="1" w:checkStyle="0"/>
  <w:activeWritingStyle w:appName="MSWord" w:lang="pt-BR" w:vendorID="64" w:dllVersion="0" w:nlCheck="1" w:checkStyle="0"/>
  <w:activeWritingStyle w:appName="MSWord" w:lang="fr-FR" w:vendorID="64" w:dllVersion="0" w:nlCheck="1" w:checkStyle="0"/>
  <w:activeWritingStyle w:appName="MSWord" w:lang="es-ES" w:vendorID="64" w:dllVersion="0" w:nlCheck="1" w:checkStyle="0"/>
  <w:activeWritingStyle w:appName="MSWord" w:lang="de-DE" w:vendorID="64" w:dllVersion="0" w:nlCheck="1" w:checkStyle="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030"/>
    <w:rsid w:val="000023E3"/>
    <w:rsid w:val="00004A55"/>
    <w:rsid w:val="00007B21"/>
    <w:rsid w:val="000100BF"/>
    <w:rsid w:val="000102DC"/>
    <w:rsid w:val="00010EDD"/>
    <w:rsid w:val="00011650"/>
    <w:rsid w:val="00011DED"/>
    <w:rsid w:val="000151CC"/>
    <w:rsid w:val="000151DD"/>
    <w:rsid w:val="000158A5"/>
    <w:rsid w:val="00015D06"/>
    <w:rsid w:val="00016B83"/>
    <w:rsid w:val="00016BE3"/>
    <w:rsid w:val="0001788F"/>
    <w:rsid w:val="000223D2"/>
    <w:rsid w:val="00022DC9"/>
    <w:rsid w:val="00024173"/>
    <w:rsid w:val="0002435E"/>
    <w:rsid w:val="000243C8"/>
    <w:rsid w:val="00025848"/>
    <w:rsid w:val="00025AD2"/>
    <w:rsid w:val="00025D70"/>
    <w:rsid w:val="0002615F"/>
    <w:rsid w:val="000273E4"/>
    <w:rsid w:val="000302DB"/>
    <w:rsid w:val="00030C7E"/>
    <w:rsid w:val="000315D1"/>
    <w:rsid w:val="00032B51"/>
    <w:rsid w:val="00037B23"/>
    <w:rsid w:val="0004281E"/>
    <w:rsid w:val="0004538A"/>
    <w:rsid w:val="00045949"/>
    <w:rsid w:val="000479A8"/>
    <w:rsid w:val="00051641"/>
    <w:rsid w:val="00053318"/>
    <w:rsid w:val="00053614"/>
    <w:rsid w:val="00054307"/>
    <w:rsid w:val="0005659D"/>
    <w:rsid w:val="00056835"/>
    <w:rsid w:val="00060E58"/>
    <w:rsid w:val="00062B64"/>
    <w:rsid w:val="000643DF"/>
    <w:rsid w:val="00064ACC"/>
    <w:rsid w:val="00065846"/>
    <w:rsid w:val="00071320"/>
    <w:rsid w:val="000716D2"/>
    <w:rsid w:val="000723EF"/>
    <w:rsid w:val="00074701"/>
    <w:rsid w:val="0007631C"/>
    <w:rsid w:val="000820B6"/>
    <w:rsid w:val="00083643"/>
    <w:rsid w:val="00084E16"/>
    <w:rsid w:val="000866DA"/>
    <w:rsid w:val="00086B95"/>
    <w:rsid w:val="00090857"/>
    <w:rsid w:val="00091962"/>
    <w:rsid w:val="00092870"/>
    <w:rsid w:val="000A10EB"/>
    <w:rsid w:val="000A15AF"/>
    <w:rsid w:val="000A24B8"/>
    <w:rsid w:val="000A273F"/>
    <w:rsid w:val="000A2C39"/>
    <w:rsid w:val="000A2C9C"/>
    <w:rsid w:val="000A376B"/>
    <w:rsid w:val="000A6EB2"/>
    <w:rsid w:val="000A7159"/>
    <w:rsid w:val="000B0D01"/>
    <w:rsid w:val="000B1F19"/>
    <w:rsid w:val="000B2D5A"/>
    <w:rsid w:val="000B4F14"/>
    <w:rsid w:val="000B5E74"/>
    <w:rsid w:val="000B70B3"/>
    <w:rsid w:val="000B7E0F"/>
    <w:rsid w:val="000C0C4F"/>
    <w:rsid w:val="000C555F"/>
    <w:rsid w:val="000C642F"/>
    <w:rsid w:val="000C7BAF"/>
    <w:rsid w:val="000D0665"/>
    <w:rsid w:val="000D1985"/>
    <w:rsid w:val="000D1F7B"/>
    <w:rsid w:val="000D5F4D"/>
    <w:rsid w:val="000D6871"/>
    <w:rsid w:val="000D687B"/>
    <w:rsid w:val="000D7235"/>
    <w:rsid w:val="000E029E"/>
    <w:rsid w:val="000E3232"/>
    <w:rsid w:val="000E3396"/>
    <w:rsid w:val="000E3765"/>
    <w:rsid w:val="000E4339"/>
    <w:rsid w:val="000E4ED6"/>
    <w:rsid w:val="000E5774"/>
    <w:rsid w:val="000F145A"/>
    <w:rsid w:val="000F21D8"/>
    <w:rsid w:val="000F2CA9"/>
    <w:rsid w:val="000F300C"/>
    <w:rsid w:val="000F6A0F"/>
    <w:rsid w:val="000F6BCD"/>
    <w:rsid w:val="000F7D06"/>
    <w:rsid w:val="00104199"/>
    <w:rsid w:val="001043F9"/>
    <w:rsid w:val="001052FF"/>
    <w:rsid w:val="0010762C"/>
    <w:rsid w:val="00107804"/>
    <w:rsid w:val="001119F3"/>
    <w:rsid w:val="00111E9E"/>
    <w:rsid w:val="0011270C"/>
    <w:rsid w:val="00112CF2"/>
    <w:rsid w:val="0011336A"/>
    <w:rsid w:val="001135B6"/>
    <w:rsid w:val="001205D1"/>
    <w:rsid w:val="0012170F"/>
    <w:rsid w:val="00121B41"/>
    <w:rsid w:val="0012383D"/>
    <w:rsid w:val="00125EE8"/>
    <w:rsid w:val="0012700A"/>
    <w:rsid w:val="00130C3F"/>
    <w:rsid w:val="0013116A"/>
    <w:rsid w:val="001316BF"/>
    <w:rsid w:val="001316FF"/>
    <w:rsid w:val="001352FA"/>
    <w:rsid w:val="00136D32"/>
    <w:rsid w:val="00141BFF"/>
    <w:rsid w:val="0014218A"/>
    <w:rsid w:val="001431A3"/>
    <w:rsid w:val="00143BFE"/>
    <w:rsid w:val="00144BE8"/>
    <w:rsid w:val="00151DF7"/>
    <w:rsid w:val="00151E12"/>
    <w:rsid w:val="00152180"/>
    <w:rsid w:val="00153096"/>
    <w:rsid w:val="001536CD"/>
    <w:rsid w:val="00154DFE"/>
    <w:rsid w:val="00155435"/>
    <w:rsid w:val="00155FC9"/>
    <w:rsid w:val="0015678C"/>
    <w:rsid w:val="001614A0"/>
    <w:rsid w:val="00161C0A"/>
    <w:rsid w:val="00162612"/>
    <w:rsid w:val="0016305A"/>
    <w:rsid w:val="001640CE"/>
    <w:rsid w:val="00164339"/>
    <w:rsid w:val="00166C33"/>
    <w:rsid w:val="00167A97"/>
    <w:rsid w:val="00171435"/>
    <w:rsid w:val="0017201E"/>
    <w:rsid w:val="00173866"/>
    <w:rsid w:val="00173E5A"/>
    <w:rsid w:val="00174907"/>
    <w:rsid w:val="00175DDB"/>
    <w:rsid w:val="00176E32"/>
    <w:rsid w:val="00183A8D"/>
    <w:rsid w:val="001840E9"/>
    <w:rsid w:val="001845C4"/>
    <w:rsid w:val="00185A25"/>
    <w:rsid w:val="001901CF"/>
    <w:rsid w:val="00190DD3"/>
    <w:rsid w:val="0019225D"/>
    <w:rsid w:val="00195007"/>
    <w:rsid w:val="00196C76"/>
    <w:rsid w:val="001978F8"/>
    <w:rsid w:val="001A0767"/>
    <w:rsid w:val="001A134C"/>
    <w:rsid w:val="001A27BC"/>
    <w:rsid w:val="001A39A6"/>
    <w:rsid w:val="001A3CAA"/>
    <w:rsid w:val="001A7952"/>
    <w:rsid w:val="001B0765"/>
    <w:rsid w:val="001B0E24"/>
    <w:rsid w:val="001B13F0"/>
    <w:rsid w:val="001B2591"/>
    <w:rsid w:val="001B4EF4"/>
    <w:rsid w:val="001B57CF"/>
    <w:rsid w:val="001B5DB9"/>
    <w:rsid w:val="001B68D3"/>
    <w:rsid w:val="001B69C4"/>
    <w:rsid w:val="001B7B6F"/>
    <w:rsid w:val="001C00A8"/>
    <w:rsid w:val="001C0FDB"/>
    <w:rsid w:val="001C318F"/>
    <w:rsid w:val="001C38BC"/>
    <w:rsid w:val="001C4BFF"/>
    <w:rsid w:val="001C7CD1"/>
    <w:rsid w:val="001D0E4C"/>
    <w:rsid w:val="001D19AA"/>
    <w:rsid w:val="001D432D"/>
    <w:rsid w:val="001D545D"/>
    <w:rsid w:val="001D5B87"/>
    <w:rsid w:val="001D70A8"/>
    <w:rsid w:val="001E0F2B"/>
    <w:rsid w:val="001E1B29"/>
    <w:rsid w:val="001E27D2"/>
    <w:rsid w:val="001E2C41"/>
    <w:rsid w:val="001E40FC"/>
    <w:rsid w:val="001E519D"/>
    <w:rsid w:val="001E66EC"/>
    <w:rsid w:val="001E6B5D"/>
    <w:rsid w:val="001E765C"/>
    <w:rsid w:val="001F03AD"/>
    <w:rsid w:val="001F1F68"/>
    <w:rsid w:val="001F34BF"/>
    <w:rsid w:val="001F6A9F"/>
    <w:rsid w:val="001F7329"/>
    <w:rsid w:val="001F7C9E"/>
    <w:rsid w:val="0020375A"/>
    <w:rsid w:val="0020445E"/>
    <w:rsid w:val="002047C1"/>
    <w:rsid w:val="00204E29"/>
    <w:rsid w:val="00210038"/>
    <w:rsid w:val="0021075C"/>
    <w:rsid w:val="00211AB7"/>
    <w:rsid w:val="00213AAB"/>
    <w:rsid w:val="002142F9"/>
    <w:rsid w:val="0021538F"/>
    <w:rsid w:val="00216BA6"/>
    <w:rsid w:val="00217140"/>
    <w:rsid w:val="00217673"/>
    <w:rsid w:val="00220823"/>
    <w:rsid w:val="00221E0A"/>
    <w:rsid w:val="002223B0"/>
    <w:rsid w:val="00223F41"/>
    <w:rsid w:val="00224D74"/>
    <w:rsid w:val="0022599C"/>
    <w:rsid w:val="002270B5"/>
    <w:rsid w:val="00227F86"/>
    <w:rsid w:val="00233C8B"/>
    <w:rsid w:val="002344B5"/>
    <w:rsid w:val="0023564D"/>
    <w:rsid w:val="00236350"/>
    <w:rsid w:val="00237077"/>
    <w:rsid w:val="00240AF2"/>
    <w:rsid w:val="00244F0E"/>
    <w:rsid w:val="002459E7"/>
    <w:rsid w:val="002517EB"/>
    <w:rsid w:val="002541DE"/>
    <w:rsid w:val="002570F9"/>
    <w:rsid w:val="00260420"/>
    <w:rsid w:val="00266ED7"/>
    <w:rsid w:val="002679E6"/>
    <w:rsid w:val="002709C2"/>
    <w:rsid w:val="00270AAA"/>
    <w:rsid w:val="002715CB"/>
    <w:rsid w:val="002723E2"/>
    <w:rsid w:val="0027272F"/>
    <w:rsid w:val="002758D4"/>
    <w:rsid w:val="00275A67"/>
    <w:rsid w:val="00276898"/>
    <w:rsid w:val="002809B8"/>
    <w:rsid w:val="00284799"/>
    <w:rsid w:val="00285ECD"/>
    <w:rsid w:val="00286061"/>
    <w:rsid w:val="0028724D"/>
    <w:rsid w:val="00287278"/>
    <w:rsid w:val="002876AD"/>
    <w:rsid w:val="00291D54"/>
    <w:rsid w:val="00291F2D"/>
    <w:rsid w:val="0029343E"/>
    <w:rsid w:val="00293865"/>
    <w:rsid w:val="00294A36"/>
    <w:rsid w:val="00294D74"/>
    <w:rsid w:val="00295063"/>
    <w:rsid w:val="00296354"/>
    <w:rsid w:val="00297D77"/>
    <w:rsid w:val="002A1D95"/>
    <w:rsid w:val="002A2324"/>
    <w:rsid w:val="002A2A10"/>
    <w:rsid w:val="002A3113"/>
    <w:rsid w:val="002A594D"/>
    <w:rsid w:val="002B019E"/>
    <w:rsid w:val="002B0F80"/>
    <w:rsid w:val="002B11D5"/>
    <w:rsid w:val="002B2A0F"/>
    <w:rsid w:val="002B2C9E"/>
    <w:rsid w:val="002B533C"/>
    <w:rsid w:val="002B5DC1"/>
    <w:rsid w:val="002B62CC"/>
    <w:rsid w:val="002B7D25"/>
    <w:rsid w:val="002C070B"/>
    <w:rsid w:val="002C187C"/>
    <w:rsid w:val="002C1972"/>
    <w:rsid w:val="002C2C27"/>
    <w:rsid w:val="002C4749"/>
    <w:rsid w:val="002C5D7B"/>
    <w:rsid w:val="002C6CBE"/>
    <w:rsid w:val="002C72FF"/>
    <w:rsid w:val="002C7A97"/>
    <w:rsid w:val="002C7BF5"/>
    <w:rsid w:val="002D4152"/>
    <w:rsid w:val="002D66A9"/>
    <w:rsid w:val="002D71FE"/>
    <w:rsid w:val="002E1DEE"/>
    <w:rsid w:val="002E2E30"/>
    <w:rsid w:val="002E3207"/>
    <w:rsid w:val="002E465C"/>
    <w:rsid w:val="002E6961"/>
    <w:rsid w:val="002F0D39"/>
    <w:rsid w:val="002F18DC"/>
    <w:rsid w:val="002F2EA6"/>
    <w:rsid w:val="002F3487"/>
    <w:rsid w:val="002F3BF0"/>
    <w:rsid w:val="002F44E0"/>
    <w:rsid w:val="002F4AB4"/>
    <w:rsid w:val="002F4BEA"/>
    <w:rsid w:val="002F557F"/>
    <w:rsid w:val="002F5F96"/>
    <w:rsid w:val="002F7879"/>
    <w:rsid w:val="003007A4"/>
    <w:rsid w:val="00301BA6"/>
    <w:rsid w:val="0030356A"/>
    <w:rsid w:val="00303F98"/>
    <w:rsid w:val="003057A7"/>
    <w:rsid w:val="00307341"/>
    <w:rsid w:val="00307609"/>
    <w:rsid w:val="00307E0F"/>
    <w:rsid w:val="003109C4"/>
    <w:rsid w:val="00312B03"/>
    <w:rsid w:val="00313470"/>
    <w:rsid w:val="0031430A"/>
    <w:rsid w:val="00314706"/>
    <w:rsid w:val="00316DC7"/>
    <w:rsid w:val="003171A4"/>
    <w:rsid w:val="003203C9"/>
    <w:rsid w:val="003204CB"/>
    <w:rsid w:val="003208B8"/>
    <w:rsid w:val="00320989"/>
    <w:rsid w:val="00323AE2"/>
    <w:rsid w:val="00325971"/>
    <w:rsid w:val="00326663"/>
    <w:rsid w:val="0032668D"/>
    <w:rsid w:val="00326DF5"/>
    <w:rsid w:val="003357F4"/>
    <w:rsid w:val="00336376"/>
    <w:rsid w:val="00337A72"/>
    <w:rsid w:val="00337ACA"/>
    <w:rsid w:val="0034166F"/>
    <w:rsid w:val="0034229E"/>
    <w:rsid w:val="00344370"/>
    <w:rsid w:val="003446F3"/>
    <w:rsid w:val="003450E7"/>
    <w:rsid w:val="003455A8"/>
    <w:rsid w:val="0034596D"/>
    <w:rsid w:val="00346356"/>
    <w:rsid w:val="00350878"/>
    <w:rsid w:val="00351E29"/>
    <w:rsid w:val="003529E9"/>
    <w:rsid w:val="00354D17"/>
    <w:rsid w:val="00355E3C"/>
    <w:rsid w:val="0035734F"/>
    <w:rsid w:val="00363508"/>
    <w:rsid w:val="0036577F"/>
    <w:rsid w:val="003659C8"/>
    <w:rsid w:val="00366196"/>
    <w:rsid w:val="00366527"/>
    <w:rsid w:val="00367946"/>
    <w:rsid w:val="00370110"/>
    <w:rsid w:val="00370C7C"/>
    <w:rsid w:val="00370CF0"/>
    <w:rsid w:val="003728A4"/>
    <w:rsid w:val="00375846"/>
    <w:rsid w:val="00375E85"/>
    <w:rsid w:val="0037602B"/>
    <w:rsid w:val="00376A8B"/>
    <w:rsid w:val="00380109"/>
    <w:rsid w:val="00381B53"/>
    <w:rsid w:val="00381DD4"/>
    <w:rsid w:val="003821D4"/>
    <w:rsid w:val="00382948"/>
    <w:rsid w:val="003838E6"/>
    <w:rsid w:val="0038762B"/>
    <w:rsid w:val="003917AA"/>
    <w:rsid w:val="00395B20"/>
    <w:rsid w:val="00395EE0"/>
    <w:rsid w:val="00396987"/>
    <w:rsid w:val="00396AD0"/>
    <w:rsid w:val="003A1E41"/>
    <w:rsid w:val="003A2C39"/>
    <w:rsid w:val="003A2DA6"/>
    <w:rsid w:val="003A2FB5"/>
    <w:rsid w:val="003A6466"/>
    <w:rsid w:val="003A6D52"/>
    <w:rsid w:val="003A77FA"/>
    <w:rsid w:val="003B6144"/>
    <w:rsid w:val="003C0D91"/>
    <w:rsid w:val="003C167B"/>
    <w:rsid w:val="003C3238"/>
    <w:rsid w:val="003C325F"/>
    <w:rsid w:val="003C34D9"/>
    <w:rsid w:val="003D196A"/>
    <w:rsid w:val="003D299F"/>
    <w:rsid w:val="003D35FC"/>
    <w:rsid w:val="003D55BE"/>
    <w:rsid w:val="003D5FEB"/>
    <w:rsid w:val="003D7391"/>
    <w:rsid w:val="003D7968"/>
    <w:rsid w:val="003E23F1"/>
    <w:rsid w:val="003E36F6"/>
    <w:rsid w:val="003E4057"/>
    <w:rsid w:val="003E4631"/>
    <w:rsid w:val="003E7F49"/>
    <w:rsid w:val="003F0E54"/>
    <w:rsid w:val="003F0F15"/>
    <w:rsid w:val="003F292E"/>
    <w:rsid w:val="003F3D87"/>
    <w:rsid w:val="003F3F38"/>
    <w:rsid w:val="003F446F"/>
    <w:rsid w:val="003F6721"/>
    <w:rsid w:val="003F7758"/>
    <w:rsid w:val="004006BB"/>
    <w:rsid w:val="00400CF9"/>
    <w:rsid w:val="004018E5"/>
    <w:rsid w:val="00402AE6"/>
    <w:rsid w:val="00403696"/>
    <w:rsid w:val="00405A04"/>
    <w:rsid w:val="00405BAE"/>
    <w:rsid w:val="00406160"/>
    <w:rsid w:val="00407035"/>
    <w:rsid w:val="00407036"/>
    <w:rsid w:val="004074F6"/>
    <w:rsid w:val="004109CF"/>
    <w:rsid w:val="0041196B"/>
    <w:rsid w:val="00412DD5"/>
    <w:rsid w:val="00413DB5"/>
    <w:rsid w:val="0041493C"/>
    <w:rsid w:val="00414ABE"/>
    <w:rsid w:val="00414FE3"/>
    <w:rsid w:val="00415CF6"/>
    <w:rsid w:val="0042230D"/>
    <w:rsid w:val="0042320A"/>
    <w:rsid w:val="00426E06"/>
    <w:rsid w:val="004279F0"/>
    <w:rsid w:val="00430909"/>
    <w:rsid w:val="00431C37"/>
    <w:rsid w:val="0043393A"/>
    <w:rsid w:val="0043562A"/>
    <w:rsid w:val="00435B11"/>
    <w:rsid w:val="00436E2B"/>
    <w:rsid w:val="004376DA"/>
    <w:rsid w:val="00437E5F"/>
    <w:rsid w:val="004407DB"/>
    <w:rsid w:val="00440D8E"/>
    <w:rsid w:val="004418E0"/>
    <w:rsid w:val="004418F0"/>
    <w:rsid w:val="00443B14"/>
    <w:rsid w:val="00444D47"/>
    <w:rsid w:val="0044749B"/>
    <w:rsid w:val="00450780"/>
    <w:rsid w:val="004520D1"/>
    <w:rsid w:val="0045222D"/>
    <w:rsid w:val="00452DD7"/>
    <w:rsid w:val="0045444B"/>
    <w:rsid w:val="004545B2"/>
    <w:rsid w:val="00455ECA"/>
    <w:rsid w:val="004573D3"/>
    <w:rsid w:val="0046012A"/>
    <w:rsid w:val="0046171D"/>
    <w:rsid w:val="004620B3"/>
    <w:rsid w:val="00462A7F"/>
    <w:rsid w:val="0046341F"/>
    <w:rsid w:val="00463FF0"/>
    <w:rsid w:val="0046431F"/>
    <w:rsid w:val="004645C0"/>
    <w:rsid w:val="0046589C"/>
    <w:rsid w:val="004658D4"/>
    <w:rsid w:val="00466C2F"/>
    <w:rsid w:val="004703FC"/>
    <w:rsid w:val="00470EBA"/>
    <w:rsid w:val="00471A5E"/>
    <w:rsid w:val="00471B7E"/>
    <w:rsid w:val="0047295A"/>
    <w:rsid w:val="00473E67"/>
    <w:rsid w:val="00476A42"/>
    <w:rsid w:val="00477456"/>
    <w:rsid w:val="004815B1"/>
    <w:rsid w:val="00481FF4"/>
    <w:rsid w:val="0048357F"/>
    <w:rsid w:val="00487466"/>
    <w:rsid w:val="0049043E"/>
    <w:rsid w:val="00497153"/>
    <w:rsid w:val="0049776F"/>
    <w:rsid w:val="004A1E6A"/>
    <w:rsid w:val="004A2A15"/>
    <w:rsid w:val="004A2E98"/>
    <w:rsid w:val="004A4171"/>
    <w:rsid w:val="004A41CA"/>
    <w:rsid w:val="004A430C"/>
    <w:rsid w:val="004A4BA9"/>
    <w:rsid w:val="004A6CFA"/>
    <w:rsid w:val="004B13D2"/>
    <w:rsid w:val="004B15AB"/>
    <w:rsid w:val="004B1893"/>
    <w:rsid w:val="004B380D"/>
    <w:rsid w:val="004B3973"/>
    <w:rsid w:val="004B61BA"/>
    <w:rsid w:val="004C0D7F"/>
    <w:rsid w:val="004C3199"/>
    <w:rsid w:val="004C4C94"/>
    <w:rsid w:val="004C4CC4"/>
    <w:rsid w:val="004C5335"/>
    <w:rsid w:val="004C58DF"/>
    <w:rsid w:val="004C5E7D"/>
    <w:rsid w:val="004C67F3"/>
    <w:rsid w:val="004C71F9"/>
    <w:rsid w:val="004C75CC"/>
    <w:rsid w:val="004D23CB"/>
    <w:rsid w:val="004D280F"/>
    <w:rsid w:val="004D28F2"/>
    <w:rsid w:val="004D46CC"/>
    <w:rsid w:val="004D61F9"/>
    <w:rsid w:val="004D69E2"/>
    <w:rsid w:val="004E1FE5"/>
    <w:rsid w:val="004E223C"/>
    <w:rsid w:val="004E3817"/>
    <w:rsid w:val="004E45EC"/>
    <w:rsid w:val="004E6413"/>
    <w:rsid w:val="004E6C3D"/>
    <w:rsid w:val="004F0221"/>
    <w:rsid w:val="004F1C98"/>
    <w:rsid w:val="004F5390"/>
    <w:rsid w:val="004F6108"/>
    <w:rsid w:val="004F63C9"/>
    <w:rsid w:val="004F78CA"/>
    <w:rsid w:val="005004C1"/>
    <w:rsid w:val="005012D9"/>
    <w:rsid w:val="0050140C"/>
    <w:rsid w:val="00503364"/>
    <w:rsid w:val="005042DF"/>
    <w:rsid w:val="00505F29"/>
    <w:rsid w:val="00506E34"/>
    <w:rsid w:val="00507BAF"/>
    <w:rsid w:val="005107B9"/>
    <w:rsid w:val="00511945"/>
    <w:rsid w:val="00511EA8"/>
    <w:rsid w:val="00513727"/>
    <w:rsid w:val="005159A9"/>
    <w:rsid w:val="005206C4"/>
    <w:rsid w:val="00520908"/>
    <w:rsid w:val="00521FEA"/>
    <w:rsid w:val="005227A2"/>
    <w:rsid w:val="005228BD"/>
    <w:rsid w:val="005251A9"/>
    <w:rsid w:val="0052551C"/>
    <w:rsid w:val="00526B0E"/>
    <w:rsid w:val="005309F8"/>
    <w:rsid w:val="00530FEB"/>
    <w:rsid w:val="00532FE2"/>
    <w:rsid w:val="00533367"/>
    <w:rsid w:val="00534080"/>
    <w:rsid w:val="005343A6"/>
    <w:rsid w:val="00534ACE"/>
    <w:rsid w:val="00536890"/>
    <w:rsid w:val="005432B3"/>
    <w:rsid w:val="0054351A"/>
    <w:rsid w:val="0054599A"/>
    <w:rsid w:val="00546F85"/>
    <w:rsid w:val="00550B40"/>
    <w:rsid w:val="00551BDE"/>
    <w:rsid w:val="00552D66"/>
    <w:rsid w:val="00552DFD"/>
    <w:rsid w:val="00555557"/>
    <w:rsid w:val="00555703"/>
    <w:rsid w:val="00556875"/>
    <w:rsid w:val="005568E8"/>
    <w:rsid w:val="00557EEF"/>
    <w:rsid w:val="00561577"/>
    <w:rsid w:val="005629E8"/>
    <w:rsid w:val="00567B24"/>
    <w:rsid w:val="00570136"/>
    <w:rsid w:val="00572602"/>
    <w:rsid w:val="00573814"/>
    <w:rsid w:val="00575F6D"/>
    <w:rsid w:val="005763E5"/>
    <w:rsid w:val="00577064"/>
    <w:rsid w:val="0058120A"/>
    <w:rsid w:val="0058133F"/>
    <w:rsid w:val="005819E3"/>
    <w:rsid w:val="00581DFC"/>
    <w:rsid w:val="0058361F"/>
    <w:rsid w:val="0058409A"/>
    <w:rsid w:val="005916A2"/>
    <w:rsid w:val="00594D33"/>
    <w:rsid w:val="00595336"/>
    <w:rsid w:val="00596AA4"/>
    <w:rsid w:val="005A0824"/>
    <w:rsid w:val="005A15EC"/>
    <w:rsid w:val="005A22B6"/>
    <w:rsid w:val="005A2711"/>
    <w:rsid w:val="005A3DD1"/>
    <w:rsid w:val="005A56EB"/>
    <w:rsid w:val="005A679A"/>
    <w:rsid w:val="005A746B"/>
    <w:rsid w:val="005A7EB3"/>
    <w:rsid w:val="005B08B1"/>
    <w:rsid w:val="005B214D"/>
    <w:rsid w:val="005B22F3"/>
    <w:rsid w:val="005B238D"/>
    <w:rsid w:val="005B2E0D"/>
    <w:rsid w:val="005C15DD"/>
    <w:rsid w:val="005C170D"/>
    <w:rsid w:val="005C1D77"/>
    <w:rsid w:val="005C21FC"/>
    <w:rsid w:val="005C293B"/>
    <w:rsid w:val="005C301A"/>
    <w:rsid w:val="005C50BB"/>
    <w:rsid w:val="005D08E7"/>
    <w:rsid w:val="005D1537"/>
    <w:rsid w:val="005D1998"/>
    <w:rsid w:val="005D5566"/>
    <w:rsid w:val="005E2D14"/>
    <w:rsid w:val="005E3203"/>
    <w:rsid w:val="005E3379"/>
    <w:rsid w:val="005E3848"/>
    <w:rsid w:val="005E4F3B"/>
    <w:rsid w:val="005F0195"/>
    <w:rsid w:val="005F0D5D"/>
    <w:rsid w:val="005F18EC"/>
    <w:rsid w:val="005F300A"/>
    <w:rsid w:val="005F425F"/>
    <w:rsid w:val="005F4275"/>
    <w:rsid w:val="005F5370"/>
    <w:rsid w:val="005F5B9B"/>
    <w:rsid w:val="005F5FAD"/>
    <w:rsid w:val="005F770A"/>
    <w:rsid w:val="00602538"/>
    <w:rsid w:val="00602EF1"/>
    <w:rsid w:val="0060371E"/>
    <w:rsid w:val="00603A66"/>
    <w:rsid w:val="006040B4"/>
    <w:rsid w:val="006041E5"/>
    <w:rsid w:val="00606905"/>
    <w:rsid w:val="00606EBD"/>
    <w:rsid w:val="00610610"/>
    <w:rsid w:val="00611446"/>
    <w:rsid w:val="006117F4"/>
    <w:rsid w:val="006138CE"/>
    <w:rsid w:val="00614E38"/>
    <w:rsid w:val="006161DB"/>
    <w:rsid w:val="00616BD3"/>
    <w:rsid w:val="0062086E"/>
    <w:rsid w:val="00620AB4"/>
    <w:rsid w:val="00621C73"/>
    <w:rsid w:val="00623571"/>
    <w:rsid w:val="00625E63"/>
    <w:rsid w:val="00626940"/>
    <w:rsid w:val="00626C3A"/>
    <w:rsid w:val="00633807"/>
    <w:rsid w:val="00633BAD"/>
    <w:rsid w:val="00633CC0"/>
    <w:rsid w:val="00634F3F"/>
    <w:rsid w:val="00635EDE"/>
    <w:rsid w:val="00636840"/>
    <w:rsid w:val="00636A64"/>
    <w:rsid w:val="00642EF5"/>
    <w:rsid w:val="00644E3F"/>
    <w:rsid w:val="006460F4"/>
    <w:rsid w:val="006464FF"/>
    <w:rsid w:val="00647294"/>
    <w:rsid w:val="00652D89"/>
    <w:rsid w:val="0065516E"/>
    <w:rsid w:val="0066104A"/>
    <w:rsid w:val="006613A3"/>
    <w:rsid w:val="00664322"/>
    <w:rsid w:val="006700E6"/>
    <w:rsid w:val="00670781"/>
    <w:rsid w:val="00672B42"/>
    <w:rsid w:val="00673FCB"/>
    <w:rsid w:val="00674691"/>
    <w:rsid w:val="0067490B"/>
    <w:rsid w:val="00675350"/>
    <w:rsid w:val="00675B2B"/>
    <w:rsid w:val="006766EC"/>
    <w:rsid w:val="00676EAD"/>
    <w:rsid w:val="006778A6"/>
    <w:rsid w:val="00677F21"/>
    <w:rsid w:val="006804EC"/>
    <w:rsid w:val="0068127F"/>
    <w:rsid w:val="00682B87"/>
    <w:rsid w:val="0068333D"/>
    <w:rsid w:val="00683604"/>
    <w:rsid w:val="00684F35"/>
    <w:rsid w:val="00685F19"/>
    <w:rsid w:val="0069008B"/>
    <w:rsid w:val="00690D7D"/>
    <w:rsid w:val="0069136D"/>
    <w:rsid w:val="00693B6F"/>
    <w:rsid w:val="00695285"/>
    <w:rsid w:val="006965E7"/>
    <w:rsid w:val="0069721F"/>
    <w:rsid w:val="00697E0A"/>
    <w:rsid w:val="00697E5E"/>
    <w:rsid w:val="006A0B75"/>
    <w:rsid w:val="006A130F"/>
    <w:rsid w:val="006A1AF5"/>
    <w:rsid w:val="006A1CFB"/>
    <w:rsid w:val="006A1DEC"/>
    <w:rsid w:val="006A2BE3"/>
    <w:rsid w:val="006A3180"/>
    <w:rsid w:val="006A35F9"/>
    <w:rsid w:val="006A5A46"/>
    <w:rsid w:val="006A656B"/>
    <w:rsid w:val="006A682B"/>
    <w:rsid w:val="006A76E2"/>
    <w:rsid w:val="006B2F72"/>
    <w:rsid w:val="006B39DE"/>
    <w:rsid w:val="006B3D1A"/>
    <w:rsid w:val="006B40A0"/>
    <w:rsid w:val="006B4745"/>
    <w:rsid w:val="006B4B73"/>
    <w:rsid w:val="006B4EFF"/>
    <w:rsid w:val="006B54B7"/>
    <w:rsid w:val="006B55BC"/>
    <w:rsid w:val="006B5D6B"/>
    <w:rsid w:val="006B7306"/>
    <w:rsid w:val="006B7652"/>
    <w:rsid w:val="006C088D"/>
    <w:rsid w:val="006C0DA9"/>
    <w:rsid w:val="006C6BD5"/>
    <w:rsid w:val="006C7F28"/>
    <w:rsid w:val="006D03A3"/>
    <w:rsid w:val="006D0E2B"/>
    <w:rsid w:val="006D1FAA"/>
    <w:rsid w:val="006D1FB9"/>
    <w:rsid w:val="006D56E9"/>
    <w:rsid w:val="006D735C"/>
    <w:rsid w:val="006D7679"/>
    <w:rsid w:val="006D7C35"/>
    <w:rsid w:val="006E328E"/>
    <w:rsid w:val="006E6202"/>
    <w:rsid w:val="006E66CC"/>
    <w:rsid w:val="006E7A62"/>
    <w:rsid w:val="006F1CCB"/>
    <w:rsid w:val="006F1CF0"/>
    <w:rsid w:val="006F2275"/>
    <w:rsid w:val="006F3F38"/>
    <w:rsid w:val="006F563C"/>
    <w:rsid w:val="007006BB"/>
    <w:rsid w:val="00702A29"/>
    <w:rsid w:val="007039F1"/>
    <w:rsid w:val="00703E0C"/>
    <w:rsid w:val="0070450A"/>
    <w:rsid w:val="0070577A"/>
    <w:rsid w:val="0071131F"/>
    <w:rsid w:val="00711DEA"/>
    <w:rsid w:val="00712C49"/>
    <w:rsid w:val="00715648"/>
    <w:rsid w:val="00715913"/>
    <w:rsid w:val="007164BF"/>
    <w:rsid w:val="00716CFC"/>
    <w:rsid w:val="00720CD3"/>
    <w:rsid w:val="007222E6"/>
    <w:rsid w:val="00722419"/>
    <w:rsid w:val="0072291C"/>
    <w:rsid w:val="0072437E"/>
    <w:rsid w:val="00724A9D"/>
    <w:rsid w:val="007268AD"/>
    <w:rsid w:val="00730BCD"/>
    <w:rsid w:val="00731F00"/>
    <w:rsid w:val="00732872"/>
    <w:rsid w:val="00733111"/>
    <w:rsid w:val="0073326B"/>
    <w:rsid w:val="00733658"/>
    <w:rsid w:val="007362B1"/>
    <w:rsid w:val="00740EAA"/>
    <w:rsid w:val="007415EA"/>
    <w:rsid w:val="0074315B"/>
    <w:rsid w:val="00744995"/>
    <w:rsid w:val="00744A01"/>
    <w:rsid w:val="00744F00"/>
    <w:rsid w:val="007464E1"/>
    <w:rsid w:val="007468DE"/>
    <w:rsid w:val="00746BB4"/>
    <w:rsid w:val="00750483"/>
    <w:rsid w:val="0075214C"/>
    <w:rsid w:val="0075245E"/>
    <w:rsid w:val="007531EC"/>
    <w:rsid w:val="007537C5"/>
    <w:rsid w:val="00754286"/>
    <w:rsid w:val="007543E2"/>
    <w:rsid w:val="007545B2"/>
    <w:rsid w:val="00755B59"/>
    <w:rsid w:val="00757BCD"/>
    <w:rsid w:val="00761BD4"/>
    <w:rsid w:val="0076372A"/>
    <w:rsid w:val="0076403D"/>
    <w:rsid w:val="00764434"/>
    <w:rsid w:val="00766403"/>
    <w:rsid w:val="0077187C"/>
    <w:rsid w:val="00773747"/>
    <w:rsid w:val="00776ADE"/>
    <w:rsid w:val="007816BC"/>
    <w:rsid w:val="00781A88"/>
    <w:rsid w:val="007837BA"/>
    <w:rsid w:val="00783ACD"/>
    <w:rsid w:val="00783E33"/>
    <w:rsid w:val="00784BA6"/>
    <w:rsid w:val="00785F1A"/>
    <w:rsid w:val="00793520"/>
    <w:rsid w:val="0079365C"/>
    <w:rsid w:val="007950DD"/>
    <w:rsid w:val="0079631A"/>
    <w:rsid w:val="00796863"/>
    <w:rsid w:val="00797E52"/>
    <w:rsid w:val="007A1312"/>
    <w:rsid w:val="007A150D"/>
    <w:rsid w:val="007A2730"/>
    <w:rsid w:val="007A4953"/>
    <w:rsid w:val="007A7303"/>
    <w:rsid w:val="007B04A3"/>
    <w:rsid w:val="007B23A6"/>
    <w:rsid w:val="007B24F4"/>
    <w:rsid w:val="007B2C33"/>
    <w:rsid w:val="007B2D19"/>
    <w:rsid w:val="007B5022"/>
    <w:rsid w:val="007B55BA"/>
    <w:rsid w:val="007B5F10"/>
    <w:rsid w:val="007B643B"/>
    <w:rsid w:val="007B738C"/>
    <w:rsid w:val="007B7AEB"/>
    <w:rsid w:val="007B7EF0"/>
    <w:rsid w:val="007C0094"/>
    <w:rsid w:val="007C00D2"/>
    <w:rsid w:val="007C0986"/>
    <w:rsid w:val="007C0CBE"/>
    <w:rsid w:val="007C2357"/>
    <w:rsid w:val="007C2EAE"/>
    <w:rsid w:val="007C3CBF"/>
    <w:rsid w:val="007C4236"/>
    <w:rsid w:val="007C4A12"/>
    <w:rsid w:val="007C5055"/>
    <w:rsid w:val="007C51D0"/>
    <w:rsid w:val="007C5C5C"/>
    <w:rsid w:val="007C651E"/>
    <w:rsid w:val="007D0C66"/>
    <w:rsid w:val="007D0E2B"/>
    <w:rsid w:val="007D1CA3"/>
    <w:rsid w:val="007D3C9B"/>
    <w:rsid w:val="007D3CE5"/>
    <w:rsid w:val="007D45E5"/>
    <w:rsid w:val="007D6918"/>
    <w:rsid w:val="007D7A57"/>
    <w:rsid w:val="007D7CA6"/>
    <w:rsid w:val="007E1999"/>
    <w:rsid w:val="007E39E9"/>
    <w:rsid w:val="007E3E31"/>
    <w:rsid w:val="007E5574"/>
    <w:rsid w:val="007E7805"/>
    <w:rsid w:val="007F09EC"/>
    <w:rsid w:val="007F306D"/>
    <w:rsid w:val="007F44D5"/>
    <w:rsid w:val="007F49E5"/>
    <w:rsid w:val="007F537C"/>
    <w:rsid w:val="007F5D12"/>
    <w:rsid w:val="007F71E4"/>
    <w:rsid w:val="00800165"/>
    <w:rsid w:val="00800B5D"/>
    <w:rsid w:val="0080129B"/>
    <w:rsid w:val="00806938"/>
    <w:rsid w:val="008107B1"/>
    <w:rsid w:val="00810A6E"/>
    <w:rsid w:val="00810E9E"/>
    <w:rsid w:val="00813504"/>
    <w:rsid w:val="00813B5D"/>
    <w:rsid w:val="00814C9F"/>
    <w:rsid w:val="00815D28"/>
    <w:rsid w:val="008177A1"/>
    <w:rsid w:val="00817F7D"/>
    <w:rsid w:val="00821C87"/>
    <w:rsid w:val="00822BE0"/>
    <w:rsid w:val="0082443F"/>
    <w:rsid w:val="0082714F"/>
    <w:rsid w:val="00830948"/>
    <w:rsid w:val="00830B30"/>
    <w:rsid w:val="00830C17"/>
    <w:rsid w:val="00830D13"/>
    <w:rsid w:val="00833802"/>
    <w:rsid w:val="00834394"/>
    <w:rsid w:val="00836AAC"/>
    <w:rsid w:val="00837CF2"/>
    <w:rsid w:val="00840C0B"/>
    <w:rsid w:val="00842567"/>
    <w:rsid w:val="00842760"/>
    <w:rsid w:val="0084404C"/>
    <w:rsid w:val="00845256"/>
    <w:rsid w:val="008454B6"/>
    <w:rsid w:val="00845C24"/>
    <w:rsid w:val="00845D39"/>
    <w:rsid w:val="00846EA2"/>
    <w:rsid w:val="0084701E"/>
    <w:rsid w:val="008470E4"/>
    <w:rsid w:val="00851D6E"/>
    <w:rsid w:val="0085276D"/>
    <w:rsid w:val="00852BA5"/>
    <w:rsid w:val="00853536"/>
    <w:rsid w:val="008536FB"/>
    <w:rsid w:val="00854BD6"/>
    <w:rsid w:val="008569C4"/>
    <w:rsid w:val="00856E74"/>
    <w:rsid w:val="008607C8"/>
    <w:rsid w:val="00862DE5"/>
    <w:rsid w:val="00863B41"/>
    <w:rsid w:val="00864B81"/>
    <w:rsid w:val="0086591F"/>
    <w:rsid w:val="0086608B"/>
    <w:rsid w:val="00866AC2"/>
    <w:rsid w:val="008701A5"/>
    <w:rsid w:val="0087044C"/>
    <w:rsid w:val="0087087B"/>
    <w:rsid w:val="00871185"/>
    <w:rsid w:val="00871E0E"/>
    <w:rsid w:val="0087512F"/>
    <w:rsid w:val="008752D9"/>
    <w:rsid w:val="00875364"/>
    <w:rsid w:val="008754ED"/>
    <w:rsid w:val="00875821"/>
    <w:rsid w:val="00877F3B"/>
    <w:rsid w:val="0088338A"/>
    <w:rsid w:val="00886DE9"/>
    <w:rsid w:val="008877DB"/>
    <w:rsid w:val="008937CE"/>
    <w:rsid w:val="008A0505"/>
    <w:rsid w:val="008A0777"/>
    <w:rsid w:val="008A1CF9"/>
    <w:rsid w:val="008A2F3E"/>
    <w:rsid w:val="008A40DD"/>
    <w:rsid w:val="008A73B4"/>
    <w:rsid w:val="008B33DF"/>
    <w:rsid w:val="008B33FE"/>
    <w:rsid w:val="008B44EC"/>
    <w:rsid w:val="008B5453"/>
    <w:rsid w:val="008B6656"/>
    <w:rsid w:val="008B7231"/>
    <w:rsid w:val="008B7AC6"/>
    <w:rsid w:val="008C0037"/>
    <w:rsid w:val="008C23E2"/>
    <w:rsid w:val="008C26C6"/>
    <w:rsid w:val="008C2A54"/>
    <w:rsid w:val="008C2BBB"/>
    <w:rsid w:val="008C2FE3"/>
    <w:rsid w:val="008C3415"/>
    <w:rsid w:val="008C6921"/>
    <w:rsid w:val="008C7171"/>
    <w:rsid w:val="008D0144"/>
    <w:rsid w:val="008D1430"/>
    <w:rsid w:val="008D1994"/>
    <w:rsid w:val="008D36EB"/>
    <w:rsid w:val="008D7947"/>
    <w:rsid w:val="008E0C72"/>
    <w:rsid w:val="008E166C"/>
    <w:rsid w:val="008E2930"/>
    <w:rsid w:val="008F072B"/>
    <w:rsid w:val="008F0F7F"/>
    <w:rsid w:val="008F24C1"/>
    <w:rsid w:val="008F3266"/>
    <w:rsid w:val="008F347B"/>
    <w:rsid w:val="008F360D"/>
    <w:rsid w:val="008F454D"/>
    <w:rsid w:val="008F5162"/>
    <w:rsid w:val="008F65A1"/>
    <w:rsid w:val="008F6CDD"/>
    <w:rsid w:val="008F7012"/>
    <w:rsid w:val="008F78C3"/>
    <w:rsid w:val="008F7F87"/>
    <w:rsid w:val="0090272E"/>
    <w:rsid w:val="00903DE3"/>
    <w:rsid w:val="00907847"/>
    <w:rsid w:val="00907D28"/>
    <w:rsid w:val="009100C1"/>
    <w:rsid w:val="0091245B"/>
    <w:rsid w:val="0091260A"/>
    <w:rsid w:val="009141EB"/>
    <w:rsid w:val="009150F0"/>
    <w:rsid w:val="009153E9"/>
    <w:rsid w:val="009157A2"/>
    <w:rsid w:val="00915F89"/>
    <w:rsid w:val="00917E25"/>
    <w:rsid w:val="009224DF"/>
    <w:rsid w:val="00924C92"/>
    <w:rsid w:val="009258E5"/>
    <w:rsid w:val="009260EA"/>
    <w:rsid w:val="00927B60"/>
    <w:rsid w:val="00932580"/>
    <w:rsid w:val="00932CD1"/>
    <w:rsid w:val="009335F3"/>
    <w:rsid w:val="009338ED"/>
    <w:rsid w:val="00935B63"/>
    <w:rsid w:val="0094064F"/>
    <w:rsid w:val="009408EF"/>
    <w:rsid w:val="00941850"/>
    <w:rsid w:val="009419A9"/>
    <w:rsid w:val="009424B4"/>
    <w:rsid w:val="00942637"/>
    <w:rsid w:val="00943B96"/>
    <w:rsid w:val="0094542A"/>
    <w:rsid w:val="00946763"/>
    <w:rsid w:val="00950871"/>
    <w:rsid w:val="00950B0D"/>
    <w:rsid w:val="00951769"/>
    <w:rsid w:val="009551E4"/>
    <w:rsid w:val="0095559D"/>
    <w:rsid w:val="0095578F"/>
    <w:rsid w:val="00955868"/>
    <w:rsid w:val="00956037"/>
    <w:rsid w:val="009566B9"/>
    <w:rsid w:val="00957977"/>
    <w:rsid w:val="00957C4B"/>
    <w:rsid w:val="00957CC9"/>
    <w:rsid w:val="0096056B"/>
    <w:rsid w:val="00960E46"/>
    <w:rsid w:val="00961CEB"/>
    <w:rsid w:val="00963F48"/>
    <w:rsid w:val="0096423A"/>
    <w:rsid w:val="00966D58"/>
    <w:rsid w:val="00967F4E"/>
    <w:rsid w:val="00970593"/>
    <w:rsid w:val="00972920"/>
    <w:rsid w:val="00973D2D"/>
    <w:rsid w:val="00973EED"/>
    <w:rsid w:val="00977232"/>
    <w:rsid w:val="009804F2"/>
    <w:rsid w:val="009807FD"/>
    <w:rsid w:val="00980B88"/>
    <w:rsid w:val="009814BB"/>
    <w:rsid w:val="00983627"/>
    <w:rsid w:val="009840FE"/>
    <w:rsid w:val="0098541B"/>
    <w:rsid w:val="00990B35"/>
    <w:rsid w:val="0099132D"/>
    <w:rsid w:val="009915F4"/>
    <w:rsid w:val="009916C8"/>
    <w:rsid w:val="009937F1"/>
    <w:rsid w:val="009954B9"/>
    <w:rsid w:val="009A15AA"/>
    <w:rsid w:val="009A5CF3"/>
    <w:rsid w:val="009B01BE"/>
    <w:rsid w:val="009B4322"/>
    <w:rsid w:val="009B55B1"/>
    <w:rsid w:val="009B7342"/>
    <w:rsid w:val="009C01D6"/>
    <w:rsid w:val="009C1977"/>
    <w:rsid w:val="009C2F82"/>
    <w:rsid w:val="009C4C4B"/>
    <w:rsid w:val="009C5F93"/>
    <w:rsid w:val="009C77D3"/>
    <w:rsid w:val="009D64F5"/>
    <w:rsid w:val="009D7790"/>
    <w:rsid w:val="009D7CD7"/>
    <w:rsid w:val="009E06BA"/>
    <w:rsid w:val="009E44C2"/>
    <w:rsid w:val="009E45B1"/>
    <w:rsid w:val="009E4AF4"/>
    <w:rsid w:val="009E650D"/>
    <w:rsid w:val="009E6C53"/>
    <w:rsid w:val="009F08C2"/>
    <w:rsid w:val="009F1295"/>
    <w:rsid w:val="009F2792"/>
    <w:rsid w:val="009F3457"/>
    <w:rsid w:val="00A008C9"/>
    <w:rsid w:val="00A01B06"/>
    <w:rsid w:val="00A01B1C"/>
    <w:rsid w:val="00A03580"/>
    <w:rsid w:val="00A03A88"/>
    <w:rsid w:val="00A03AFB"/>
    <w:rsid w:val="00A05A88"/>
    <w:rsid w:val="00A063F6"/>
    <w:rsid w:val="00A07FED"/>
    <w:rsid w:val="00A1064F"/>
    <w:rsid w:val="00A14FC2"/>
    <w:rsid w:val="00A15715"/>
    <w:rsid w:val="00A1621E"/>
    <w:rsid w:val="00A1628A"/>
    <w:rsid w:val="00A17779"/>
    <w:rsid w:val="00A179FB"/>
    <w:rsid w:val="00A17CE0"/>
    <w:rsid w:val="00A228FE"/>
    <w:rsid w:val="00A22D3B"/>
    <w:rsid w:val="00A22D62"/>
    <w:rsid w:val="00A23874"/>
    <w:rsid w:val="00A23C5D"/>
    <w:rsid w:val="00A24A5F"/>
    <w:rsid w:val="00A26622"/>
    <w:rsid w:val="00A310DA"/>
    <w:rsid w:val="00A31343"/>
    <w:rsid w:val="00A33099"/>
    <w:rsid w:val="00A341BE"/>
    <w:rsid w:val="00A356D6"/>
    <w:rsid w:val="00A36638"/>
    <w:rsid w:val="00A4009B"/>
    <w:rsid w:val="00A428C6"/>
    <w:rsid w:val="00A43211"/>
    <w:rsid w:val="00A43582"/>
    <w:rsid w:val="00A47E9E"/>
    <w:rsid w:val="00A5040A"/>
    <w:rsid w:val="00A524C5"/>
    <w:rsid w:val="00A52AA7"/>
    <w:rsid w:val="00A53633"/>
    <w:rsid w:val="00A53B3A"/>
    <w:rsid w:val="00A54D58"/>
    <w:rsid w:val="00A54E78"/>
    <w:rsid w:val="00A55BC2"/>
    <w:rsid w:val="00A56CE2"/>
    <w:rsid w:val="00A5709B"/>
    <w:rsid w:val="00A570FE"/>
    <w:rsid w:val="00A6009D"/>
    <w:rsid w:val="00A60BA5"/>
    <w:rsid w:val="00A62D49"/>
    <w:rsid w:val="00A6423F"/>
    <w:rsid w:val="00A65FAF"/>
    <w:rsid w:val="00A670A0"/>
    <w:rsid w:val="00A67F3C"/>
    <w:rsid w:val="00A71B5E"/>
    <w:rsid w:val="00A72D11"/>
    <w:rsid w:val="00A73E41"/>
    <w:rsid w:val="00A75DEF"/>
    <w:rsid w:val="00A77FCD"/>
    <w:rsid w:val="00A829FC"/>
    <w:rsid w:val="00A82A9E"/>
    <w:rsid w:val="00A82B67"/>
    <w:rsid w:val="00A8372C"/>
    <w:rsid w:val="00A842FA"/>
    <w:rsid w:val="00A92BD9"/>
    <w:rsid w:val="00A93F2A"/>
    <w:rsid w:val="00A956CC"/>
    <w:rsid w:val="00A97E41"/>
    <w:rsid w:val="00AA0CAC"/>
    <w:rsid w:val="00AA0D19"/>
    <w:rsid w:val="00AA11C7"/>
    <w:rsid w:val="00AA1309"/>
    <w:rsid w:val="00AA1C0D"/>
    <w:rsid w:val="00AA24CB"/>
    <w:rsid w:val="00AA3CA9"/>
    <w:rsid w:val="00AA5AE2"/>
    <w:rsid w:val="00AB2BE6"/>
    <w:rsid w:val="00AB2E0C"/>
    <w:rsid w:val="00AB3639"/>
    <w:rsid w:val="00AB392D"/>
    <w:rsid w:val="00AB75DE"/>
    <w:rsid w:val="00AB7BC5"/>
    <w:rsid w:val="00AC1CC2"/>
    <w:rsid w:val="00AC421D"/>
    <w:rsid w:val="00AC5A80"/>
    <w:rsid w:val="00AC625E"/>
    <w:rsid w:val="00AD4479"/>
    <w:rsid w:val="00AD591A"/>
    <w:rsid w:val="00AD71E2"/>
    <w:rsid w:val="00AE0548"/>
    <w:rsid w:val="00AE1163"/>
    <w:rsid w:val="00AE1F6F"/>
    <w:rsid w:val="00AE30D9"/>
    <w:rsid w:val="00AE4734"/>
    <w:rsid w:val="00AE5329"/>
    <w:rsid w:val="00AE692E"/>
    <w:rsid w:val="00AE6A86"/>
    <w:rsid w:val="00AE7856"/>
    <w:rsid w:val="00AF05EB"/>
    <w:rsid w:val="00AF0FE7"/>
    <w:rsid w:val="00AF3A85"/>
    <w:rsid w:val="00AF3CCC"/>
    <w:rsid w:val="00AF4780"/>
    <w:rsid w:val="00AF64E2"/>
    <w:rsid w:val="00AF6A53"/>
    <w:rsid w:val="00AF771D"/>
    <w:rsid w:val="00B0316A"/>
    <w:rsid w:val="00B038C0"/>
    <w:rsid w:val="00B10947"/>
    <w:rsid w:val="00B10E68"/>
    <w:rsid w:val="00B12573"/>
    <w:rsid w:val="00B1431E"/>
    <w:rsid w:val="00B14D73"/>
    <w:rsid w:val="00B212E3"/>
    <w:rsid w:val="00B21A6A"/>
    <w:rsid w:val="00B21C88"/>
    <w:rsid w:val="00B23B67"/>
    <w:rsid w:val="00B24AC4"/>
    <w:rsid w:val="00B25EE1"/>
    <w:rsid w:val="00B26240"/>
    <w:rsid w:val="00B270C2"/>
    <w:rsid w:val="00B3119E"/>
    <w:rsid w:val="00B33176"/>
    <w:rsid w:val="00B34633"/>
    <w:rsid w:val="00B35CA4"/>
    <w:rsid w:val="00B36E25"/>
    <w:rsid w:val="00B37AA4"/>
    <w:rsid w:val="00B403D8"/>
    <w:rsid w:val="00B41366"/>
    <w:rsid w:val="00B41BD4"/>
    <w:rsid w:val="00B44E03"/>
    <w:rsid w:val="00B46C73"/>
    <w:rsid w:val="00B50BB2"/>
    <w:rsid w:val="00B51E37"/>
    <w:rsid w:val="00B5316E"/>
    <w:rsid w:val="00B54D94"/>
    <w:rsid w:val="00B56DC6"/>
    <w:rsid w:val="00B57412"/>
    <w:rsid w:val="00B604E3"/>
    <w:rsid w:val="00B60D1C"/>
    <w:rsid w:val="00B61A5D"/>
    <w:rsid w:val="00B61D91"/>
    <w:rsid w:val="00B62820"/>
    <w:rsid w:val="00B62B24"/>
    <w:rsid w:val="00B62F29"/>
    <w:rsid w:val="00B64B45"/>
    <w:rsid w:val="00B64B7F"/>
    <w:rsid w:val="00B6529D"/>
    <w:rsid w:val="00B664F5"/>
    <w:rsid w:val="00B66EF9"/>
    <w:rsid w:val="00B671D4"/>
    <w:rsid w:val="00B70624"/>
    <w:rsid w:val="00B723D1"/>
    <w:rsid w:val="00B7271D"/>
    <w:rsid w:val="00B7283A"/>
    <w:rsid w:val="00B75408"/>
    <w:rsid w:val="00B843C2"/>
    <w:rsid w:val="00B84B79"/>
    <w:rsid w:val="00B85CBB"/>
    <w:rsid w:val="00B86767"/>
    <w:rsid w:val="00B90D92"/>
    <w:rsid w:val="00B915E1"/>
    <w:rsid w:val="00B9284B"/>
    <w:rsid w:val="00B92FA2"/>
    <w:rsid w:val="00B95E45"/>
    <w:rsid w:val="00B96EE6"/>
    <w:rsid w:val="00B97723"/>
    <w:rsid w:val="00BA30A3"/>
    <w:rsid w:val="00BA4B5C"/>
    <w:rsid w:val="00BA4D00"/>
    <w:rsid w:val="00BA624C"/>
    <w:rsid w:val="00BA6C41"/>
    <w:rsid w:val="00BB2398"/>
    <w:rsid w:val="00BB316E"/>
    <w:rsid w:val="00BB34A8"/>
    <w:rsid w:val="00BB37F6"/>
    <w:rsid w:val="00BB3A2E"/>
    <w:rsid w:val="00BB5078"/>
    <w:rsid w:val="00BC18F1"/>
    <w:rsid w:val="00BC2A86"/>
    <w:rsid w:val="00BC301A"/>
    <w:rsid w:val="00BC42FA"/>
    <w:rsid w:val="00BC7989"/>
    <w:rsid w:val="00BD19D2"/>
    <w:rsid w:val="00BD1B07"/>
    <w:rsid w:val="00BD2113"/>
    <w:rsid w:val="00BD2767"/>
    <w:rsid w:val="00BD2790"/>
    <w:rsid w:val="00BD2BBA"/>
    <w:rsid w:val="00BD2D6B"/>
    <w:rsid w:val="00BE0183"/>
    <w:rsid w:val="00BE0419"/>
    <w:rsid w:val="00BE0571"/>
    <w:rsid w:val="00BE0F5F"/>
    <w:rsid w:val="00BE1A0B"/>
    <w:rsid w:val="00BE1F23"/>
    <w:rsid w:val="00BE396C"/>
    <w:rsid w:val="00BE3CE9"/>
    <w:rsid w:val="00BE6962"/>
    <w:rsid w:val="00BE704A"/>
    <w:rsid w:val="00BE70F5"/>
    <w:rsid w:val="00BE71F9"/>
    <w:rsid w:val="00BF03C8"/>
    <w:rsid w:val="00BF0C19"/>
    <w:rsid w:val="00BF45AF"/>
    <w:rsid w:val="00BF483C"/>
    <w:rsid w:val="00BF4D4B"/>
    <w:rsid w:val="00BF50B0"/>
    <w:rsid w:val="00BF58C6"/>
    <w:rsid w:val="00BF58D9"/>
    <w:rsid w:val="00BF6CF4"/>
    <w:rsid w:val="00BF71CB"/>
    <w:rsid w:val="00C006DA"/>
    <w:rsid w:val="00C0360A"/>
    <w:rsid w:val="00C03AE7"/>
    <w:rsid w:val="00C04D54"/>
    <w:rsid w:val="00C05039"/>
    <w:rsid w:val="00C05691"/>
    <w:rsid w:val="00C0569D"/>
    <w:rsid w:val="00C06987"/>
    <w:rsid w:val="00C07C5D"/>
    <w:rsid w:val="00C07D05"/>
    <w:rsid w:val="00C1352E"/>
    <w:rsid w:val="00C139BB"/>
    <w:rsid w:val="00C16029"/>
    <w:rsid w:val="00C16290"/>
    <w:rsid w:val="00C16859"/>
    <w:rsid w:val="00C168DC"/>
    <w:rsid w:val="00C17DDB"/>
    <w:rsid w:val="00C20510"/>
    <w:rsid w:val="00C206DB"/>
    <w:rsid w:val="00C20830"/>
    <w:rsid w:val="00C234B1"/>
    <w:rsid w:val="00C240A0"/>
    <w:rsid w:val="00C27E41"/>
    <w:rsid w:val="00C323A1"/>
    <w:rsid w:val="00C32EC6"/>
    <w:rsid w:val="00C34697"/>
    <w:rsid w:val="00C35236"/>
    <w:rsid w:val="00C36077"/>
    <w:rsid w:val="00C37967"/>
    <w:rsid w:val="00C40312"/>
    <w:rsid w:val="00C41686"/>
    <w:rsid w:val="00C4194F"/>
    <w:rsid w:val="00C4227C"/>
    <w:rsid w:val="00C42CB0"/>
    <w:rsid w:val="00C42EAD"/>
    <w:rsid w:val="00C4477D"/>
    <w:rsid w:val="00C469EA"/>
    <w:rsid w:val="00C46D76"/>
    <w:rsid w:val="00C47222"/>
    <w:rsid w:val="00C479DB"/>
    <w:rsid w:val="00C53857"/>
    <w:rsid w:val="00C538D8"/>
    <w:rsid w:val="00C539F8"/>
    <w:rsid w:val="00C540BE"/>
    <w:rsid w:val="00C554B5"/>
    <w:rsid w:val="00C554BB"/>
    <w:rsid w:val="00C57920"/>
    <w:rsid w:val="00C57F9C"/>
    <w:rsid w:val="00C614F7"/>
    <w:rsid w:val="00C645DD"/>
    <w:rsid w:val="00C65436"/>
    <w:rsid w:val="00C656B3"/>
    <w:rsid w:val="00C65A63"/>
    <w:rsid w:val="00C67991"/>
    <w:rsid w:val="00C71DDF"/>
    <w:rsid w:val="00C72278"/>
    <w:rsid w:val="00C7227A"/>
    <w:rsid w:val="00C72DAA"/>
    <w:rsid w:val="00C74A7B"/>
    <w:rsid w:val="00C767DE"/>
    <w:rsid w:val="00C8039C"/>
    <w:rsid w:val="00C82ACC"/>
    <w:rsid w:val="00C8368C"/>
    <w:rsid w:val="00C83849"/>
    <w:rsid w:val="00C83E44"/>
    <w:rsid w:val="00C86067"/>
    <w:rsid w:val="00C8612B"/>
    <w:rsid w:val="00C87398"/>
    <w:rsid w:val="00C907AB"/>
    <w:rsid w:val="00C92811"/>
    <w:rsid w:val="00C936E9"/>
    <w:rsid w:val="00C9377C"/>
    <w:rsid w:val="00C93B45"/>
    <w:rsid w:val="00C9534C"/>
    <w:rsid w:val="00C96030"/>
    <w:rsid w:val="00C967B6"/>
    <w:rsid w:val="00C96F67"/>
    <w:rsid w:val="00CA3EAB"/>
    <w:rsid w:val="00CA5998"/>
    <w:rsid w:val="00CA5E80"/>
    <w:rsid w:val="00CB0214"/>
    <w:rsid w:val="00CB19B9"/>
    <w:rsid w:val="00CB1D6A"/>
    <w:rsid w:val="00CB243F"/>
    <w:rsid w:val="00CB2ECE"/>
    <w:rsid w:val="00CB34A8"/>
    <w:rsid w:val="00CB77D3"/>
    <w:rsid w:val="00CB7C66"/>
    <w:rsid w:val="00CC03FD"/>
    <w:rsid w:val="00CC0820"/>
    <w:rsid w:val="00CC0E44"/>
    <w:rsid w:val="00CC16BF"/>
    <w:rsid w:val="00CC17AB"/>
    <w:rsid w:val="00CC27A5"/>
    <w:rsid w:val="00CC4E2B"/>
    <w:rsid w:val="00CC62D3"/>
    <w:rsid w:val="00CD03FA"/>
    <w:rsid w:val="00CD3CE8"/>
    <w:rsid w:val="00CD4F24"/>
    <w:rsid w:val="00CD5CDA"/>
    <w:rsid w:val="00CD6140"/>
    <w:rsid w:val="00CD69B2"/>
    <w:rsid w:val="00CD7080"/>
    <w:rsid w:val="00CE0335"/>
    <w:rsid w:val="00CE1293"/>
    <w:rsid w:val="00CE1978"/>
    <w:rsid w:val="00CE1B38"/>
    <w:rsid w:val="00CE3F08"/>
    <w:rsid w:val="00CE4736"/>
    <w:rsid w:val="00CE4C5F"/>
    <w:rsid w:val="00CE6C6B"/>
    <w:rsid w:val="00CF2B29"/>
    <w:rsid w:val="00CF59B8"/>
    <w:rsid w:val="00CF6049"/>
    <w:rsid w:val="00CF61EE"/>
    <w:rsid w:val="00D01281"/>
    <w:rsid w:val="00D02A5D"/>
    <w:rsid w:val="00D04DC2"/>
    <w:rsid w:val="00D04F11"/>
    <w:rsid w:val="00D05E44"/>
    <w:rsid w:val="00D1202D"/>
    <w:rsid w:val="00D12476"/>
    <w:rsid w:val="00D13B9B"/>
    <w:rsid w:val="00D1667C"/>
    <w:rsid w:val="00D168A0"/>
    <w:rsid w:val="00D1725D"/>
    <w:rsid w:val="00D17EF5"/>
    <w:rsid w:val="00D2212A"/>
    <w:rsid w:val="00D22336"/>
    <w:rsid w:val="00D2291F"/>
    <w:rsid w:val="00D24815"/>
    <w:rsid w:val="00D24C26"/>
    <w:rsid w:val="00D25FDB"/>
    <w:rsid w:val="00D27DED"/>
    <w:rsid w:val="00D300EF"/>
    <w:rsid w:val="00D30B37"/>
    <w:rsid w:val="00D3112D"/>
    <w:rsid w:val="00D3213C"/>
    <w:rsid w:val="00D32E11"/>
    <w:rsid w:val="00D34B7D"/>
    <w:rsid w:val="00D350DE"/>
    <w:rsid w:val="00D352C8"/>
    <w:rsid w:val="00D3530D"/>
    <w:rsid w:val="00D35ADC"/>
    <w:rsid w:val="00D4136F"/>
    <w:rsid w:val="00D41870"/>
    <w:rsid w:val="00D42CC2"/>
    <w:rsid w:val="00D4438C"/>
    <w:rsid w:val="00D44E86"/>
    <w:rsid w:val="00D45515"/>
    <w:rsid w:val="00D4719B"/>
    <w:rsid w:val="00D477F3"/>
    <w:rsid w:val="00D52EAC"/>
    <w:rsid w:val="00D53B26"/>
    <w:rsid w:val="00D53C2E"/>
    <w:rsid w:val="00D54156"/>
    <w:rsid w:val="00D5587F"/>
    <w:rsid w:val="00D564CF"/>
    <w:rsid w:val="00D56BE6"/>
    <w:rsid w:val="00D57339"/>
    <w:rsid w:val="00D57A1B"/>
    <w:rsid w:val="00D57E33"/>
    <w:rsid w:val="00D60B46"/>
    <w:rsid w:val="00D62C6C"/>
    <w:rsid w:val="00D62E76"/>
    <w:rsid w:val="00D63B22"/>
    <w:rsid w:val="00D63E2A"/>
    <w:rsid w:val="00D64E29"/>
    <w:rsid w:val="00D6591A"/>
    <w:rsid w:val="00D714FF"/>
    <w:rsid w:val="00D71F9E"/>
    <w:rsid w:val="00D7305A"/>
    <w:rsid w:val="00D74274"/>
    <w:rsid w:val="00D74737"/>
    <w:rsid w:val="00D76F09"/>
    <w:rsid w:val="00D77F34"/>
    <w:rsid w:val="00D81FE1"/>
    <w:rsid w:val="00D825D6"/>
    <w:rsid w:val="00D8307E"/>
    <w:rsid w:val="00D83871"/>
    <w:rsid w:val="00D83EE0"/>
    <w:rsid w:val="00D869CA"/>
    <w:rsid w:val="00D878DC"/>
    <w:rsid w:val="00D87D7B"/>
    <w:rsid w:val="00D93CC1"/>
    <w:rsid w:val="00D95633"/>
    <w:rsid w:val="00D96FD9"/>
    <w:rsid w:val="00D979C9"/>
    <w:rsid w:val="00DA0BF3"/>
    <w:rsid w:val="00DA222E"/>
    <w:rsid w:val="00DA32BA"/>
    <w:rsid w:val="00DA3FBB"/>
    <w:rsid w:val="00DA684A"/>
    <w:rsid w:val="00DB0A0C"/>
    <w:rsid w:val="00DB180B"/>
    <w:rsid w:val="00DB2280"/>
    <w:rsid w:val="00DB2601"/>
    <w:rsid w:val="00DB3EA6"/>
    <w:rsid w:val="00DB573C"/>
    <w:rsid w:val="00DB58D5"/>
    <w:rsid w:val="00DB59F8"/>
    <w:rsid w:val="00DB763C"/>
    <w:rsid w:val="00DB7ED5"/>
    <w:rsid w:val="00DC0A95"/>
    <w:rsid w:val="00DC1EDF"/>
    <w:rsid w:val="00DC414F"/>
    <w:rsid w:val="00DC5DC2"/>
    <w:rsid w:val="00DC78C2"/>
    <w:rsid w:val="00DD2134"/>
    <w:rsid w:val="00DD2504"/>
    <w:rsid w:val="00DD2DF7"/>
    <w:rsid w:val="00DD4352"/>
    <w:rsid w:val="00DD531E"/>
    <w:rsid w:val="00DD5963"/>
    <w:rsid w:val="00DD5F42"/>
    <w:rsid w:val="00DE0005"/>
    <w:rsid w:val="00DE0EFE"/>
    <w:rsid w:val="00DE2EC2"/>
    <w:rsid w:val="00DE3E98"/>
    <w:rsid w:val="00DE479C"/>
    <w:rsid w:val="00DE4B1F"/>
    <w:rsid w:val="00DE4D48"/>
    <w:rsid w:val="00DE59CA"/>
    <w:rsid w:val="00DF1802"/>
    <w:rsid w:val="00DF38E4"/>
    <w:rsid w:val="00DF5AC3"/>
    <w:rsid w:val="00DF6D9F"/>
    <w:rsid w:val="00DF7D80"/>
    <w:rsid w:val="00DF7E52"/>
    <w:rsid w:val="00E02C3E"/>
    <w:rsid w:val="00E02E63"/>
    <w:rsid w:val="00E031AD"/>
    <w:rsid w:val="00E03A69"/>
    <w:rsid w:val="00E03EEF"/>
    <w:rsid w:val="00E04159"/>
    <w:rsid w:val="00E04406"/>
    <w:rsid w:val="00E0575A"/>
    <w:rsid w:val="00E06D05"/>
    <w:rsid w:val="00E073D5"/>
    <w:rsid w:val="00E07613"/>
    <w:rsid w:val="00E07FAC"/>
    <w:rsid w:val="00E10F0E"/>
    <w:rsid w:val="00E13DD5"/>
    <w:rsid w:val="00E146BD"/>
    <w:rsid w:val="00E15D06"/>
    <w:rsid w:val="00E16416"/>
    <w:rsid w:val="00E171DE"/>
    <w:rsid w:val="00E17E18"/>
    <w:rsid w:val="00E206E3"/>
    <w:rsid w:val="00E240F0"/>
    <w:rsid w:val="00E24137"/>
    <w:rsid w:val="00E24A22"/>
    <w:rsid w:val="00E25669"/>
    <w:rsid w:val="00E26B65"/>
    <w:rsid w:val="00E30EEF"/>
    <w:rsid w:val="00E31C5C"/>
    <w:rsid w:val="00E31D59"/>
    <w:rsid w:val="00E32465"/>
    <w:rsid w:val="00E32518"/>
    <w:rsid w:val="00E34044"/>
    <w:rsid w:val="00E350A1"/>
    <w:rsid w:val="00E36CCC"/>
    <w:rsid w:val="00E400B2"/>
    <w:rsid w:val="00E41B57"/>
    <w:rsid w:val="00E41C74"/>
    <w:rsid w:val="00E44539"/>
    <w:rsid w:val="00E460D3"/>
    <w:rsid w:val="00E46312"/>
    <w:rsid w:val="00E52E08"/>
    <w:rsid w:val="00E53B42"/>
    <w:rsid w:val="00E5407B"/>
    <w:rsid w:val="00E5457E"/>
    <w:rsid w:val="00E54CC1"/>
    <w:rsid w:val="00E60E7C"/>
    <w:rsid w:val="00E61B2D"/>
    <w:rsid w:val="00E6205C"/>
    <w:rsid w:val="00E6277B"/>
    <w:rsid w:val="00E62C28"/>
    <w:rsid w:val="00E62E4A"/>
    <w:rsid w:val="00E63731"/>
    <w:rsid w:val="00E641A8"/>
    <w:rsid w:val="00E6522C"/>
    <w:rsid w:val="00E65E58"/>
    <w:rsid w:val="00E7097F"/>
    <w:rsid w:val="00E716B9"/>
    <w:rsid w:val="00E734F2"/>
    <w:rsid w:val="00E736B9"/>
    <w:rsid w:val="00E73759"/>
    <w:rsid w:val="00E742A9"/>
    <w:rsid w:val="00E74CC0"/>
    <w:rsid w:val="00E75B91"/>
    <w:rsid w:val="00E766F5"/>
    <w:rsid w:val="00E76F9B"/>
    <w:rsid w:val="00E772A3"/>
    <w:rsid w:val="00E8103A"/>
    <w:rsid w:val="00E818A3"/>
    <w:rsid w:val="00E823F0"/>
    <w:rsid w:val="00E82C87"/>
    <w:rsid w:val="00E83C66"/>
    <w:rsid w:val="00E843F2"/>
    <w:rsid w:val="00E84BA9"/>
    <w:rsid w:val="00E85E68"/>
    <w:rsid w:val="00E864C5"/>
    <w:rsid w:val="00E9227F"/>
    <w:rsid w:val="00E9361E"/>
    <w:rsid w:val="00E93D92"/>
    <w:rsid w:val="00E941EE"/>
    <w:rsid w:val="00E95C39"/>
    <w:rsid w:val="00E972B7"/>
    <w:rsid w:val="00E97E8E"/>
    <w:rsid w:val="00EA0324"/>
    <w:rsid w:val="00EA20E2"/>
    <w:rsid w:val="00EA216A"/>
    <w:rsid w:val="00EA5B3D"/>
    <w:rsid w:val="00EB1908"/>
    <w:rsid w:val="00EB2C68"/>
    <w:rsid w:val="00EB2CEF"/>
    <w:rsid w:val="00EB3255"/>
    <w:rsid w:val="00EB33D1"/>
    <w:rsid w:val="00EB465D"/>
    <w:rsid w:val="00EB4E37"/>
    <w:rsid w:val="00EB5079"/>
    <w:rsid w:val="00EB5696"/>
    <w:rsid w:val="00EB5E4E"/>
    <w:rsid w:val="00EB7A96"/>
    <w:rsid w:val="00EC03C0"/>
    <w:rsid w:val="00EC4F72"/>
    <w:rsid w:val="00EC62B2"/>
    <w:rsid w:val="00EC64A0"/>
    <w:rsid w:val="00EC6980"/>
    <w:rsid w:val="00EC700C"/>
    <w:rsid w:val="00ED0284"/>
    <w:rsid w:val="00ED0649"/>
    <w:rsid w:val="00ED08F9"/>
    <w:rsid w:val="00ED1729"/>
    <w:rsid w:val="00ED2025"/>
    <w:rsid w:val="00ED2E96"/>
    <w:rsid w:val="00ED36DE"/>
    <w:rsid w:val="00ED5A66"/>
    <w:rsid w:val="00ED6867"/>
    <w:rsid w:val="00EE0C5D"/>
    <w:rsid w:val="00EE121A"/>
    <w:rsid w:val="00EE32CD"/>
    <w:rsid w:val="00EE38FB"/>
    <w:rsid w:val="00EE4114"/>
    <w:rsid w:val="00EE481C"/>
    <w:rsid w:val="00EE4C1B"/>
    <w:rsid w:val="00EE7230"/>
    <w:rsid w:val="00EF3C58"/>
    <w:rsid w:val="00EF6800"/>
    <w:rsid w:val="00EF75AD"/>
    <w:rsid w:val="00F029AC"/>
    <w:rsid w:val="00F04AAF"/>
    <w:rsid w:val="00F0505C"/>
    <w:rsid w:val="00F060C5"/>
    <w:rsid w:val="00F075B7"/>
    <w:rsid w:val="00F07796"/>
    <w:rsid w:val="00F07BB3"/>
    <w:rsid w:val="00F10372"/>
    <w:rsid w:val="00F1282C"/>
    <w:rsid w:val="00F12D53"/>
    <w:rsid w:val="00F148BD"/>
    <w:rsid w:val="00F14933"/>
    <w:rsid w:val="00F15512"/>
    <w:rsid w:val="00F15541"/>
    <w:rsid w:val="00F22322"/>
    <w:rsid w:val="00F23996"/>
    <w:rsid w:val="00F23EAC"/>
    <w:rsid w:val="00F24288"/>
    <w:rsid w:val="00F24FE0"/>
    <w:rsid w:val="00F25E1C"/>
    <w:rsid w:val="00F26EEA"/>
    <w:rsid w:val="00F2705C"/>
    <w:rsid w:val="00F30DF1"/>
    <w:rsid w:val="00F31742"/>
    <w:rsid w:val="00F33106"/>
    <w:rsid w:val="00F343CC"/>
    <w:rsid w:val="00F3472B"/>
    <w:rsid w:val="00F349FE"/>
    <w:rsid w:val="00F35815"/>
    <w:rsid w:val="00F36202"/>
    <w:rsid w:val="00F36430"/>
    <w:rsid w:val="00F368F3"/>
    <w:rsid w:val="00F37A45"/>
    <w:rsid w:val="00F40316"/>
    <w:rsid w:val="00F40733"/>
    <w:rsid w:val="00F4175C"/>
    <w:rsid w:val="00F44CC7"/>
    <w:rsid w:val="00F45018"/>
    <w:rsid w:val="00F47594"/>
    <w:rsid w:val="00F508B0"/>
    <w:rsid w:val="00F52790"/>
    <w:rsid w:val="00F5477A"/>
    <w:rsid w:val="00F54F28"/>
    <w:rsid w:val="00F5506D"/>
    <w:rsid w:val="00F5564E"/>
    <w:rsid w:val="00F57F4B"/>
    <w:rsid w:val="00F60124"/>
    <w:rsid w:val="00F624ED"/>
    <w:rsid w:val="00F66144"/>
    <w:rsid w:val="00F661CF"/>
    <w:rsid w:val="00F6666A"/>
    <w:rsid w:val="00F671C3"/>
    <w:rsid w:val="00F70058"/>
    <w:rsid w:val="00F704B1"/>
    <w:rsid w:val="00F71BB0"/>
    <w:rsid w:val="00F74354"/>
    <w:rsid w:val="00F76C81"/>
    <w:rsid w:val="00F8008A"/>
    <w:rsid w:val="00F80BA2"/>
    <w:rsid w:val="00F814AC"/>
    <w:rsid w:val="00F81977"/>
    <w:rsid w:val="00F82E1A"/>
    <w:rsid w:val="00F8464A"/>
    <w:rsid w:val="00F84CCD"/>
    <w:rsid w:val="00F8607D"/>
    <w:rsid w:val="00F86768"/>
    <w:rsid w:val="00F91558"/>
    <w:rsid w:val="00F91978"/>
    <w:rsid w:val="00F938B8"/>
    <w:rsid w:val="00F93AD0"/>
    <w:rsid w:val="00F93E7F"/>
    <w:rsid w:val="00F950D8"/>
    <w:rsid w:val="00F95698"/>
    <w:rsid w:val="00F95A91"/>
    <w:rsid w:val="00FA0FBC"/>
    <w:rsid w:val="00FA3B18"/>
    <w:rsid w:val="00FB174E"/>
    <w:rsid w:val="00FB54EB"/>
    <w:rsid w:val="00FB57FC"/>
    <w:rsid w:val="00FB62D0"/>
    <w:rsid w:val="00FB73EF"/>
    <w:rsid w:val="00FB7F80"/>
    <w:rsid w:val="00FC13A5"/>
    <w:rsid w:val="00FC199A"/>
    <w:rsid w:val="00FC1D17"/>
    <w:rsid w:val="00FC2820"/>
    <w:rsid w:val="00FC2B47"/>
    <w:rsid w:val="00FC5005"/>
    <w:rsid w:val="00FC60A6"/>
    <w:rsid w:val="00FC60CD"/>
    <w:rsid w:val="00FC7057"/>
    <w:rsid w:val="00FD0236"/>
    <w:rsid w:val="00FD2094"/>
    <w:rsid w:val="00FD2475"/>
    <w:rsid w:val="00FD30BC"/>
    <w:rsid w:val="00FD3E40"/>
    <w:rsid w:val="00FD6205"/>
    <w:rsid w:val="00FE3D71"/>
    <w:rsid w:val="00FE478E"/>
    <w:rsid w:val="00FE47FF"/>
    <w:rsid w:val="00FE4825"/>
    <w:rsid w:val="00FE76B1"/>
    <w:rsid w:val="00FF102A"/>
    <w:rsid w:val="00FF1C6C"/>
    <w:rsid w:val="00FF4DAA"/>
    <w:rsid w:val="00FF7308"/>
    <w:rsid w:val="00FF787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stockticker"/>
  <w:shapeDefaults>
    <o:shapedefaults v:ext="edit" spidmax="2050"/>
    <o:shapelayout v:ext="edit">
      <o:idmap v:ext="edit" data="2"/>
    </o:shapelayout>
  </w:shapeDefaults>
  <w:decimalSymbol w:val="."/>
  <w:listSeparator w:val=","/>
  <w14:docId w14:val="15CED40C"/>
  <w15:chartTrackingRefBased/>
  <w15:docId w15:val="{FFDAA615-ECA4-4573-9A32-F3CFA5AB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C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4F2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4F2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179F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C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C53857"/>
    <w:rPr>
      <w:color w:val="0563C1" w:themeColor="hyperlink"/>
      <w:u w:val="single"/>
    </w:rPr>
  </w:style>
  <w:style w:type="paragraph" w:styleId="ListParagraph">
    <w:name w:val="List Paragraph"/>
    <w:basedOn w:val="Normal"/>
    <w:link w:val="ListParagraphChar"/>
    <w:uiPriority w:val="34"/>
    <w:qFormat/>
    <w:rsid w:val="00CD03FA"/>
    <w:pPr>
      <w:ind w:left="720"/>
      <w:contextualSpacing/>
    </w:pPr>
  </w:style>
  <w:style w:type="table" w:styleId="TableGrid">
    <w:name w:val="Table Grid"/>
    <w:basedOn w:val="TableNormal"/>
    <w:uiPriority w:val="59"/>
    <w:rsid w:val="00754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50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0F0"/>
  </w:style>
  <w:style w:type="paragraph" w:styleId="Footer">
    <w:name w:val="footer"/>
    <w:basedOn w:val="Normal"/>
    <w:link w:val="FooterChar"/>
    <w:uiPriority w:val="99"/>
    <w:unhideWhenUsed/>
    <w:rsid w:val="009150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0F0"/>
  </w:style>
  <w:style w:type="character" w:customStyle="1" w:styleId="Heading2Char">
    <w:name w:val="Heading 2 Char"/>
    <w:basedOn w:val="DefaultParagraphFont"/>
    <w:link w:val="Heading2"/>
    <w:uiPriority w:val="9"/>
    <w:rsid w:val="00F54F2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54F28"/>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2E3207"/>
    <w:pPr>
      <w:outlineLvl w:val="9"/>
    </w:pPr>
  </w:style>
  <w:style w:type="paragraph" w:styleId="TOC1">
    <w:name w:val="toc 1"/>
    <w:basedOn w:val="Normal"/>
    <w:next w:val="Normal"/>
    <w:autoRedefine/>
    <w:uiPriority w:val="39"/>
    <w:unhideWhenUsed/>
    <w:rsid w:val="002E3207"/>
    <w:pPr>
      <w:spacing w:after="100"/>
    </w:pPr>
  </w:style>
  <w:style w:type="paragraph" w:styleId="TOC2">
    <w:name w:val="toc 2"/>
    <w:basedOn w:val="Normal"/>
    <w:next w:val="Normal"/>
    <w:autoRedefine/>
    <w:uiPriority w:val="39"/>
    <w:unhideWhenUsed/>
    <w:rsid w:val="002E3207"/>
    <w:pPr>
      <w:spacing w:after="100"/>
      <w:ind w:left="220"/>
    </w:pPr>
  </w:style>
  <w:style w:type="paragraph" w:styleId="TOC3">
    <w:name w:val="toc 3"/>
    <w:basedOn w:val="Normal"/>
    <w:next w:val="Normal"/>
    <w:autoRedefine/>
    <w:uiPriority w:val="39"/>
    <w:unhideWhenUsed/>
    <w:rsid w:val="00781A88"/>
    <w:pPr>
      <w:tabs>
        <w:tab w:val="right" w:leader="dot" w:pos="9350"/>
      </w:tabs>
      <w:spacing w:after="100"/>
      <w:ind w:left="440"/>
    </w:pPr>
  </w:style>
  <w:style w:type="paragraph" w:styleId="Caption">
    <w:name w:val="caption"/>
    <w:basedOn w:val="Normal"/>
    <w:next w:val="Normal"/>
    <w:uiPriority w:val="35"/>
    <w:unhideWhenUsed/>
    <w:qFormat/>
    <w:rsid w:val="00ED5A66"/>
    <w:pPr>
      <w:spacing w:after="200" w:line="360" w:lineRule="auto"/>
      <w:jc w:val="center"/>
    </w:pPr>
    <w:rPr>
      <w:rFonts w:ascii="Trebuchet MS" w:hAnsi="Trebuchet MS"/>
      <w:i/>
      <w:iCs/>
      <w:sz w:val="20"/>
      <w:szCs w:val="18"/>
    </w:rPr>
  </w:style>
  <w:style w:type="paragraph" w:styleId="TableofFigures">
    <w:name w:val="table of figures"/>
    <w:basedOn w:val="Normal"/>
    <w:next w:val="Normal"/>
    <w:uiPriority w:val="99"/>
    <w:unhideWhenUsed/>
    <w:rsid w:val="005C1D77"/>
    <w:pPr>
      <w:spacing w:after="0"/>
    </w:pPr>
    <w:rPr>
      <w:rFonts w:ascii="Trebuchet MS" w:hAnsi="Trebuchet MS"/>
    </w:rPr>
  </w:style>
  <w:style w:type="character" w:styleId="CommentReference">
    <w:name w:val="annotation reference"/>
    <w:basedOn w:val="DefaultParagraphFont"/>
    <w:uiPriority w:val="99"/>
    <w:unhideWhenUsed/>
    <w:rsid w:val="008C2BBB"/>
    <w:rPr>
      <w:sz w:val="16"/>
      <w:szCs w:val="16"/>
    </w:rPr>
  </w:style>
  <w:style w:type="paragraph" w:styleId="CommentText">
    <w:name w:val="annotation text"/>
    <w:basedOn w:val="Normal"/>
    <w:link w:val="CommentTextChar"/>
    <w:uiPriority w:val="99"/>
    <w:unhideWhenUsed/>
    <w:rsid w:val="008C2BBB"/>
    <w:pPr>
      <w:spacing w:line="240" w:lineRule="auto"/>
    </w:pPr>
    <w:rPr>
      <w:sz w:val="20"/>
      <w:szCs w:val="20"/>
    </w:rPr>
  </w:style>
  <w:style w:type="character" w:customStyle="1" w:styleId="CommentTextChar">
    <w:name w:val="Comment Text Char"/>
    <w:basedOn w:val="DefaultParagraphFont"/>
    <w:link w:val="CommentText"/>
    <w:uiPriority w:val="99"/>
    <w:rsid w:val="008C2BBB"/>
    <w:rPr>
      <w:sz w:val="20"/>
      <w:szCs w:val="20"/>
    </w:rPr>
  </w:style>
  <w:style w:type="paragraph" w:styleId="CommentSubject">
    <w:name w:val="annotation subject"/>
    <w:basedOn w:val="CommentText"/>
    <w:next w:val="CommentText"/>
    <w:link w:val="CommentSubjectChar"/>
    <w:uiPriority w:val="99"/>
    <w:semiHidden/>
    <w:unhideWhenUsed/>
    <w:rsid w:val="008C2BBB"/>
    <w:rPr>
      <w:b/>
      <w:bCs/>
    </w:rPr>
  </w:style>
  <w:style w:type="character" w:customStyle="1" w:styleId="CommentSubjectChar">
    <w:name w:val="Comment Subject Char"/>
    <w:basedOn w:val="CommentTextChar"/>
    <w:link w:val="CommentSubject"/>
    <w:uiPriority w:val="99"/>
    <w:semiHidden/>
    <w:rsid w:val="008C2BBB"/>
    <w:rPr>
      <w:b/>
      <w:bCs/>
      <w:sz w:val="20"/>
      <w:szCs w:val="20"/>
    </w:rPr>
  </w:style>
  <w:style w:type="paragraph" w:styleId="BalloonText">
    <w:name w:val="Balloon Text"/>
    <w:basedOn w:val="Normal"/>
    <w:link w:val="BalloonTextChar"/>
    <w:uiPriority w:val="99"/>
    <w:semiHidden/>
    <w:unhideWhenUsed/>
    <w:rsid w:val="008C2B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2BBB"/>
    <w:rPr>
      <w:rFonts w:ascii="Segoe UI" w:hAnsi="Segoe UI" w:cs="Segoe UI"/>
      <w:sz w:val="18"/>
      <w:szCs w:val="18"/>
    </w:rPr>
  </w:style>
  <w:style w:type="paragraph" w:styleId="FootnoteText">
    <w:name w:val="footnote text"/>
    <w:basedOn w:val="Normal"/>
    <w:link w:val="FootnoteTextChar"/>
    <w:uiPriority w:val="99"/>
    <w:semiHidden/>
    <w:unhideWhenUsed/>
    <w:rsid w:val="00C96F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6F67"/>
    <w:rPr>
      <w:sz w:val="20"/>
      <w:szCs w:val="20"/>
    </w:rPr>
  </w:style>
  <w:style w:type="character" w:styleId="FootnoteReference">
    <w:name w:val="footnote reference"/>
    <w:basedOn w:val="DefaultParagraphFont"/>
    <w:uiPriority w:val="99"/>
    <w:semiHidden/>
    <w:unhideWhenUsed/>
    <w:rsid w:val="00C96F67"/>
    <w:rPr>
      <w:vertAlign w:val="superscript"/>
    </w:rPr>
  </w:style>
  <w:style w:type="paragraph" w:styleId="Subtitle">
    <w:name w:val="Subtitle"/>
    <w:basedOn w:val="Normal"/>
    <w:next w:val="Normal"/>
    <w:link w:val="SubtitleChar"/>
    <w:qFormat/>
    <w:rsid w:val="003F3D87"/>
    <w:pPr>
      <w:spacing w:after="60" w:line="240" w:lineRule="auto"/>
      <w:jc w:val="center"/>
      <w:outlineLvl w:val="1"/>
    </w:pPr>
    <w:rPr>
      <w:rFonts w:ascii="Cambria" w:eastAsia="Times New Roman" w:hAnsi="Cambria" w:cs="Times New Roman"/>
      <w:sz w:val="24"/>
      <w:szCs w:val="24"/>
    </w:rPr>
  </w:style>
  <w:style w:type="character" w:customStyle="1" w:styleId="SubtitleChar">
    <w:name w:val="Subtitle Char"/>
    <w:basedOn w:val="DefaultParagraphFont"/>
    <w:link w:val="Subtitle"/>
    <w:rsid w:val="003F3D87"/>
    <w:rPr>
      <w:rFonts w:ascii="Cambria" w:eastAsia="Times New Roman" w:hAnsi="Cambria" w:cs="Times New Roman"/>
      <w:sz w:val="24"/>
      <w:szCs w:val="24"/>
    </w:rPr>
  </w:style>
  <w:style w:type="paragraph" w:styleId="Revision">
    <w:name w:val="Revision"/>
    <w:hidden/>
    <w:uiPriority w:val="99"/>
    <w:semiHidden/>
    <w:rsid w:val="000D687B"/>
    <w:pPr>
      <w:spacing w:after="0" w:line="240" w:lineRule="auto"/>
    </w:pPr>
  </w:style>
  <w:style w:type="paragraph" w:styleId="NoSpacing">
    <w:name w:val="No Spacing"/>
    <w:uiPriority w:val="1"/>
    <w:qFormat/>
    <w:rsid w:val="0075245E"/>
    <w:pPr>
      <w:spacing w:after="0" w:line="240" w:lineRule="auto"/>
    </w:pPr>
    <w:rPr>
      <w:rFonts w:eastAsiaTheme="minorEastAsia"/>
      <w:lang w:eastAsia="zh-CN"/>
    </w:rPr>
  </w:style>
  <w:style w:type="character" w:customStyle="1" w:styleId="contentpasted0">
    <w:name w:val="contentpasted0"/>
    <w:basedOn w:val="DefaultParagraphFont"/>
    <w:rsid w:val="00C469EA"/>
  </w:style>
  <w:style w:type="character" w:customStyle="1" w:styleId="ListParagraphChar">
    <w:name w:val="List Paragraph Char"/>
    <w:link w:val="ListParagraph"/>
    <w:uiPriority w:val="34"/>
    <w:locked/>
    <w:rsid w:val="00320989"/>
  </w:style>
  <w:style w:type="paragraph" w:styleId="BodyTextIndent">
    <w:name w:val="Body Text Indent"/>
    <w:basedOn w:val="Normal"/>
    <w:link w:val="BodyTextIndentChar"/>
    <w:uiPriority w:val="99"/>
    <w:rsid w:val="00320989"/>
    <w:pPr>
      <w:spacing w:before="120" w:after="0" w:line="240" w:lineRule="auto"/>
      <w:ind w:left="720"/>
    </w:pPr>
    <w:rPr>
      <w:rFonts w:ascii="Trebuchet MS" w:eastAsia="Times New Roman" w:hAnsi="Trebuchet MS" w:cs="Times New Roman"/>
      <w:sz w:val="24"/>
      <w:szCs w:val="24"/>
    </w:rPr>
  </w:style>
  <w:style w:type="character" w:customStyle="1" w:styleId="BodyTextIndentChar">
    <w:name w:val="Body Text Indent Char"/>
    <w:basedOn w:val="DefaultParagraphFont"/>
    <w:link w:val="BodyTextIndent"/>
    <w:uiPriority w:val="99"/>
    <w:rsid w:val="00320989"/>
    <w:rPr>
      <w:rFonts w:ascii="Trebuchet MS" w:eastAsia="Times New Roman" w:hAnsi="Trebuchet MS" w:cs="Times New Roman"/>
      <w:sz w:val="24"/>
      <w:szCs w:val="24"/>
    </w:rPr>
  </w:style>
  <w:style w:type="character" w:customStyle="1" w:styleId="UnresolvedMention1">
    <w:name w:val="Unresolved Mention1"/>
    <w:basedOn w:val="DefaultParagraphFont"/>
    <w:uiPriority w:val="99"/>
    <w:semiHidden/>
    <w:unhideWhenUsed/>
    <w:rsid w:val="00A53633"/>
    <w:rPr>
      <w:color w:val="605E5C"/>
      <w:shd w:val="clear" w:color="auto" w:fill="E1DFDD"/>
    </w:rPr>
  </w:style>
  <w:style w:type="character" w:customStyle="1" w:styleId="Heading4Char">
    <w:name w:val="Heading 4 Char"/>
    <w:basedOn w:val="DefaultParagraphFont"/>
    <w:link w:val="Heading4"/>
    <w:uiPriority w:val="9"/>
    <w:rsid w:val="00A179FB"/>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unhideWhenUsed/>
    <w:rsid w:val="00DB0A0C"/>
    <w:pPr>
      <w:spacing w:after="100"/>
      <w:ind w:left="660"/>
    </w:pPr>
    <w:rPr>
      <w:rFonts w:eastAsiaTheme="minorEastAsia"/>
      <w:kern w:val="2"/>
      <w:lang w:eastAsia="zh-CN"/>
      <w14:ligatures w14:val="standardContextual"/>
    </w:rPr>
  </w:style>
  <w:style w:type="paragraph" w:styleId="TOC5">
    <w:name w:val="toc 5"/>
    <w:basedOn w:val="Normal"/>
    <w:next w:val="Normal"/>
    <w:autoRedefine/>
    <w:uiPriority w:val="39"/>
    <w:unhideWhenUsed/>
    <w:rsid w:val="00DB0A0C"/>
    <w:pPr>
      <w:spacing w:after="100"/>
      <w:ind w:left="880"/>
    </w:pPr>
    <w:rPr>
      <w:rFonts w:eastAsiaTheme="minorEastAsia"/>
      <w:kern w:val="2"/>
      <w:lang w:eastAsia="zh-CN"/>
      <w14:ligatures w14:val="standardContextual"/>
    </w:rPr>
  </w:style>
  <w:style w:type="paragraph" w:styleId="TOC6">
    <w:name w:val="toc 6"/>
    <w:basedOn w:val="Normal"/>
    <w:next w:val="Normal"/>
    <w:autoRedefine/>
    <w:uiPriority w:val="39"/>
    <w:unhideWhenUsed/>
    <w:rsid w:val="00DB0A0C"/>
    <w:pPr>
      <w:spacing w:after="100"/>
      <w:ind w:left="1100"/>
    </w:pPr>
    <w:rPr>
      <w:rFonts w:eastAsiaTheme="minorEastAsia"/>
      <w:kern w:val="2"/>
      <w:lang w:eastAsia="zh-CN"/>
      <w14:ligatures w14:val="standardContextual"/>
    </w:rPr>
  </w:style>
  <w:style w:type="paragraph" w:styleId="TOC7">
    <w:name w:val="toc 7"/>
    <w:basedOn w:val="Normal"/>
    <w:next w:val="Normal"/>
    <w:autoRedefine/>
    <w:uiPriority w:val="39"/>
    <w:unhideWhenUsed/>
    <w:rsid w:val="00DB0A0C"/>
    <w:pPr>
      <w:spacing w:after="100"/>
      <w:ind w:left="1320"/>
    </w:pPr>
    <w:rPr>
      <w:rFonts w:eastAsiaTheme="minorEastAsia"/>
      <w:kern w:val="2"/>
      <w:lang w:eastAsia="zh-CN"/>
      <w14:ligatures w14:val="standardContextual"/>
    </w:rPr>
  </w:style>
  <w:style w:type="paragraph" w:styleId="TOC8">
    <w:name w:val="toc 8"/>
    <w:basedOn w:val="Normal"/>
    <w:next w:val="Normal"/>
    <w:autoRedefine/>
    <w:uiPriority w:val="39"/>
    <w:unhideWhenUsed/>
    <w:rsid w:val="00DB0A0C"/>
    <w:pPr>
      <w:spacing w:after="100"/>
      <w:ind w:left="1540"/>
    </w:pPr>
    <w:rPr>
      <w:rFonts w:eastAsiaTheme="minorEastAsia"/>
      <w:kern w:val="2"/>
      <w:lang w:eastAsia="zh-CN"/>
      <w14:ligatures w14:val="standardContextual"/>
    </w:rPr>
  </w:style>
  <w:style w:type="paragraph" w:styleId="TOC9">
    <w:name w:val="toc 9"/>
    <w:basedOn w:val="Normal"/>
    <w:next w:val="Normal"/>
    <w:autoRedefine/>
    <w:uiPriority w:val="39"/>
    <w:unhideWhenUsed/>
    <w:rsid w:val="00DB0A0C"/>
    <w:pPr>
      <w:spacing w:after="100"/>
      <w:ind w:left="1760"/>
    </w:pPr>
    <w:rPr>
      <w:rFonts w:eastAsiaTheme="minorEastAsia"/>
      <w:kern w:val="2"/>
      <w:lang w:eastAsia="zh-CN"/>
      <w14:ligatures w14:val="standardContextual"/>
    </w:rPr>
  </w:style>
  <w:style w:type="paragraph" w:styleId="NormalWeb">
    <w:name w:val="Normal (Web)"/>
    <w:basedOn w:val="Normal"/>
    <w:uiPriority w:val="99"/>
    <w:unhideWhenUsed/>
    <w:rsid w:val="002C7A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98797">
      <w:bodyDiv w:val="1"/>
      <w:marLeft w:val="0"/>
      <w:marRight w:val="0"/>
      <w:marTop w:val="0"/>
      <w:marBottom w:val="0"/>
      <w:divBdr>
        <w:top w:val="none" w:sz="0" w:space="0" w:color="auto"/>
        <w:left w:val="none" w:sz="0" w:space="0" w:color="auto"/>
        <w:bottom w:val="none" w:sz="0" w:space="0" w:color="auto"/>
        <w:right w:val="none" w:sz="0" w:space="0" w:color="auto"/>
      </w:divBdr>
    </w:div>
    <w:div w:id="95517479">
      <w:bodyDiv w:val="1"/>
      <w:marLeft w:val="0"/>
      <w:marRight w:val="0"/>
      <w:marTop w:val="0"/>
      <w:marBottom w:val="0"/>
      <w:divBdr>
        <w:top w:val="none" w:sz="0" w:space="0" w:color="auto"/>
        <w:left w:val="none" w:sz="0" w:space="0" w:color="auto"/>
        <w:bottom w:val="none" w:sz="0" w:space="0" w:color="auto"/>
        <w:right w:val="none" w:sz="0" w:space="0" w:color="auto"/>
      </w:divBdr>
    </w:div>
    <w:div w:id="99105646">
      <w:bodyDiv w:val="1"/>
      <w:marLeft w:val="0"/>
      <w:marRight w:val="0"/>
      <w:marTop w:val="0"/>
      <w:marBottom w:val="0"/>
      <w:divBdr>
        <w:top w:val="none" w:sz="0" w:space="0" w:color="auto"/>
        <w:left w:val="none" w:sz="0" w:space="0" w:color="auto"/>
        <w:bottom w:val="none" w:sz="0" w:space="0" w:color="auto"/>
        <w:right w:val="none" w:sz="0" w:space="0" w:color="auto"/>
      </w:divBdr>
    </w:div>
    <w:div w:id="161820717">
      <w:bodyDiv w:val="1"/>
      <w:marLeft w:val="0"/>
      <w:marRight w:val="0"/>
      <w:marTop w:val="0"/>
      <w:marBottom w:val="0"/>
      <w:divBdr>
        <w:top w:val="none" w:sz="0" w:space="0" w:color="auto"/>
        <w:left w:val="none" w:sz="0" w:space="0" w:color="auto"/>
        <w:bottom w:val="none" w:sz="0" w:space="0" w:color="auto"/>
        <w:right w:val="none" w:sz="0" w:space="0" w:color="auto"/>
      </w:divBdr>
    </w:div>
    <w:div w:id="210003631">
      <w:bodyDiv w:val="1"/>
      <w:marLeft w:val="0"/>
      <w:marRight w:val="0"/>
      <w:marTop w:val="0"/>
      <w:marBottom w:val="0"/>
      <w:divBdr>
        <w:top w:val="none" w:sz="0" w:space="0" w:color="auto"/>
        <w:left w:val="none" w:sz="0" w:space="0" w:color="auto"/>
        <w:bottom w:val="none" w:sz="0" w:space="0" w:color="auto"/>
        <w:right w:val="none" w:sz="0" w:space="0" w:color="auto"/>
      </w:divBdr>
    </w:div>
    <w:div w:id="215317271">
      <w:bodyDiv w:val="1"/>
      <w:marLeft w:val="0"/>
      <w:marRight w:val="0"/>
      <w:marTop w:val="0"/>
      <w:marBottom w:val="0"/>
      <w:divBdr>
        <w:top w:val="none" w:sz="0" w:space="0" w:color="auto"/>
        <w:left w:val="none" w:sz="0" w:space="0" w:color="auto"/>
        <w:bottom w:val="none" w:sz="0" w:space="0" w:color="auto"/>
        <w:right w:val="none" w:sz="0" w:space="0" w:color="auto"/>
      </w:divBdr>
    </w:div>
    <w:div w:id="255018373">
      <w:bodyDiv w:val="1"/>
      <w:marLeft w:val="0"/>
      <w:marRight w:val="0"/>
      <w:marTop w:val="0"/>
      <w:marBottom w:val="0"/>
      <w:divBdr>
        <w:top w:val="none" w:sz="0" w:space="0" w:color="auto"/>
        <w:left w:val="none" w:sz="0" w:space="0" w:color="auto"/>
        <w:bottom w:val="none" w:sz="0" w:space="0" w:color="auto"/>
        <w:right w:val="none" w:sz="0" w:space="0" w:color="auto"/>
      </w:divBdr>
    </w:div>
    <w:div w:id="271547259">
      <w:bodyDiv w:val="1"/>
      <w:marLeft w:val="0"/>
      <w:marRight w:val="0"/>
      <w:marTop w:val="0"/>
      <w:marBottom w:val="0"/>
      <w:divBdr>
        <w:top w:val="none" w:sz="0" w:space="0" w:color="auto"/>
        <w:left w:val="none" w:sz="0" w:space="0" w:color="auto"/>
        <w:bottom w:val="none" w:sz="0" w:space="0" w:color="auto"/>
        <w:right w:val="none" w:sz="0" w:space="0" w:color="auto"/>
      </w:divBdr>
    </w:div>
    <w:div w:id="278997727">
      <w:bodyDiv w:val="1"/>
      <w:marLeft w:val="0"/>
      <w:marRight w:val="0"/>
      <w:marTop w:val="0"/>
      <w:marBottom w:val="0"/>
      <w:divBdr>
        <w:top w:val="none" w:sz="0" w:space="0" w:color="auto"/>
        <w:left w:val="none" w:sz="0" w:space="0" w:color="auto"/>
        <w:bottom w:val="none" w:sz="0" w:space="0" w:color="auto"/>
        <w:right w:val="none" w:sz="0" w:space="0" w:color="auto"/>
      </w:divBdr>
    </w:div>
    <w:div w:id="315570063">
      <w:bodyDiv w:val="1"/>
      <w:marLeft w:val="0"/>
      <w:marRight w:val="0"/>
      <w:marTop w:val="0"/>
      <w:marBottom w:val="0"/>
      <w:divBdr>
        <w:top w:val="none" w:sz="0" w:space="0" w:color="auto"/>
        <w:left w:val="none" w:sz="0" w:space="0" w:color="auto"/>
        <w:bottom w:val="none" w:sz="0" w:space="0" w:color="auto"/>
        <w:right w:val="none" w:sz="0" w:space="0" w:color="auto"/>
      </w:divBdr>
    </w:div>
    <w:div w:id="323779208">
      <w:bodyDiv w:val="1"/>
      <w:marLeft w:val="0"/>
      <w:marRight w:val="0"/>
      <w:marTop w:val="0"/>
      <w:marBottom w:val="0"/>
      <w:divBdr>
        <w:top w:val="none" w:sz="0" w:space="0" w:color="auto"/>
        <w:left w:val="none" w:sz="0" w:space="0" w:color="auto"/>
        <w:bottom w:val="none" w:sz="0" w:space="0" w:color="auto"/>
        <w:right w:val="none" w:sz="0" w:space="0" w:color="auto"/>
      </w:divBdr>
    </w:div>
    <w:div w:id="473330975">
      <w:bodyDiv w:val="1"/>
      <w:marLeft w:val="0"/>
      <w:marRight w:val="0"/>
      <w:marTop w:val="0"/>
      <w:marBottom w:val="0"/>
      <w:divBdr>
        <w:top w:val="none" w:sz="0" w:space="0" w:color="auto"/>
        <w:left w:val="none" w:sz="0" w:space="0" w:color="auto"/>
        <w:bottom w:val="none" w:sz="0" w:space="0" w:color="auto"/>
        <w:right w:val="none" w:sz="0" w:space="0" w:color="auto"/>
      </w:divBdr>
    </w:div>
    <w:div w:id="655305756">
      <w:bodyDiv w:val="1"/>
      <w:marLeft w:val="0"/>
      <w:marRight w:val="0"/>
      <w:marTop w:val="0"/>
      <w:marBottom w:val="0"/>
      <w:divBdr>
        <w:top w:val="none" w:sz="0" w:space="0" w:color="auto"/>
        <w:left w:val="none" w:sz="0" w:space="0" w:color="auto"/>
        <w:bottom w:val="none" w:sz="0" w:space="0" w:color="auto"/>
        <w:right w:val="none" w:sz="0" w:space="0" w:color="auto"/>
      </w:divBdr>
    </w:div>
    <w:div w:id="740055616">
      <w:bodyDiv w:val="1"/>
      <w:marLeft w:val="0"/>
      <w:marRight w:val="0"/>
      <w:marTop w:val="0"/>
      <w:marBottom w:val="0"/>
      <w:divBdr>
        <w:top w:val="none" w:sz="0" w:space="0" w:color="auto"/>
        <w:left w:val="none" w:sz="0" w:space="0" w:color="auto"/>
        <w:bottom w:val="none" w:sz="0" w:space="0" w:color="auto"/>
        <w:right w:val="none" w:sz="0" w:space="0" w:color="auto"/>
      </w:divBdr>
    </w:div>
    <w:div w:id="743458487">
      <w:bodyDiv w:val="1"/>
      <w:marLeft w:val="0"/>
      <w:marRight w:val="0"/>
      <w:marTop w:val="0"/>
      <w:marBottom w:val="0"/>
      <w:divBdr>
        <w:top w:val="none" w:sz="0" w:space="0" w:color="auto"/>
        <w:left w:val="none" w:sz="0" w:space="0" w:color="auto"/>
        <w:bottom w:val="none" w:sz="0" w:space="0" w:color="auto"/>
        <w:right w:val="none" w:sz="0" w:space="0" w:color="auto"/>
      </w:divBdr>
    </w:div>
    <w:div w:id="764153301">
      <w:bodyDiv w:val="1"/>
      <w:marLeft w:val="0"/>
      <w:marRight w:val="0"/>
      <w:marTop w:val="0"/>
      <w:marBottom w:val="0"/>
      <w:divBdr>
        <w:top w:val="none" w:sz="0" w:space="0" w:color="auto"/>
        <w:left w:val="none" w:sz="0" w:space="0" w:color="auto"/>
        <w:bottom w:val="none" w:sz="0" w:space="0" w:color="auto"/>
        <w:right w:val="none" w:sz="0" w:space="0" w:color="auto"/>
      </w:divBdr>
    </w:div>
    <w:div w:id="805708186">
      <w:bodyDiv w:val="1"/>
      <w:marLeft w:val="0"/>
      <w:marRight w:val="0"/>
      <w:marTop w:val="0"/>
      <w:marBottom w:val="0"/>
      <w:divBdr>
        <w:top w:val="none" w:sz="0" w:space="0" w:color="auto"/>
        <w:left w:val="none" w:sz="0" w:space="0" w:color="auto"/>
        <w:bottom w:val="none" w:sz="0" w:space="0" w:color="auto"/>
        <w:right w:val="none" w:sz="0" w:space="0" w:color="auto"/>
      </w:divBdr>
    </w:div>
    <w:div w:id="923956943">
      <w:bodyDiv w:val="1"/>
      <w:marLeft w:val="0"/>
      <w:marRight w:val="0"/>
      <w:marTop w:val="0"/>
      <w:marBottom w:val="0"/>
      <w:divBdr>
        <w:top w:val="none" w:sz="0" w:space="0" w:color="auto"/>
        <w:left w:val="none" w:sz="0" w:space="0" w:color="auto"/>
        <w:bottom w:val="none" w:sz="0" w:space="0" w:color="auto"/>
        <w:right w:val="none" w:sz="0" w:space="0" w:color="auto"/>
      </w:divBdr>
    </w:div>
    <w:div w:id="978068839">
      <w:bodyDiv w:val="1"/>
      <w:marLeft w:val="0"/>
      <w:marRight w:val="0"/>
      <w:marTop w:val="0"/>
      <w:marBottom w:val="0"/>
      <w:divBdr>
        <w:top w:val="none" w:sz="0" w:space="0" w:color="auto"/>
        <w:left w:val="none" w:sz="0" w:space="0" w:color="auto"/>
        <w:bottom w:val="none" w:sz="0" w:space="0" w:color="auto"/>
        <w:right w:val="none" w:sz="0" w:space="0" w:color="auto"/>
      </w:divBdr>
      <w:divsChild>
        <w:div w:id="2001079722">
          <w:marLeft w:val="0"/>
          <w:marRight w:val="0"/>
          <w:marTop w:val="0"/>
          <w:marBottom w:val="0"/>
          <w:divBdr>
            <w:top w:val="none" w:sz="0" w:space="0" w:color="auto"/>
            <w:left w:val="none" w:sz="0" w:space="0" w:color="auto"/>
            <w:bottom w:val="none" w:sz="0" w:space="0" w:color="auto"/>
            <w:right w:val="none" w:sz="0" w:space="0" w:color="auto"/>
          </w:divBdr>
          <w:divsChild>
            <w:div w:id="1924677515">
              <w:marLeft w:val="0"/>
              <w:marRight w:val="0"/>
              <w:marTop w:val="0"/>
              <w:marBottom w:val="0"/>
              <w:divBdr>
                <w:top w:val="none" w:sz="0" w:space="0" w:color="auto"/>
                <w:left w:val="none" w:sz="0" w:space="0" w:color="auto"/>
                <w:bottom w:val="none" w:sz="0" w:space="0" w:color="auto"/>
                <w:right w:val="none" w:sz="0" w:space="0" w:color="auto"/>
              </w:divBdr>
            </w:div>
            <w:div w:id="1376999204">
              <w:marLeft w:val="0"/>
              <w:marRight w:val="0"/>
              <w:marTop w:val="0"/>
              <w:marBottom w:val="0"/>
              <w:divBdr>
                <w:top w:val="none" w:sz="0" w:space="0" w:color="auto"/>
                <w:left w:val="none" w:sz="0" w:space="0" w:color="auto"/>
                <w:bottom w:val="none" w:sz="0" w:space="0" w:color="auto"/>
                <w:right w:val="none" w:sz="0" w:space="0" w:color="auto"/>
              </w:divBdr>
            </w:div>
            <w:div w:id="664356158">
              <w:marLeft w:val="0"/>
              <w:marRight w:val="0"/>
              <w:marTop w:val="0"/>
              <w:marBottom w:val="0"/>
              <w:divBdr>
                <w:top w:val="none" w:sz="0" w:space="0" w:color="auto"/>
                <w:left w:val="none" w:sz="0" w:space="0" w:color="auto"/>
                <w:bottom w:val="none" w:sz="0" w:space="0" w:color="auto"/>
                <w:right w:val="none" w:sz="0" w:space="0" w:color="auto"/>
              </w:divBdr>
            </w:div>
            <w:div w:id="2113821682">
              <w:marLeft w:val="0"/>
              <w:marRight w:val="0"/>
              <w:marTop w:val="0"/>
              <w:marBottom w:val="0"/>
              <w:divBdr>
                <w:top w:val="none" w:sz="0" w:space="0" w:color="auto"/>
                <w:left w:val="none" w:sz="0" w:space="0" w:color="auto"/>
                <w:bottom w:val="none" w:sz="0" w:space="0" w:color="auto"/>
                <w:right w:val="none" w:sz="0" w:space="0" w:color="auto"/>
              </w:divBdr>
            </w:div>
            <w:div w:id="1989937338">
              <w:marLeft w:val="0"/>
              <w:marRight w:val="0"/>
              <w:marTop w:val="0"/>
              <w:marBottom w:val="0"/>
              <w:divBdr>
                <w:top w:val="none" w:sz="0" w:space="0" w:color="auto"/>
                <w:left w:val="none" w:sz="0" w:space="0" w:color="auto"/>
                <w:bottom w:val="none" w:sz="0" w:space="0" w:color="auto"/>
                <w:right w:val="none" w:sz="0" w:space="0" w:color="auto"/>
              </w:divBdr>
            </w:div>
            <w:div w:id="1571160119">
              <w:marLeft w:val="0"/>
              <w:marRight w:val="0"/>
              <w:marTop w:val="0"/>
              <w:marBottom w:val="0"/>
              <w:divBdr>
                <w:top w:val="none" w:sz="0" w:space="0" w:color="auto"/>
                <w:left w:val="none" w:sz="0" w:space="0" w:color="auto"/>
                <w:bottom w:val="none" w:sz="0" w:space="0" w:color="auto"/>
                <w:right w:val="none" w:sz="0" w:space="0" w:color="auto"/>
              </w:divBdr>
            </w:div>
            <w:div w:id="1243835375">
              <w:marLeft w:val="0"/>
              <w:marRight w:val="0"/>
              <w:marTop w:val="0"/>
              <w:marBottom w:val="0"/>
              <w:divBdr>
                <w:top w:val="none" w:sz="0" w:space="0" w:color="auto"/>
                <w:left w:val="none" w:sz="0" w:space="0" w:color="auto"/>
                <w:bottom w:val="none" w:sz="0" w:space="0" w:color="auto"/>
                <w:right w:val="none" w:sz="0" w:space="0" w:color="auto"/>
              </w:divBdr>
            </w:div>
            <w:div w:id="1202018117">
              <w:marLeft w:val="0"/>
              <w:marRight w:val="0"/>
              <w:marTop w:val="0"/>
              <w:marBottom w:val="0"/>
              <w:divBdr>
                <w:top w:val="none" w:sz="0" w:space="0" w:color="auto"/>
                <w:left w:val="none" w:sz="0" w:space="0" w:color="auto"/>
                <w:bottom w:val="none" w:sz="0" w:space="0" w:color="auto"/>
                <w:right w:val="none" w:sz="0" w:space="0" w:color="auto"/>
              </w:divBdr>
            </w:div>
            <w:div w:id="557474302">
              <w:marLeft w:val="0"/>
              <w:marRight w:val="0"/>
              <w:marTop w:val="0"/>
              <w:marBottom w:val="0"/>
              <w:divBdr>
                <w:top w:val="none" w:sz="0" w:space="0" w:color="auto"/>
                <w:left w:val="none" w:sz="0" w:space="0" w:color="auto"/>
                <w:bottom w:val="none" w:sz="0" w:space="0" w:color="auto"/>
                <w:right w:val="none" w:sz="0" w:space="0" w:color="auto"/>
              </w:divBdr>
            </w:div>
            <w:div w:id="1875726660">
              <w:marLeft w:val="0"/>
              <w:marRight w:val="0"/>
              <w:marTop w:val="0"/>
              <w:marBottom w:val="0"/>
              <w:divBdr>
                <w:top w:val="none" w:sz="0" w:space="0" w:color="auto"/>
                <w:left w:val="none" w:sz="0" w:space="0" w:color="auto"/>
                <w:bottom w:val="none" w:sz="0" w:space="0" w:color="auto"/>
                <w:right w:val="none" w:sz="0" w:space="0" w:color="auto"/>
              </w:divBdr>
            </w:div>
            <w:div w:id="958488325">
              <w:marLeft w:val="0"/>
              <w:marRight w:val="0"/>
              <w:marTop w:val="0"/>
              <w:marBottom w:val="0"/>
              <w:divBdr>
                <w:top w:val="none" w:sz="0" w:space="0" w:color="auto"/>
                <w:left w:val="none" w:sz="0" w:space="0" w:color="auto"/>
                <w:bottom w:val="none" w:sz="0" w:space="0" w:color="auto"/>
                <w:right w:val="none" w:sz="0" w:space="0" w:color="auto"/>
              </w:divBdr>
            </w:div>
            <w:div w:id="1647781909">
              <w:marLeft w:val="0"/>
              <w:marRight w:val="0"/>
              <w:marTop w:val="0"/>
              <w:marBottom w:val="0"/>
              <w:divBdr>
                <w:top w:val="none" w:sz="0" w:space="0" w:color="auto"/>
                <w:left w:val="none" w:sz="0" w:space="0" w:color="auto"/>
                <w:bottom w:val="none" w:sz="0" w:space="0" w:color="auto"/>
                <w:right w:val="none" w:sz="0" w:space="0" w:color="auto"/>
              </w:divBdr>
            </w:div>
            <w:div w:id="861089100">
              <w:marLeft w:val="0"/>
              <w:marRight w:val="0"/>
              <w:marTop w:val="0"/>
              <w:marBottom w:val="0"/>
              <w:divBdr>
                <w:top w:val="none" w:sz="0" w:space="0" w:color="auto"/>
                <w:left w:val="none" w:sz="0" w:space="0" w:color="auto"/>
                <w:bottom w:val="none" w:sz="0" w:space="0" w:color="auto"/>
                <w:right w:val="none" w:sz="0" w:space="0" w:color="auto"/>
              </w:divBdr>
            </w:div>
            <w:div w:id="1091196040">
              <w:marLeft w:val="0"/>
              <w:marRight w:val="0"/>
              <w:marTop w:val="0"/>
              <w:marBottom w:val="0"/>
              <w:divBdr>
                <w:top w:val="none" w:sz="0" w:space="0" w:color="auto"/>
                <w:left w:val="none" w:sz="0" w:space="0" w:color="auto"/>
                <w:bottom w:val="none" w:sz="0" w:space="0" w:color="auto"/>
                <w:right w:val="none" w:sz="0" w:space="0" w:color="auto"/>
              </w:divBdr>
            </w:div>
            <w:div w:id="203181857">
              <w:marLeft w:val="0"/>
              <w:marRight w:val="0"/>
              <w:marTop w:val="0"/>
              <w:marBottom w:val="0"/>
              <w:divBdr>
                <w:top w:val="none" w:sz="0" w:space="0" w:color="auto"/>
                <w:left w:val="none" w:sz="0" w:space="0" w:color="auto"/>
                <w:bottom w:val="none" w:sz="0" w:space="0" w:color="auto"/>
                <w:right w:val="none" w:sz="0" w:space="0" w:color="auto"/>
              </w:divBdr>
            </w:div>
            <w:div w:id="922107940">
              <w:marLeft w:val="0"/>
              <w:marRight w:val="0"/>
              <w:marTop w:val="0"/>
              <w:marBottom w:val="0"/>
              <w:divBdr>
                <w:top w:val="none" w:sz="0" w:space="0" w:color="auto"/>
                <w:left w:val="none" w:sz="0" w:space="0" w:color="auto"/>
                <w:bottom w:val="none" w:sz="0" w:space="0" w:color="auto"/>
                <w:right w:val="none" w:sz="0" w:space="0" w:color="auto"/>
              </w:divBdr>
            </w:div>
            <w:div w:id="1203859564">
              <w:marLeft w:val="0"/>
              <w:marRight w:val="0"/>
              <w:marTop w:val="0"/>
              <w:marBottom w:val="0"/>
              <w:divBdr>
                <w:top w:val="none" w:sz="0" w:space="0" w:color="auto"/>
                <w:left w:val="none" w:sz="0" w:space="0" w:color="auto"/>
                <w:bottom w:val="none" w:sz="0" w:space="0" w:color="auto"/>
                <w:right w:val="none" w:sz="0" w:space="0" w:color="auto"/>
              </w:divBdr>
            </w:div>
            <w:div w:id="2121487875">
              <w:marLeft w:val="0"/>
              <w:marRight w:val="0"/>
              <w:marTop w:val="0"/>
              <w:marBottom w:val="0"/>
              <w:divBdr>
                <w:top w:val="none" w:sz="0" w:space="0" w:color="auto"/>
                <w:left w:val="none" w:sz="0" w:space="0" w:color="auto"/>
                <w:bottom w:val="none" w:sz="0" w:space="0" w:color="auto"/>
                <w:right w:val="none" w:sz="0" w:space="0" w:color="auto"/>
              </w:divBdr>
            </w:div>
            <w:div w:id="1199781547">
              <w:marLeft w:val="0"/>
              <w:marRight w:val="0"/>
              <w:marTop w:val="0"/>
              <w:marBottom w:val="0"/>
              <w:divBdr>
                <w:top w:val="none" w:sz="0" w:space="0" w:color="auto"/>
                <w:left w:val="none" w:sz="0" w:space="0" w:color="auto"/>
                <w:bottom w:val="none" w:sz="0" w:space="0" w:color="auto"/>
                <w:right w:val="none" w:sz="0" w:space="0" w:color="auto"/>
              </w:divBdr>
            </w:div>
            <w:div w:id="1207378813">
              <w:marLeft w:val="0"/>
              <w:marRight w:val="0"/>
              <w:marTop w:val="0"/>
              <w:marBottom w:val="0"/>
              <w:divBdr>
                <w:top w:val="none" w:sz="0" w:space="0" w:color="auto"/>
                <w:left w:val="none" w:sz="0" w:space="0" w:color="auto"/>
                <w:bottom w:val="none" w:sz="0" w:space="0" w:color="auto"/>
                <w:right w:val="none" w:sz="0" w:space="0" w:color="auto"/>
              </w:divBdr>
            </w:div>
            <w:div w:id="2068217402">
              <w:marLeft w:val="0"/>
              <w:marRight w:val="0"/>
              <w:marTop w:val="0"/>
              <w:marBottom w:val="0"/>
              <w:divBdr>
                <w:top w:val="none" w:sz="0" w:space="0" w:color="auto"/>
                <w:left w:val="none" w:sz="0" w:space="0" w:color="auto"/>
                <w:bottom w:val="none" w:sz="0" w:space="0" w:color="auto"/>
                <w:right w:val="none" w:sz="0" w:space="0" w:color="auto"/>
              </w:divBdr>
            </w:div>
            <w:div w:id="711998357">
              <w:marLeft w:val="0"/>
              <w:marRight w:val="0"/>
              <w:marTop w:val="0"/>
              <w:marBottom w:val="0"/>
              <w:divBdr>
                <w:top w:val="none" w:sz="0" w:space="0" w:color="auto"/>
                <w:left w:val="none" w:sz="0" w:space="0" w:color="auto"/>
                <w:bottom w:val="none" w:sz="0" w:space="0" w:color="auto"/>
                <w:right w:val="none" w:sz="0" w:space="0" w:color="auto"/>
              </w:divBdr>
            </w:div>
            <w:div w:id="1779183349">
              <w:marLeft w:val="0"/>
              <w:marRight w:val="0"/>
              <w:marTop w:val="0"/>
              <w:marBottom w:val="0"/>
              <w:divBdr>
                <w:top w:val="none" w:sz="0" w:space="0" w:color="auto"/>
                <w:left w:val="none" w:sz="0" w:space="0" w:color="auto"/>
                <w:bottom w:val="none" w:sz="0" w:space="0" w:color="auto"/>
                <w:right w:val="none" w:sz="0" w:space="0" w:color="auto"/>
              </w:divBdr>
            </w:div>
            <w:div w:id="157767280">
              <w:marLeft w:val="0"/>
              <w:marRight w:val="0"/>
              <w:marTop w:val="0"/>
              <w:marBottom w:val="0"/>
              <w:divBdr>
                <w:top w:val="none" w:sz="0" w:space="0" w:color="auto"/>
                <w:left w:val="none" w:sz="0" w:space="0" w:color="auto"/>
                <w:bottom w:val="none" w:sz="0" w:space="0" w:color="auto"/>
                <w:right w:val="none" w:sz="0" w:space="0" w:color="auto"/>
              </w:divBdr>
            </w:div>
            <w:div w:id="376784331">
              <w:marLeft w:val="0"/>
              <w:marRight w:val="0"/>
              <w:marTop w:val="0"/>
              <w:marBottom w:val="0"/>
              <w:divBdr>
                <w:top w:val="none" w:sz="0" w:space="0" w:color="auto"/>
                <w:left w:val="none" w:sz="0" w:space="0" w:color="auto"/>
                <w:bottom w:val="none" w:sz="0" w:space="0" w:color="auto"/>
                <w:right w:val="none" w:sz="0" w:space="0" w:color="auto"/>
              </w:divBdr>
            </w:div>
            <w:div w:id="580678936">
              <w:marLeft w:val="0"/>
              <w:marRight w:val="0"/>
              <w:marTop w:val="0"/>
              <w:marBottom w:val="0"/>
              <w:divBdr>
                <w:top w:val="none" w:sz="0" w:space="0" w:color="auto"/>
                <w:left w:val="none" w:sz="0" w:space="0" w:color="auto"/>
                <w:bottom w:val="none" w:sz="0" w:space="0" w:color="auto"/>
                <w:right w:val="none" w:sz="0" w:space="0" w:color="auto"/>
              </w:divBdr>
            </w:div>
            <w:div w:id="899093559">
              <w:marLeft w:val="0"/>
              <w:marRight w:val="0"/>
              <w:marTop w:val="0"/>
              <w:marBottom w:val="0"/>
              <w:divBdr>
                <w:top w:val="none" w:sz="0" w:space="0" w:color="auto"/>
                <w:left w:val="none" w:sz="0" w:space="0" w:color="auto"/>
                <w:bottom w:val="none" w:sz="0" w:space="0" w:color="auto"/>
                <w:right w:val="none" w:sz="0" w:space="0" w:color="auto"/>
              </w:divBdr>
            </w:div>
            <w:div w:id="2139452995">
              <w:marLeft w:val="0"/>
              <w:marRight w:val="0"/>
              <w:marTop w:val="0"/>
              <w:marBottom w:val="0"/>
              <w:divBdr>
                <w:top w:val="none" w:sz="0" w:space="0" w:color="auto"/>
                <w:left w:val="none" w:sz="0" w:space="0" w:color="auto"/>
                <w:bottom w:val="none" w:sz="0" w:space="0" w:color="auto"/>
                <w:right w:val="none" w:sz="0" w:space="0" w:color="auto"/>
              </w:divBdr>
            </w:div>
            <w:div w:id="576784997">
              <w:marLeft w:val="0"/>
              <w:marRight w:val="0"/>
              <w:marTop w:val="0"/>
              <w:marBottom w:val="0"/>
              <w:divBdr>
                <w:top w:val="none" w:sz="0" w:space="0" w:color="auto"/>
                <w:left w:val="none" w:sz="0" w:space="0" w:color="auto"/>
                <w:bottom w:val="none" w:sz="0" w:space="0" w:color="auto"/>
                <w:right w:val="none" w:sz="0" w:space="0" w:color="auto"/>
              </w:divBdr>
            </w:div>
            <w:div w:id="1604728879">
              <w:marLeft w:val="0"/>
              <w:marRight w:val="0"/>
              <w:marTop w:val="0"/>
              <w:marBottom w:val="0"/>
              <w:divBdr>
                <w:top w:val="none" w:sz="0" w:space="0" w:color="auto"/>
                <w:left w:val="none" w:sz="0" w:space="0" w:color="auto"/>
                <w:bottom w:val="none" w:sz="0" w:space="0" w:color="auto"/>
                <w:right w:val="none" w:sz="0" w:space="0" w:color="auto"/>
              </w:divBdr>
            </w:div>
            <w:div w:id="1993681335">
              <w:marLeft w:val="0"/>
              <w:marRight w:val="0"/>
              <w:marTop w:val="0"/>
              <w:marBottom w:val="0"/>
              <w:divBdr>
                <w:top w:val="none" w:sz="0" w:space="0" w:color="auto"/>
                <w:left w:val="none" w:sz="0" w:space="0" w:color="auto"/>
                <w:bottom w:val="none" w:sz="0" w:space="0" w:color="auto"/>
                <w:right w:val="none" w:sz="0" w:space="0" w:color="auto"/>
              </w:divBdr>
            </w:div>
            <w:div w:id="1855462652">
              <w:marLeft w:val="0"/>
              <w:marRight w:val="0"/>
              <w:marTop w:val="0"/>
              <w:marBottom w:val="0"/>
              <w:divBdr>
                <w:top w:val="none" w:sz="0" w:space="0" w:color="auto"/>
                <w:left w:val="none" w:sz="0" w:space="0" w:color="auto"/>
                <w:bottom w:val="none" w:sz="0" w:space="0" w:color="auto"/>
                <w:right w:val="none" w:sz="0" w:space="0" w:color="auto"/>
              </w:divBdr>
            </w:div>
            <w:div w:id="142963998">
              <w:marLeft w:val="0"/>
              <w:marRight w:val="0"/>
              <w:marTop w:val="0"/>
              <w:marBottom w:val="0"/>
              <w:divBdr>
                <w:top w:val="none" w:sz="0" w:space="0" w:color="auto"/>
                <w:left w:val="none" w:sz="0" w:space="0" w:color="auto"/>
                <w:bottom w:val="none" w:sz="0" w:space="0" w:color="auto"/>
                <w:right w:val="none" w:sz="0" w:space="0" w:color="auto"/>
              </w:divBdr>
            </w:div>
            <w:div w:id="563874622">
              <w:marLeft w:val="0"/>
              <w:marRight w:val="0"/>
              <w:marTop w:val="0"/>
              <w:marBottom w:val="0"/>
              <w:divBdr>
                <w:top w:val="none" w:sz="0" w:space="0" w:color="auto"/>
                <w:left w:val="none" w:sz="0" w:space="0" w:color="auto"/>
                <w:bottom w:val="none" w:sz="0" w:space="0" w:color="auto"/>
                <w:right w:val="none" w:sz="0" w:space="0" w:color="auto"/>
              </w:divBdr>
            </w:div>
            <w:div w:id="1177648896">
              <w:marLeft w:val="0"/>
              <w:marRight w:val="0"/>
              <w:marTop w:val="0"/>
              <w:marBottom w:val="0"/>
              <w:divBdr>
                <w:top w:val="none" w:sz="0" w:space="0" w:color="auto"/>
                <w:left w:val="none" w:sz="0" w:space="0" w:color="auto"/>
                <w:bottom w:val="none" w:sz="0" w:space="0" w:color="auto"/>
                <w:right w:val="none" w:sz="0" w:space="0" w:color="auto"/>
              </w:divBdr>
            </w:div>
            <w:div w:id="1313217187">
              <w:marLeft w:val="0"/>
              <w:marRight w:val="0"/>
              <w:marTop w:val="0"/>
              <w:marBottom w:val="0"/>
              <w:divBdr>
                <w:top w:val="none" w:sz="0" w:space="0" w:color="auto"/>
                <w:left w:val="none" w:sz="0" w:space="0" w:color="auto"/>
                <w:bottom w:val="none" w:sz="0" w:space="0" w:color="auto"/>
                <w:right w:val="none" w:sz="0" w:space="0" w:color="auto"/>
              </w:divBdr>
            </w:div>
            <w:div w:id="1853837924">
              <w:marLeft w:val="0"/>
              <w:marRight w:val="0"/>
              <w:marTop w:val="0"/>
              <w:marBottom w:val="0"/>
              <w:divBdr>
                <w:top w:val="none" w:sz="0" w:space="0" w:color="auto"/>
                <w:left w:val="none" w:sz="0" w:space="0" w:color="auto"/>
                <w:bottom w:val="none" w:sz="0" w:space="0" w:color="auto"/>
                <w:right w:val="none" w:sz="0" w:space="0" w:color="auto"/>
              </w:divBdr>
            </w:div>
            <w:div w:id="1690377664">
              <w:marLeft w:val="0"/>
              <w:marRight w:val="0"/>
              <w:marTop w:val="0"/>
              <w:marBottom w:val="0"/>
              <w:divBdr>
                <w:top w:val="none" w:sz="0" w:space="0" w:color="auto"/>
                <w:left w:val="none" w:sz="0" w:space="0" w:color="auto"/>
                <w:bottom w:val="none" w:sz="0" w:space="0" w:color="auto"/>
                <w:right w:val="none" w:sz="0" w:space="0" w:color="auto"/>
              </w:divBdr>
            </w:div>
            <w:div w:id="1522234260">
              <w:marLeft w:val="0"/>
              <w:marRight w:val="0"/>
              <w:marTop w:val="0"/>
              <w:marBottom w:val="0"/>
              <w:divBdr>
                <w:top w:val="none" w:sz="0" w:space="0" w:color="auto"/>
                <w:left w:val="none" w:sz="0" w:space="0" w:color="auto"/>
                <w:bottom w:val="none" w:sz="0" w:space="0" w:color="auto"/>
                <w:right w:val="none" w:sz="0" w:space="0" w:color="auto"/>
              </w:divBdr>
            </w:div>
            <w:div w:id="288780724">
              <w:marLeft w:val="0"/>
              <w:marRight w:val="0"/>
              <w:marTop w:val="0"/>
              <w:marBottom w:val="0"/>
              <w:divBdr>
                <w:top w:val="none" w:sz="0" w:space="0" w:color="auto"/>
                <w:left w:val="none" w:sz="0" w:space="0" w:color="auto"/>
                <w:bottom w:val="none" w:sz="0" w:space="0" w:color="auto"/>
                <w:right w:val="none" w:sz="0" w:space="0" w:color="auto"/>
              </w:divBdr>
            </w:div>
            <w:div w:id="800004495">
              <w:marLeft w:val="0"/>
              <w:marRight w:val="0"/>
              <w:marTop w:val="0"/>
              <w:marBottom w:val="0"/>
              <w:divBdr>
                <w:top w:val="none" w:sz="0" w:space="0" w:color="auto"/>
                <w:left w:val="none" w:sz="0" w:space="0" w:color="auto"/>
                <w:bottom w:val="none" w:sz="0" w:space="0" w:color="auto"/>
                <w:right w:val="none" w:sz="0" w:space="0" w:color="auto"/>
              </w:divBdr>
            </w:div>
            <w:div w:id="28650115">
              <w:marLeft w:val="0"/>
              <w:marRight w:val="0"/>
              <w:marTop w:val="0"/>
              <w:marBottom w:val="0"/>
              <w:divBdr>
                <w:top w:val="none" w:sz="0" w:space="0" w:color="auto"/>
                <w:left w:val="none" w:sz="0" w:space="0" w:color="auto"/>
                <w:bottom w:val="none" w:sz="0" w:space="0" w:color="auto"/>
                <w:right w:val="none" w:sz="0" w:space="0" w:color="auto"/>
              </w:divBdr>
            </w:div>
            <w:div w:id="1983264033">
              <w:marLeft w:val="0"/>
              <w:marRight w:val="0"/>
              <w:marTop w:val="0"/>
              <w:marBottom w:val="0"/>
              <w:divBdr>
                <w:top w:val="none" w:sz="0" w:space="0" w:color="auto"/>
                <w:left w:val="none" w:sz="0" w:space="0" w:color="auto"/>
                <w:bottom w:val="none" w:sz="0" w:space="0" w:color="auto"/>
                <w:right w:val="none" w:sz="0" w:space="0" w:color="auto"/>
              </w:divBdr>
            </w:div>
            <w:div w:id="1396274587">
              <w:marLeft w:val="0"/>
              <w:marRight w:val="0"/>
              <w:marTop w:val="0"/>
              <w:marBottom w:val="0"/>
              <w:divBdr>
                <w:top w:val="none" w:sz="0" w:space="0" w:color="auto"/>
                <w:left w:val="none" w:sz="0" w:space="0" w:color="auto"/>
                <w:bottom w:val="none" w:sz="0" w:space="0" w:color="auto"/>
                <w:right w:val="none" w:sz="0" w:space="0" w:color="auto"/>
              </w:divBdr>
            </w:div>
            <w:div w:id="1692947443">
              <w:marLeft w:val="0"/>
              <w:marRight w:val="0"/>
              <w:marTop w:val="0"/>
              <w:marBottom w:val="0"/>
              <w:divBdr>
                <w:top w:val="none" w:sz="0" w:space="0" w:color="auto"/>
                <w:left w:val="none" w:sz="0" w:space="0" w:color="auto"/>
                <w:bottom w:val="none" w:sz="0" w:space="0" w:color="auto"/>
                <w:right w:val="none" w:sz="0" w:space="0" w:color="auto"/>
              </w:divBdr>
            </w:div>
            <w:div w:id="929704588">
              <w:marLeft w:val="0"/>
              <w:marRight w:val="0"/>
              <w:marTop w:val="0"/>
              <w:marBottom w:val="0"/>
              <w:divBdr>
                <w:top w:val="none" w:sz="0" w:space="0" w:color="auto"/>
                <w:left w:val="none" w:sz="0" w:space="0" w:color="auto"/>
                <w:bottom w:val="none" w:sz="0" w:space="0" w:color="auto"/>
                <w:right w:val="none" w:sz="0" w:space="0" w:color="auto"/>
              </w:divBdr>
            </w:div>
            <w:div w:id="1387414277">
              <w:marLeft w:val="0"/>
              <w:marRight w:val="0"/>
              <w:marTop w:val="0"/>
              <w:marBottom w:val="0"/>
              <w:divBdr>
                <w:top w:val="none" w:sz="0" w:space="0" w:color="auto"/>
                <w:left w:val="none" w:sz="0" w:space="0" w:color="auto"/>
                <w:bottom w:val="none" w:sz="0" w:space="0" w:color="auto"/>
                <w:right w:val="none" w:sz="0" w:space="0" w:color="auto"/>
              </w:divBdr>
            </w:div>
            <w:div w:id="980377906">
              <w:marLeft w:val="0"/>
              <w:marRight w:val="0"/>
              <w:marTop w:val="0"/>
              <w:marBottom w:val="0"/>
              <w:divBdr>
                <w:top w:val="none" w:sz="0" w:space="0" w:color="auto"/>
                <w:left w:val="none" w:sz="0" w:space="0" w:color="auto"/>
                <w:bottom w:val="none" w:sz="0" w:space="0" w:color="auto"/>
                <w:right w:val="none" w:sz="0" w:space="0" w:color="auto"/>
              </w:divBdr>
            </w:div>
            <w:div w:id="1496873537">
              <w:marLeft w:val="0"/>
              <w:marRight w:val="0"/>
              <w:marTop w:val="0"/>
              <w:marBottom w:val="0"/>
              <w:divBdr>
                <w:top w:val="none" w:sz="0" w:space="0" w:color="auto"/>
                <w:left w:val="none" w:sz="0" w:space="0" w:color="auto"/>
                <w:bottom w:val="none" w:sz="0" w:space="0" w:color="auto"/>
                <w:right w:val="none" w:sz="0" w:space="0" w:color="auto"/>
              </w:divBdr>
            </w:div>
            <w:div w:id="1194614837">
              <w:marLeft w:val="0"/>
              <w:marRight w:val="0"/>
              <w:marTop w:val="0"/>
              <w:marBottom w:val="0"/>
              <w:divBdr>
                <w:top w:val="none" w:sz="0" w:space="0" w:color="auto"/>
                <w:left w:val="none" w:sz="0" w:space="0" w:color="auto"/>
                <w:bottom w:val="none" w:sz="0" w:space="0" w:color="auto"/>
                <w:right w:val="none" w:sz="0" w:space="0" w:color="auto"/>
              </w:divBdr>
            </w:div>
            <w:div w:id="1971132159">
              <w:marLeft w:val="0"/>
              <w:marRight w:val="0"/>
              <w:marTop w:val="0"/>
              <w:marBottom w:val="0"/>
              <w:divBdr>
                <w:top w:val="none" w:sz="0" w:space="0" w:color="auto"/>
                <w:left w:val="none" w:sz="0" w:space="0" w:color="auto"/>
                <w:bottom w:val="none" w:sz="0" w:space="0" w:color="auto"/>
                <w:right w:val="none" w:sz="0" w:space="0" w:color="auto"/>
              </w:divBdr>
            </w:div>
            <w:div w:id="1056585370">
              <w:marLeft w:val="0"/>
              <w:marRight w:val="0"/>
              <w:marTop w:val="0"/>
              <w:marBottom w:val="0"/>
              <w:divBdr>
                <w:top w:val="none" w:sz="0" w:space="0" w:color="auto"/>
                <w:left w:val="none" w:sz="0" w:space="0" w:color="auto"/>
                <w:bottom w:val="none" w:sz="0" w:space="0" w:color="auto"/>
                <w:right w:val="none" w:sz="0" w:space="0" w:color="auto"/>
              </w:divBdr>
            </w:div>
            <w:div w:id="1477188666">
              <w:marLeft w:val="0"/>
              <w:marRight w:val="0"/>
              <w:marTop w:val="0"/>
              <w:marBottom w:val="0"/>
              <w:divBdr>
                <w:top w:val="none" w:sz="0" w:space="0" w:color="auto"/>
                <w:left w:val="none" w:sz="0" w:space="0" w:color="auto"/>
                <w:bottom w:val="none" w:sz="0" w:space="0" w:color="auto"/>
                <w:right w:val="none" w:sz="0" w:space="0" w:color="auto"/>
              </w:divBdr>
            </w:div>
            <w:div w:id="2038383741">
              <w:marLeft w:val="0"/>
              <w:marRight w:val="0"/>
              <w:marTop w:val="0"/>
              <w:marBottom w:val="0"/>
              <w:divBdr>
                <w:top w:val="none" w:sz="0" w:space="0" w:color="auto"/>
                <w:left w:val="none" w:sz="0" w:space="0" w:color="auto"/>
                <w:bottom w:val="none" w:sz="0" w:space="0" w:color="auto"/>
                <w:right w:val="none" w:sz="0" w:space="0" w:color="auto"/>
              </w:divBdr>
            </w:div>
            <w:div w:id="59257251">
              <w:marLeft w:val="0"/>
              <w:marRight w:val="0"/>
              <w:marTop w:val="0"/>
              <w:marBottom w:val="0"/>
              <w:divBdr>
                <w:top w:val="none" w:sz="0" w:space="0" w:color="auto"/>
                <w:left w:val="none" w:sz="0" w:space="0" w:color="auto"/>
                <w:bottom w:val="none" w:sz="0" w:space="0" w:color="auto"/>
                <w:right w:val="none" w:sz="0" w:space="0" w:color="auto"/>
              </w:divBdr>
            </w:div>
            <w:div w:id="1218591355">
              <w:marLeft w:val="0"/>
              <w:marRight w:val="0"/>
              <w:marTop w:val="0"/>
              <w:marBottom w:val="0"/>
              <w:divBdr>
                <w:top w:val="none" w:sz="0" w:space="0" w:color="auto"/>
                <w:left w:val="none" w:sz="0" w:space="0" w:color="auto"/>
                <w:bottom w:val="none" w:sz="0" w:space="0" w:color="auto"/>
                <w:right w:val="none" w:sz="0" w:space="0" w:color="auto"/>
              </w:divBdr>
            </w:div>
            <w:div w:id="173231011">
              <w:marLeft w:val="0"/>
              <w:marRight w:val="0"/>
              <w:marTop w:val="0"/>
              <w:marBottom w:val="0"/>
              <w:divBdr>
                <w:top w:val="none" w:sz="0" w:space="0" w:color="auto"/>
                <w:left w:val="none" w:sz="0" w:space="0" w:color="auto"/>
                <w:bottom w:val="none" w:sz="0" w:space="0" w:color="auto"/>
                <w:right w:val="none" w:sz="0" w:space="0" w:color="auto"/>
              </w:divBdr>
            </w:div>
            <w:div w:id="1198662101">
              <w:marLeft w:val="0"/>
              <w:marRight w:val="0"/>
              <w:marTop w:val="0"/>
              <w:marBottom w:val="0"/>
              <w:divBdr>
                <w:top w:val="none" w:sz="0" w:space="0" w:color="auto"/>
                <w:left w:val="none" w:sz="0" w:space="0" w:color="auto"/>
                <w:bottom w:val="none" w:sz="0" w:space="0" w:color="auto"/>
                <w:right w:val="none" w:sz="0" w:space="0" w:color="auto"/>
              </w:divBdr>
            </w:div>
            <w:div w:id="212547490">
              <w:marLeft w:val="0"/>
              <w:marRight w:val="0"/>
              <w:marTop w:val="0"/>
              <w:marBottom w:val="0"/>
              <w:divBdr>
                <w:top w:val="none" w:sz="0" w:space="0" w:color="auto"/>
                <w:left w:val="none" w:sz="0" w:space="0" w:color="auto"/>
                <w:bottom w:val="none" w:sz="0" w:space="0" w:color="auto"/>
                <w:right w:val="none" w:sz="0" w:space="0" w:color="auto"/>
              </w:divBdr>
            </w:div>
            <w:div w:id="1348484874">
              <w:marLeft w:val="0"/>
              <w:marRight w:val="0"/>
              <w:marTop w:val="0"/>
              <w:marBottom w:val="0"/>
              <w:divBdr>
                <w:top w:val="none" w:sz="0" w:space="0" w:color="auto"/>
                <w:left w:val="none" w:sz="0" w:space="0" w:color="auto"/>
                <w:bottom w:val="none" w:sz="0" w:space="0" w:color="auto"/>
                <w:right w:val="none" w:sz="0" w:space="0" w:color="auto"/>
              </w:divBdr>
            </w:div>
            <w:div w:id="2057198373">
              <w:marLeft w:val="0"/>
              <w:marRight w:val="0"/>
              <w:marTop w:val="0"/>
              <w:marBottom w:val="0"/>
              <w:divBdr>
                <w:top w:val="none" w:sz="0" w:space="0" w:color="auto"/>
                <w:left w:val="none" w:sz="0" w:space="0" w:color="auto"/>
                <w:bottom w:val="none" w:sz="0" w:space="0" w:color="auto"/>
                <w:right w:val="none" w:sz="0" w:space="0" w:color="auto"/>
              </w:divBdr>
            </w:div>
            <w:div w:id="1288973356">
              <w:marLeft w:val="0"/>
              <w:marRight w:val="0"/>
              <w:marTop w:val="0"/>
              <w:marBottom w:val="0"/>
              <w:divBdr>
                <w:top w:val="none" w:sz="0" w:space="0" w:color="auto"/>
                <w:left w:val="none" w:sz="0" w:space="0" w:color="auto"/>
                <w:bottom w:val="none" w:sz="0" w:space="0" w:color="auto"/>
                <w:right w:val="none" w:sz="0" w:space="0" w:color="auto"/>
              </w:divBdr>
            </w:div>
            <w:div w:id="694228762">
              <w:marLeft w:val="0"/>
              <w:marRight w:val="0"/>
              <w:marTop w:val="0"/>
              <w:marBottom w:val="0"/>
              <w:divBdr>
                <w:top w:val="none" w:sz="0" w:space="0" w:color="auto"/>
                <w:left w:val="none" w:sz="0" w:space="0" w:color="auto"/>
                <w:bottom w:val="none" w:sz="0" w:space="0" w:color="auto"/>
                <w:right w:val="none" w:sz="0" w:space="0" w:color="auto"/>
              </w:divBdr>
            </w:div>
            <w:div w:id="1202091709">
              <w:marLeft w:val="0"/>
              <w:marRight w:val="0"/>
              <w:marTop w:val="0"/>
              <w:marBottom w:val="0"/>
              <w:divBdr>
                <w:top w:val="none" w:sz="0" w:space="0" w:color="auto"/>
                <w:left w:val="none" w:sz="0" w:space="0" w:color="auto"/>
                <w:bottom w:val="none" w:sz="0" w:space="0" w:color="auto"/>
                <w:right w:val="none" w:sz="0" w:space="0" w:color="auto"/>
              </w:divBdr>
            </w:div>
            <w:div w:id="1410686691">
              <w:marLeft w:val="0"/>
              <w:marRight w:val="0"/>
              <w:marTop w:val="0"/>
              <w:marBottom w:val="0"/>
              <w:divBdr>
                <w:top w:val="none" w:sz="0" w:space="0" w:color="auto"/>
                <w:left w:val="none" w:sz="0" w:space="0" w:color="auto"/>
                <w:bottom w:val="none" w:sz="0" w:space="0" w:color="auto"/>
                <w:right w:val="none" w:sz="0" w:space="0" w:color="auto"/>
              </w:divBdr>
            </w:div>
            <w:div w:id="1408267062">
              <w:marLeft w:val="0"/>
              <w:marRight w:val="0"/>
              <w:marTop w:val="0"/>
              <w:marBottom w:val="0"/>
              <w:divBdr>
                <w:top w:val="none" w:sz="0" w:space="0" w:color="auto"/>
                <w:left w:val="none" w:sz="0" w:space="0" w:color="auto"/>
                <w:bottom w:val="none" w:sz="0" w:space="0" w:color="auto"/>
                <w:right w:val="none" w:sz="0" w:space="0" w:color="auto"/>
              </w:divBdr>
            </w:div>
            <w:div w:id="218707640">
              <w:marLeft w:val="0"/>
              <w:marRight w:val="0"/>
              <w:marTop w:val="0"/>
              <w:marBottom w:val="0"/>
              <w:divBdr>
                <w:top w:val="none" w:sz="0" w:space="0" w:color="auto"/>
                <w:left w:val="none" w:sz="0" w:space="0" w:color="auto"/>
                <w:bottom w:val="none" w:sz="0" w:space="0" w:color="auto"/>
                <w:right w:val="none" w:sz="0" w:space="0" w:color="auto"/>
              </w:divBdr>
            </w:div>
            <w:div w:id="1486161348">
              <w:marLeft w:val="0"/>
              <w:marRight w:val="0"/>
              <w:marTop w:val="0"/>
              <w:marBottom w:val="0"/>
              <w:divBdr>
                <w:top w:val="none" w:sz="0" w:space="0" w:color="auto"/>
                <w:left w:val="none" w:sz="0" w:space="0" w:color="auto"/>
                <w:bottom w:val="none" w:sz="0" w:space="0" w:color="auto"/>
                <w:right w:val="none" w:sz="0" w:space="0" w:color="auto"/>
              </w:divBdr>
            </w:div>
            <w:div w:id="830751314">
              <w:marLeft w:val="0"/>
              <w:marRight w:val="0"/>
              <w:marTop w:val="0"/>
              <w:marBottom w:val="0"/>
              <w:divBdr>
                <w:top w:val="none" w:sz="0" w:space="0" w:color="auto"/>
                <w:left w:val="none" w:sz="0" w:space="0" w:color="auto"/>
                <w:bottom w:val="none" w:sz="0" w:space="0" w:color="auto"/>
                <w:right w:val="none" w:sz="0" w:space="0" w:color="auto"/>
              </w:divBdr>
            </w:div>
            <w:div w:id="1750032360">
              <w:marLeft w:val="0"/>
              <w:marRight w:val="0"/>
              <w:marTop w:val="0"/>
              <w:marBottom w:val="0"/>
              <w:divBdr>
                <w:top w:val="none" w:sz="0" w:space="0" w:color="auto"/>
                <w:left w:val="none" w:sz="0" w:space="0" w:color="auto"/>
                <w:bottom w:val="none" w:sz="0" w:space="0" w:color="auto"/>
                <w:right w:val="none" w:sz="0" w:space="0" w:color="auto"/>
              </w:divBdr>
            </w:div>
            <w:div w:id="2105612027">
              <w:marLeft w:val="0"/>
              <w:marRight w:val="0"/>
              <w:marTop w:val="0"/>
              <w:marBottom w:val="0"/>
              <w:divBdr>
                <w:top w:val="none" w:sz="0" w:space="0" w:color="auto"/>
                <w:left w:val="none" w:sz="0" w:space="0" w:color="auto"/>
                <w:bottom w:val="none" w:sz="0" w:space="0" w:color="auto"/>
                <w:right w:val="none" w:sz="0" w:space="0" w:color="auto"/>
              </w:divBdr>
            </w:div>
            <w:div w:id="1020617911">
              <w:marLeft w:val="0"/>
              <w:marRight w:val="0"/>
              <w:marTop w:val="0"/>
              <w:marBottom w:val="0"/>
              <w:divBdr>
                <w:top w:val="none" w:sz="0" w:space="0" w:color="auto"/>
                <w:left w:val="none" w:sz="0" w:space="0" w:color="auto"/>
                <w:bottom w:val="none" w:sz="0" w:space="0" w:color="auto"/>
                <w:right w:val="none" w:sz="0" w:space="0" w:color="auto"/>
              </w:divBdr>
            </w:div>
            <w:div w:id="1911429459">
              <w:marLeft w:val="0"/>
              <w:marRight w:val="0"/>
              <w:marTop w:val="0"/>
              <w:marBottom w:val="0"/>
              <w:divBdr>
                <w:top w:val="none" w:sz="0" w:space="0" w:color="auto"/>
                <w:left w:val="none" w:sz="0" w:space="0" w:color="auto"/>
                <w:bottom w:val="none" w:sz="0" w:space="0" w:color="auto"/>
                <w:right w:val="none" w:sz="0" w:space="0" w:color="auto"/>
              </w:divBdr>
            </w:div>
            <w:div w:id="102575567">
              <w:marLeft w:val="0"/>
              <w:marRight w:val="0"/>
              <w:marTop w:val="0"/>
              <w:marBottom w:val="0"/>
              <w:divBdr>
                <w:top w:val="none" w:sz="0" w:space="0" w:color="auto"/>
                <w:left w:val="none" w:sz="0" w:space="0" w:color="auto"/>
                <w:bottom w:val="none" w:sz="0" w:space="0" w:color="auto"/>
                <w:right w:val="none" w:sz="0" w:space="0" w:color="auto"/>
              </w:divBdr>
            </w:div>
            <w:div w:id="1703239730">
              <w:marLeft w:val="0"/>
              <w:marRight w:val="0"/>
              <w:marTop w:val="0"/>
              <w:marBottom w:val="0"/>
              <w:divBdr>
                <w:top w:val="none" w:sz="0" w:space="0" w:color="auto"/>
                <w:left w:val="none" w:sz="0" w:space="0" w:color="auto"/>
                <w:bottom w:val="none" w:sz="0" w:space="0" w:color="auto"/>
                <w:right w:val="none" w:sz="0" w:space="0" w:color="auto"/>
              </w:divBdr>
            </w:div>
            <w:div w:id="2138644474">
              <w:marLeft w:val="0"/>
              <w:marRight w:val="0"/>
              <w:marTop w:val="0"/>
              <w:marBottom w:val="0"/>
              <w:divBdr>
                <w:top w:val="none" w:sz="0" w:space="0" w:color="auto"/>
                <w:left w:val="none" w:sz="0" w:space="0" w:color="auto"/>
                <w:bottom w:val="none" w:sz="0" w:space="0" w:color="auto"/>
                <w:right w:val="none" w:sz="0" w:space="0" w:color="auto"/>
              </w:divBdr>
            </w:div>
            <w:div w:id="1224635605">
              <w:marLeft w:val="0"/>
              <w:marRight w:val="0"/>
              <w:marTop w:val="0"/>
              <w:marBottom w:val="0"/>
              <w:divBdr>
                <w:top w:val="none" w:sz="0" w:space="0" w:color="auto"/>
                <w:left w:val="none" w:sz="0" w:space="0" w:color="auto"/>
                <w:bottom w:val="none" w:sz="0" w:space="0" w:color="auto"/>
                <w:right w:val="none" w:sz="0" w:space="0" w:color="auto"/>
              </w:divBdr>
            </w:div>
            <w:div w:id="941642535">
              <w:marLeft w:val="0"/>
              <w:marRight w:val="0"/>
              <w:marTop w:val="0"/>
              <w:marBottom w:val="0"/>
              <w:divBdr>
                <w:top w:val="none" w:sz="0" w:space="0" w:color="auto"/>
                <w:left w:val="none" w:sz="0" w:space="0" w:color="auto"/>
                <w:bottom w:val="none" w:sz="0" w:space="0" w:color="auto"/>
                <w:right w:val="none" w:sz="0" w:space="0" w:color="auto"/>
              </w:divBdr>
            </w:div>
            <w:div w:id="827476737">
              <w:marLeft w:val="0"/>
              <w:marRight w:val="0"/>
              <w:marTop w:val="0"/>
              <w:marBottom w:val="0"/>
              <w:divBdr>
                <w:top w:val="none" w:sz="0" w:space="0" w:color="auto"/>
                <w:left w:val="none" w:sz="0" w:space="0" w:color="auto"/>
                <w:bottom w:val="none" w:sz="0" w:space="0" w:color="auto"/>
                <w:right w:val="none" w:sz="0" w:space="0" w:color="auto"/>
              </w:divBdr>
            </w:div>
            <w:div w:id="212470696">
              <w:marLeft w:val="0"/>
              <w:marRight w:val="0"/>
              <w:marTop w:val="0"/>
              <w:marBottom w:val="0"/>
              <w:divBdr>
                <w:top w:val="none" w:sz="0" w:space="0" w:color="auto"/>
                <w:left w:val="none" w:sz="0" w:space="0" w:color="auto"/>
                <w:bottom w:val="none" w:sz="0" w:space="0" w:color="auto"/>
                <w:right w:val="none" w:sz="0" w:space="0" w:color="auto"/>
              </w:divBdr>
            </w:div>
            <w:div w:id="10693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08242">
      <w:bodyDiv w:val="1"/>
      <w:marLeft w:val="0"/>
      <w:marRight w:val="0"/>
      <w:marTop w:val="0"/>
      <w:marBottom w:val="0"/>
      <w:divBdr>
        <w:top w:val="none" w:sz="0" w:space="0" w:color="auto"/>
        <w:left w:val="none" w:sz="0" w:space="0" w:color="auto"/>
        <w:bottom w:val="none" w:sz="0" w:space="0" w:color="auto"/>
        <w:right w:val="none" w:sz="0" w:space="0" w:color="auto"/>
      </w:divBdr>
    </w:div>
    <w:div w:id="998194565">
      <w:bodyDiv w:val="1"/>
      <w:marLeft w:val="0"/>
      <w:marRight w:val="0"/>
      <w:marTop w:val="0"/>
      <w:marBottom w:val="0"/>
      <w:divBdr>
        <w:top w:val="none" w:sz="0" w:space="0" w:color="auto"/>
        <w:left w:val="none" w:sz="0" w:space="0" w:color="auto"/>
        <w:bottom w:val="none" w:sz="0" w:space="0" w:color="auto"/>
        <w:right w:val="none" w:sz="0" w:space="0" w:color="auto"/>
      </w:divBdr>
    </w:div>
    <w:div w:id="1067610948">
      <w:bodyDiv w:val="1"/>
      <w:marLeft w:val="0"/>
      <w:marRight w:val="0"/>
      <w:marTop w:val="0"/>
      <w:marBottom w:val="0"/>
      <w:divBdr>
        <w:top w:val="none" w:sz="0" w:space="0" w:color="auto"/>
        <w:left w:val="none" w:sz="0" w:space="0" w:color="auto"/>
        <w:bottom w:val="none" w:sz="0" w:space="0" w:color="auto"/>
        <w:right w:val="none" w:sz="0" w:space="0" w:color="auto"/>
      </w:divBdr>
    </w:div>
    <w:div w:id="1119909711">
      <w:bodyDiv w:val="1"/>
      <w:marLeft w:val="0"/>
      <w:marRight w:val="0"/>
      <w:marTop w:val="0"/>
      <w:marBottom w:val="0"/>
      <w:divBdr>
        <w:top w:val="none" w:sz="0" w:space="0" w:color="auto"/>
        <w:left w:val="none" w:sz="0" w:space="0" w:color="auto"/>
        <w:bottom w:val="none" w:sz="0" w:space="0" w:color="auto"/>
        <w:right w:val="none" w:sz="0" w:space="0" w:color="auto"/>
      </w:divBdr>
    </w:div>
    <w:div w:id="1172908974">
      <w:bodyDiv w:val="1"/>
      <w:marLeft w:val="0"/>
      <w:marRight w:val="0"/>
      <w:marTop w:val="0"/>
      <w:marBottom w:val="0"/>
      <w:divBdr>
        <w:top w:val="none" w:sz="0" w:space="0" w:color="auto"/>
        <w:left w:val="none" w:sz="0" w:space="0" w:color="auto"/>
        <w:bottom w:val="none" w:sz="0" w:space="0" w:color="auto"/>
        <w:right w:val="none" w:sz="0" w:space="0" w:color="auto"/>
      </w:divBdr>
    </w:div>
    <w:div w:id="1261794190">
      <w:bodyDiv w:val="1"/>
      <w:marLeft w:val="0"/>
      <w:marRight w:val="0"/>
      <w:marTop w:val="0"/>
      <w:marBottom w:val="0"/>
      <w:divBdr>
        <w:top w:val="none" w:sz="0" w:space="0" w:color="auto"/>
        <w:left w:val="none" w:sz="0" w:space="0" w:color="auto"/>
        <w:bottom w:val="none" w:sz="0" w:space="0" w:color="auto"/>
        <w:right w:val="none" w:sz="0" w:space="0" w:color="auto"/>
      </w:divBdr>
    </w:div>
    <w:div w:id="1267811067">
      <w:bodyDiv w:val="1"/>
      <w:marLeft w:val="0"/>
      <w:marRight w:val="0"/>
      <w:marTop w:val="0"/>
      <w:marBottom w:val="0"/>
      <w:divBdr>
        <w:top w:val="none" w:sz="0" w:space="0" w:color="auto"/>
        <w:left w:val="none" w:sz="0" w:space="0" w:color="auto"/>
        <w:bottom w:val="none" w:sz="0" w:space="0" w:color="auto"/>
        <w:right w:val="none" w:sz="0" w:space="0" w:color="auto"/>
      </w:divBdr>
    </w:div>
    <w:div w:id="1370495113">
      <w:bodyDiv w:val="1"/>
      <w:marLeft w:val="0"/>
      <w:marRight w:val="0"/>
      <w:marTop w:val="0"/>
      <w:marBottom w:val="0"/>
      <w:divBdr>
        <w:top w:val="none" w:sz="0" w:space="0" w:color="auto"/>
        <w:left w:val="none" w:sz="0" w:space="0" w:color="auto"/>
        <w:bottom w:val="none" w:sz="0" w:space="0" w:color="auto"/>
        <w:right w:val="none" w:sz="0" w:space="0" w:color="auto"/>
      </w:divBdr>
    </w:div>
    <w:div w:id="1400635489">
      <w:bodyDiv w:val="1"/>
      <w:marLeft w:val="0"/>
      <w:marRight w:val="0"/>
      <w:marTop w:val="0"/>
      <w:marBottom w:val="0"/>
      <w:divBdr>
        <w:top w:val="none" w:sz="0" w:space="0" w:color="auto"/>
        <w:left w:val="none" w:sz="0" w:space="0" w:color="auto"/>
        <w:bottom w:val="none" w:sz="0" w:space="0" w:color="auto"/>
        <w:right w:val="none" w:sz="0" w:space="0" w:color="auto"/>
      </w:divBdr>
    </w:div>
    <w:div w:id="1490559814">
      <w:bodyDiv w:val="1"/>
      <w:marLeft w:val="0"/>
      <w:marRight w:val="0"/>
      <w:marTop w:val="0"/>
      <w:marBottom w:val="0"/>
      <w:divBdr>
        <w:top w:val="none" w:sz="0" w:space="0" w:color="auto"/>
        <w:left w:val="none" w:sz="0" w:space="0" w:color="auto"/>
        <w:bottom w:val="none" w:sz="0" w:space="0" w:color="auto"/>
        <w:right w:val="none" w:sz="0" w:space="0" w:color="auto"/>
      </w:divBdr>
      <w:divsChild>
        <w:div w:id="1593079725">
          <w:marLeft w:val="0"/>
          <w:marRight w:val="0"/>
          <w:marTop w:val="0"/>
          <w:marBottom w:val="0"/>
          <w:divBdr>
            <w:top w:val="none" w:sz="0" w:space="0" w:color="auto"/>
            <w:left w:val="none" w:sz="0" w:space="0" w:color="auto"/>
            <w:bottom w:val="none" w:sz="0" w:space="0" w:color="auto"/>
            <w:right w:val="none" w:sz="0" w:space="0" w:color="auto"/>
          </w:divBdr>
          <w:divsChild>
            <w:div w:id="933171577">
              <w:marLeft w:val="0"/>
              <w:marRight w:val="0"/>
              <w:marTop w:val="0"/>
              <w:marBottom w:val="0"/>
              <w:divBdr>
                <w:top w:val="none" w:sz="0" w:space="0" w:color="auto"/>
                <w:left w:val="none" w:sz="0" w:space="0" w:color="auto"/>
                <w:bottom w:val="none" w:sz="0" w:space="0" w:color="auto"/>
                <w:right w:val="none" w:sz="0" w:space="0" w:color="auto"/>
              </w:divBdr>
            </w:div>
            <w:div w:id="1470513866">
              <w:marLeft w:val="0"/>
              <w:marRight w:val="0"/>
              <w:marTop w:val="0"/>
              <w:marBottom w:val="0"/>
              <w:divBdr>
                <w:top w:val="none" w:sz="0" w:space="0" w:color="auto"/>
                <w:left w:val="none" w:sz="0" w:space="0" w:color="auto"/>
                <w:bottom w:val="none" w:sz="0" w:space="0" w:color="auto"/>
                <w:right w:val="none" w:sz="0" w:space="0" w:color="auto"/>
              </w:divBdr>
            </w:div>
            <w:div w:id="1624463404">
              <w:marLeft w:val="0"/>
              <w:marRight w:val="0"/>
              <w:marTop w:val="0"/>
              <w:marBottom w:val="0"/>
              <w:divBdr>
                <w:top w:val="none" w:sz="0" w:space="0" w:color="auto"/>
                <w:left w:val="none" w:sz="0" w:space="0" w:color="auto"/>
                <w:bottom w:val="none" w:sz="0" w:space="0" w:color="auto"/>
                <w:right w:val="none" w:sz="0" w:space="0" w:color="auto"/>
              </w:divBdr>
            </w:div>
            <w:div w:id="850097307">
              <w:marLeft w:val="0"/>
              <w:marRight w:val="0"/>
              <w:marTop w:val="0"/>
              <w:marBottom w:val="0"/>
              <w:divBdr>
                <w:top w:val="none" w:sz="0" w:space="0" w:color="auto"/>
                <w:left w:val="none" w:sz="0" w:space="0" w:color="auto"/>
                <w:bottom w:val="none" w:sz="0" w:space="0" w:color="auto"/>
                <w:right w:val="none" w:sz="0" w:space="0" w:color="auto"/>
              </w:divBdr>
            </w:div>
            <w:div w:id="16397046">
              <w:marLeft w:val="0"/>
              <w:marRight w:val="0"/>
              <w:marTop w:val="0"/>
              <w:marBottom w:val="0"/>
              <w:divBdr>
                <w:top w:val="none" w:sz="0" w:space="0" w:color="auto"/>
                <w:left w:val="none" w:sz="0" w:space="0" w:color="auto"/>
                <w:bottom w:val="none" w:sz="0" w:space="0" w:color="auto"/>
                <w:right w:val="none" w:sz="0" w:space="0" w:color="auto"/>
              </w:divBdr>
            </w:div>
            <w:div w:id="615260141">
              <w:marLeft w:val="0"/>
              <w:marRight w:val="0"/>
              <w:marTop w:val="0"/>
              <w:marBottom w:val="0"/>
              <w:divBdr>
                <w:top w:val="none" w:sz="0" w:space="0" w:color="auto"/>
                <w:left w:val="none" w:sz="0" w:space="0" w:color="auto"/>
                <w:bottom w:val="none" w:sz="0" w:space="0" w:color="auto"/>
                <w:right w:val="none" w:sz="0" w:space="0" w:color="auto"/>
              </w:divBdr>
            </w:div>
            <w:div w:id="1631328165">
              <w:marLeft w:val="0"/>
              <w:marRight w:val="0"/>
              <w:marTop w:val="0"/>
              <w:marBottom w:val="0"/>
              <w:divBdr>
                <w:top w:val="none" w:sz="0" w:space="0" w:color="auto"/>
                <w:left w:val="none" w:sz="0" w:space="0" w:color="auto"/>
                <w:bottom w:val="none" w:sz="0" w:space="0" w:color="auto"/>
                <w:right w:val="none" w:sz="0" w:space="0" w:color="auto"/>
              </w:divBdr>
            </w:div>
            <w:div w:id="466048522">
              <w:marLeft w:val="0"/>
              <w:marRight w:val="0"/>
              <w:marTop w:val="0"/>
              <w:marBottom w:val="0"/>
              <w:divBdr>
                <w:top w:val="none" w:sz="0" w:space="0" w:color="auto"/>
                <w:left w:val="none" w:sz="0" w:space="0" w:color="auto"/>
                <w:bottom w:val="none" w:sz="0" w:space="0" w:color="auto"/>
                <w:right w:val="none" w:sz="0" w:space="0" w:color="auto"/>
              </w:divBdr>
            </w:div>
            <w:div w:id="1557013121">
              <w:marLeft w:val="0"/>
              <w:marRight w:val="0"/>
              <w:marTop w:val="0"/>
              <w:marBottom w:val="0"/>
              <w:divBdr>
                <w:top w:val="none" w:sz="0" w:space="0" w:color="auto"/>
                <w:left w:val="none" w:sz="0" w:space="0" w:color="auto"/>
                <w:bottom w:val="none" w:sz="0" w:space="0" w:color="auto"/>
                <w:right w:val="none" w:sz="0" w:space="0" w:color="auto"/>
              </w:divBdr>
            </w:div>
            <w:div w:id="812454181">
              <w:marLeft w:val="0"/>
              <w:marRight w:val="0"/>
              <w:marTop w:val="0"/>
              <w:marBottom w:val="0"/>
              <w:divBdr>
                <w:top w:val="none" w:sz="0" w:space="0" w:color="auto"/>
                <w:left w:val="none" w:sz="0" w:space="0" w:color="auto"/>
                <w:bottom w:val="none" w:sz="0" w:space="0" w:color="auto"/>
                <w:right w:val="none" w:sz="0" w:space="0" w:color="auto"/>
              </w:divBdr>
            </w:div>
            <w:div w:id="1191842657">
              <w:marLeft w:val="0"/>
              <w:marRight w:val="0"/>
              <w:marTop w:val="0"/>
              <w:marBottom w:val="0"/>
              <w:divBdr>
                <w:top w:val="none" w:sz="0" w:space="0" w:color="auto"/>
                <w:left w:val="none" w:sz="0" w:space="0" w:color="auto"/>
                <w:bottom w:val="none" w:sz="0" w:space="0" w:color="auto"/>
                <w:right w:val="none" w:sz="0" w:space="0" w:color="auto"/>
              </w:divBdr>
            </w:div>
            <w:div w:id="128321935">
              <w:marLeft w:val="0"/>
              <w:marRight w:val="0"/>
              <w:marTop w:val="0"/>
              <w:marBottom w:val="0"/>
              <w:divBdr>
                <w:top w:val="none" w:sz="0" w:space="0" w:color="auto"/>
                <w:left w:val="none" w:sz="0" w:space="0" w:color="auto"/>
                <w:bottom w:val="none" w:sz="0" w:space="0" w:color="auto"/>
                <w:right w:val="none" w:sz="0" w:space="0" w:color="auto"/>
              </w:divBdr>
            </w:div>
            <w:div w:id="1129317210">
              <w:marLeft w:val="0"/>
              <w:marRight w:val="0"/>
              <w:marTop w:val="0"/>
              <w:marBottom w:val="0"/>
              <w:divBdr>
                <w:top w:val="none" w:sz="0" w:space="0" w:color="auto"/>
                <w:left w:val="none" w:sz="0" w:space="0" w:color="auto"/>
                <w:bottom w:val="none" w:sz="0" w:space="0" w:color="auto"/>
                <w:right w:val="none" w:sz="0" w:space="0" w:color="auto"/>
              </w:divBdr>
            </w:div>
            <w:div w:id="398481708">
              <w:marLeft w:val="0"/>
              <w:marRight w:val="0"/>
              <w:marTop w:val="0"/>
              <w:marBottom w:val="0"/>
              <w:divBdr>
                <w:top w:val="none" w:sz="0" w:space="0" w:color="auto"/>
                <w:left w:val="none" w:sz="0" w:space="0" w:color="auto"/>
                <w:bottom w:val="none" w:sz="0" w:space="0" w:color="auto"/>
                <w:right w:val="none" w:sz="0" w:space="0" w:color="auto"/>
              </w:divBdr>
            </w:div>
            <w:div w:id="360591604">
              <w:marLeft w:val="0"/>
              <w:marRight w:val="0"/>
              <w:marTop w:val="0"/>
              <w:marBottom w:val="0"/>
              <w:divBdr>
                <w:top w:val="none" w:sz="0" w:space="0" w:color="auto"/>
                <w:left w:val="none" w:sz="0" w:space="0" w:color="auto"/>
                <w:bottom w:val="none" w:sz="0" w:space="0" w:color="auto"/>
                <w:right w:val="none" w:sz="0" w:space="0" w:color="auto"/>
              </w:divBdr>
            </w:div>
            <w:div w:id="190068306">
              <w:marLeft w:val="0"/>
              <w:marRight w:val="0"/>
              <w:marTop w:val="0"/>
              <w:marBottom w:val="0"/>
              <w:divBdr>
                <w:top w:val="none" w:sz="0" w:space="0" w:color="auto"/>
                <w:left w:val="none" w:sz="0" w:space="0" w:color="auto"/>
                <w:bottom w:val="none" w:sz="0" w:space="0" w:color="auto"/>
                <w:right w:val="none" w:sz="0" w:space="0" w:color="auto"/>
              </w:divBdr>
            </w:div>
            <w:div w:id="159200579">
              <w:marLeft w:val="0"/>
              <w:marRight w:val="0"/>
              <w:marTop w:val="0"/>
              <w:marBottom w:val="0"/>
              <w:divBdr>
                <w:top w:val="none" w:sz="0" w:space="0" w:color="auto"/>
                <w:left w:val="none" w:sz="0" w:space="0" w:color="auto"/>
                <w:bottom w:val="none" w:sz="0" w:space="0" w:color="auto"/>
                <w:right w:val="none" w:sz="0" w:space="0" w:color="auto"/>
              </w:divBdr>
            </w:div>
            <w:div w:id="1835534115">
              <w:marLeft w:val="0"/>
              <w:marRight w:val="0"/>
              <w:marTop w:val="0"/>
              <w:marBottom w:val="0"/>
              <w:divBdr>
                <w:top w:val="none" w:sz="0" w:space="0" w:color="auto"/>
                <w:left w:val="none" w:sz="0" w:space="0" w:color="auto"/>
                <w:bottom w:val="none" w:sz="0" w:space="0" w:color="auto"/>
                <w:right w:val="none" w:sz="0" w:space="0" w:color="auto"/>
              </w:divBdr>
            </w:div>
            <w:div w:id="1106341605">
              <w:marLeft w:val="0"/>
              <w:marRight w:val="0"/>
              <w:marTop w:val="0"/>
              <w:marBottom w:val="0"/>
              <w:divBdr>
                <w:top w:val="none" w:sz="0" w:space="0" w:color="auto"/>
                <w:left w:val="none" w:sz="0" w:space="0" w:color="auto"/>
                <w:bottom w:val="none" w:sz="0" w:space="0" w:color="auto"/>
                <w:right w:val="none" w:sz="0" w:space="0" w:color="auto"/>
              </w:divBdr>
            </w:div>
            <w:div w:id="1952663774">
              <w:marLeft w:val="0"/>
              <w:marRight w:val="0"/>
              <w:marTop w:val="0"/>
              <w:marBottom w:val="0"/>
              <w:divBdr>
                <w:top w:val="none" w:sz="0" w:space="0" w:color="auto"/>
                <w:left w:val="none" w:sz="0" w:space="0" w:color="auto"/>
                <w:bottom w:val="none" w:sz="0" w:space="0" w:color="auto"/>
                <w:right w:val="none" w:sz="0" w:space="0" w:color="auto"/>
              </w:divBdr>
            </w:div>
            <w:div w:id="471560914">
              <w:marLeft w:val="0"/>
              <w:marRight w:val="0"/>
              <w:marTop w:val="0"/>
              <w:marBottom w:val="0"/>
              <w:divBdr>
                <w:top w:val="none" w:sz="0" w:space="0" w:color="auto"/>
                <w:left w:val="none" w:sz="0" w:space="0" w:color="auto"/>
                <w:bottom w:val="none" w:sz="0" w:space="0" w:color="auto"/>
                <w:right w:val="none" w:sz="0" w:space="0" w:color="auto"/>
              </w:divBdr>
            </w:div>
            <w:div w:id="3868213">
              <w:marLeft w:val="0"/>
              <w:marRight w:val="0"/>
              <w:marTop w:val="0"/>
              <w:marBottom w:val="0"/>
              <w:divBdr>
                <w:top w:val="none" w:sz="0" w:space="0" w:color="auto"/>
                <w:left w:val="none" w:sz="0" w:space="0" w:color="auto"/>
                <w:bottom w:val="none" w:sz="0" w:space="0" w:color="auto"/>
                <w:right w:val="none" w:sz="0" w:space="0" w:color="auto"/>
              </w:divBdr>
            </w:div>
            <w:div w:id="810370420">
              <w:marLeft w:val="0"/>
              <w:marRight w:val="0"/>
              <w:marTop w:val="0"/>
              <w:marBottom w:val="0"/>
              <w:divBdr>
                <w:top w:val="none" w:sz="0" w:space="0" w:color="auto"/>
                <w:left w:val="none" w:sz="0" w:space="0" w:color="auto"/>
                <w:bottom w:val="none" w:sz="0" w:space="0" w:color="auto"/>
                <w:right w:val="none" w:sz="0" w:space="0" w:color="auto"/>
              </w:divBdr>
            </w:div>
            <w:div w:id="327634462">
              <w:marLeft w:val="0"/>
              <w:marRight w:val="0"/>
              <w:marTop w:val="0"/>
              <w:marBottom w:val="0"/>
              <w:divBdr>
                <w:top w:val="none" w:sz="0" w:space="0" w:color="auto"/>
                <w:left w:val="none" w:sz="0" w:space="0" w:color="auto"/>
                <w:bottom w:val="none" w:sz="0" w:space="0" w:color="auto"/>
                <w:right w:val="none" w:sz="0" w:space="0" w:color="auto"/>
              </w:divBdr>
            </w:div>
            <w:div w:id="1845974196">
              <w:marLeft w:val="0"/>
              <w:marRight w:val="0"/>
              <w:marTop w:val="0"/>
              <w:marBottom w:val="0"/>
              <w:divBdr>
                <w:top w:val="none" w:sz="0" w:space="0" w:color="auto"/>
                <w:left w:val="none" w:sz="0" w:space="0" w:color="auto"/>
                <w:bottom w:val="none" w:sz="0" w:space="0" w:color="auto"/>
                <w:right w:val="none" w:sz="0" w:space="0" w:color="auto"/>
              </w:divBdr>
            </w:div>
            <w:div w:id="457141984">
              <w:marLeft w:val="0"/>
              <w:marRight w:val="0"/>
              <w:marTop w:val="0"/>
              <w:marBottom w:val="0"/>
              <w:divBdr>
                <w:top w:val="none" w:sz="0" w:space="0" w:color="auto"/>
                <w:left w:val="none" w:sz="0" w:space="0" w:color="auto"/>
                <w:bottom w:val="none" w:sz="0" w:space="0" w:color="auto"/>
                <w:right w:val="none" w:sz="0" w:space="0" w:color="auto"/>
              </w:divBdr>
            </w:div>
            <w:div w:id="546181057">
              <w:marLeft w:val="0"/>
              <w:marRight w:val="0"/>
              <w:marTop w:val="0"/>
              <w:marBottom w:val="0"/>
              <w:divBdr>
                <w:top w:val="none" w:sz="0" w:space="0" w:color="auto"/>
                <w:left w:val="none" w:sz="0" w:space="0" w:color="auto"/>
                <w:bottom w:val="none" w:sz="0" w:space="0" w:color="auto"/>
                <w:right w:val="none" w:sz="0" w:space="0" w:color="auto"/>
              </w:divBdr>
            </w:div>
            <w:div w:id="2065445632">
              <w:marLeft w:val="0"/>
              <w:marRight w:val="0"/>
              <w:marTop w:val="0"/>
              <w:marBottom w:val="0"/>
              <w:divBdr>
                <w:top w:val="none" w:sz="0" w:space="0" w:color="auto"/>
                <w:left w:val="none" w:sz="0" w:space="0" w:color="auto"/>
                <w:bottom w:val="none" w:sz="0" w:space="0" w:color="auto"/>
                <w:right w:val="none" w:sz="0" w:space="0" w:color="auto"/>
              </w:divBdr>
            </w:div>
            <w:div w:id="463471030">
              <w:marLeft w:val="0"/>
              <w:marRight w:val="0"/>
              <w:marTop w:val="0"/>
              <w:marBottom w:val="0"/>
              <w:divBdr>
                <w:top w:val="none" w:sz="0" w:space="0" w:color="auto"/>
                <w:left w:val="none" w:sz="0" w:space="0" w:color="auto"/>
                <w:bottom w:val="none" w:sz="0" w:space="0" w:color="auto"/>
                <w:right w:val="none" w:sz="0" w:space="0" w:color="auto"/>
              </w:divBdr>
            </w:div>
            <w:div w:id="751047629">
              <w:marLeft w:val="0"/>
              <w:marRight w:val="0"/>
              <w:marTop w:val="0"/>
              <w:marBottom w:val="0"/>
              <w:divBdr>
                <w:top w:val="none" w:sz="0" w:space="0" w:color="auto"/>
                <w:left w:val="none" w:sz="0" w:space="0" w:color="auto"/>
                <w:bottom w:val="none" w:sz="0" w:space="0" w:color="auto"/>
                <w:right w:val="none" w:sz="0" w:space="0" w:color="auto"/>
              </w:divBdr>
            </w:div>
            <w:div w:id="558828751">
              <w:marLeft w:val="0"/>
              <w:marRight w:val="0"/>
              <w:marTop w:val="0"/>
              <w:marBottom w:val="0"/>
              <w:divBdr>
                <w:top w:val="none" w:sz="0" w:space="0" w:color="auto"/>
                <w:left w:val="none" w:sz="0" w:space="0" w:color="auto"/>
                <w:bottom w:val="none" w:sz="0" w:space="0" w:color="auto"/>
                <w:right w:val="none" w:sz="0" w:space="0" w:color="auto"/>
              </w:divBdr>
            </w:div>
            <w:div w:id="1881942746">
              <w:marLeft w:val="0"/>
              <w:marRight w:val="0"/>
              <w:marTop w:val="0"/>
              <w:marBottom w:val="0"/>
              <w:divBdr>
                <w:top w:val="none" w:sz="0" w:space="0" w:color="auto"/>
                <w:left w:val="none" w:sz="0" w:space="0" w:color="auto"/>
                <w:bottom w:val="none" w:sz="0" w:space="0" w:color="auto"/>
                <w:right w:val="none" w:sz="0" w:space="0" w:color="auto"/>
              </w:divBdr>
            </w:div>
            <w:div w:id="160463194">
              <w:marLeft w:val="0"/>
              <w:marRight w:val="0"/>
              <w:marTop w:val="0"/>
              <w:marBottom w:val="0"/>
              <w:divBdr>
                <w:top w:val="none" w:sz="0" w:space="0" w:color="auto"/>
                <w:left w:val="none" w:sz="0" w:space="0" w:color="auto"/>
                <w:bottom w:val="none" w:sz="0" w:space="0" w:color="auto"/>
                <w:right w:val="none" w:sz="0" w:space="0" w:color="auto"/>
              </w:divBdr>
            </w:div>
            <w:div w:id="360589146">
              <w:marLeft w:val="0"/>
              <w:marRight w:val="0"/>
              <w:marTop w:val="0"/>
              <w:marBottom w:val="0"/>
              <w:divBdr>
                <w:top w:val="none" w:sz="0" w:space="0" w:color="auto"/>
                <w:left w:val="none" w:sz="0" w:space="0" w:color="auto"/>
                <w:bottom w:val="none" w:sz="0" w:space="0" w:color="auto"/>
                <w:right w:val="none" w:sz="0" w:space="0" w:color="auto"/>
              </w:divBdr>
            </w:div>
            <w:div w:id="1075394568">
              <w:marLeft w:val="0"/>
              <w:marRight w:val="0"/>
              <w:marTop w:val="0"/>
              <w:marBottom w:val="0"/>
              <w:divBdr>
                <w:top w:val="none" w:sz="0" w:space="0" w:color="auto"/>
                <w:left w:val="none" w:sz="0" w:space="0" w:color="auto"/>
                <w:bottom w:val="none" w:sz="0" w:space="0" w:color="auto"/>
                <w:right w:val="none" w:sz="0" w:space="0" w:color="auto"/>
              </w:divBdr>
            </w:div>
            <w:div w:id="551576171">
              <w:marLeft w:val="0"/>
              <w:marRight w:val="0"/>
              <w:marTop w:val="0"/>
              <w:marBottom w:val="0"/>
              <w:divBdr>
                <w:top w:val="none" w:sz="0" w:space="0" w:color="auto"/>
                <w:left w:val="none" w:sz="0" w:space="0" w:color="auto"/>
                <w:bottom w:val="none" w:sz="0" w:space="0" w:color="auto"/>
                <w:right w:val="none" w:sz="0" w:space="0" w:color="auto"/>
              </w:divBdr>
            </w:div>
            <w:div w:id="1211499214">
              <w:marLeft w:val="0"/>
              <w:marRight w:val="0"/>
              <w:marTop w:val="0"/>
              <w:marBottom w:val="0"/>
              <w:divBdr>
                <w:top w:val="none" w:sz="0" w:space="0" w:color="auto"/>
                <w:left w:val="none" w:sz="0" w:space="0" w:color="auto"/>
                <w:bottom w:val="none" w:sz="0" w:space="0" w:color="auto"/>
                <w:right w:val="none" w:sz="0" w:space="0" w:color="auto"/>
              </w:divBdr>
            </w:div>
            <w:div w:id="491070098">
              <w:marLeft w:val="0"/>
              <w:marRight w:val="0"/>
              <w:marTop w:val="0"/>
              <w:marBottom w:val="0"/>
              <w:divBdr>
                <w:top w:val="none" w:sz="0" w:space="0" w:color="auto"/>
                <w:left w:val="none" w:sz="0" w:space="0" w:color="auto"/>
                <w:bottom w:val="none" w:sz="0" w:space="0" w:color="auto"/>
                <w:right w:val="none" w:sz="0" w:space="0" w:color="auto"/>
              </w:divBdr>
            </w:div>
            <w:div w:id="1428692664">
              <w:marLeft w:val="0"/>
              <w:marRight w:val="0"/>
              <w:marTop w:val="0"/>
              <w:marBottom w:val="0"/>
              <w:divBdr>
                <w:top w:val="none" w:sz="0" w:space="0" w:color="auto"/>
                <w:left w:val="none" w:sz="0" w:space="0" w:color="auto"/>
                <w:bottom w:val="none" w:sz="0" w:space="0" w:color="auto"/>
                <w:right w:val="none" w:sz="0" w:space="0" w:color="auto"/>
              </w:divBdr>
            </w:div>
            <w:div w:id="11928677">
              <w:marLeft w:val="0"/>
              <w:marRight w:val="0"/>
              <w:marTop w:val="0"/>
              <w:marBottom w:val="0"/>
              <w:divBdr>
                <w:top w:val="none" w:sz="0" w:space="0" w:color="auto"/>
                <w:left w:val="none" w:sz="0" w:space="0" w:color="auto"/>
                <w:bottom w:val="none" w:sz="0" w:space="0" w:color="auto"/>
                <w:right w:val="none" w:sz="0" w:space="0" w:color="auto"/>
              </w:divBdr>
            </w:div>
            <w:div w:id="281765849">
              <w:marLeft w:val="0"/>
              <w:marRight w:val="0"/>
              <w:marTop w:val="0"/>
              <w:marBottom w:val="0"/>
              <w:divBdr>
                <w:top w:val="none" w:sz="0" w:space="0" w:color="auto"/>
                <w:left w:val="none" w:sz="0" w:space="0" w:color="auto"/>
                <w:bottom w:val="none" w:sz="0" w:space="0" w:color="auto"/>
                <w:right w:val="none" w:sz="0" w:space="0" w:color="auto"/>
              </w:divBdr>
            </w:div>
            <w:div w:id="286279108">
              <w:marLeft w:val="0"/>
              <w:marRight w:val="0"/>
              <w:marTop w:val="0"/>
              <w:marBottom w:val="0"/>
              <w:divBdr>
                <w:top w:val="none" w:sz="0" w:space="0" w:color="auto"/>
                <w:left w:val="none" w:sz="0" w:space="0" w:color="auto"/>
                <w:bottom w:val="none" w:sz="0" w:space="0" w:color="auto"/>
                <w:right w:val="none" w:sz="0" w:space="0" w:color="auto"/>
              </w:divBdr>
            </w:div>
            <w:div w:id="56365720">
              <w:marLeft w:val="0"/>
              <w:marRight w:val="0"/>
              <w:marTop w:val="0"/>
              <w:marBottom w:val="0"/>
              <w:divBdr>
                <w:top w:val="none" w:sz="0" w:space="0" w:color="auto"/>
                <w:left w:val="none" w:sz="0" w:space="0" w:color="auto"/>
                <w:bottom w:val="none" w:sz="0" w:space="0" w:color="auto"/>
                <w:right w:val="none" w:sz="0" w:space="0" w:color="auto"/>
              </w:divBdr>
            </w:div>
            <w:div w:id="1452284510">
              <w:marLeft w:val="0"/>
              <w:marRight w:val="0"/>
              <w:marTop w:val="0"/>
              <w:marBottom w:val="0"/>
              <w:divBdr>
                <w:top w:val="none" w:sz="0" w:space="0" w:color="auto"/>
                <w:left w:val="none" w:sz="0" w:space="0" w:color="auto"/>
                <w:bottom w:val="none" w:sz="0" w:space="0" w:color="auto"/>
                <w:right w:val="none" w:sz="0" w:space="0" w:color="auto"/>
              </w:divBdr>
            </w:div>
            <w:div w:id="152373596">
              <w:marLeft w:val="0"/>
              <w:marRight w:val="0"/>
              <w:marTop w:val="0"/>
              <w:marBottom w:val="0"/>
              <w:divBdr>
                <w:top w:val="none" w:sz="0" w:space="0" w:color="auto"/>
                <w:left w:val="none" w:sz="0" w:space="0" w:color="auto"/>
                <w:bottom w:val="none" w:sz="0" w:space="0" w:color="auto"/>
                <w:right w:val="none" w:sz="0" w:space="0" w:color="auto"/>
              </w:divBdr>
            </w:div>
            <w:div w:id="423574526">
              <w:marLeft w:val="0"/>
              <w:marRight w:val="0"/>
              <w:marTop w:val="0"/>
              <w:marBottom w:val="0"/>
              <w:divBdr>
                <w:top w:val="none" w:sz="0" w:space="0" w:color="auto"/>
                <w:left w:val="none" w:sz="0" w:space="0" w:color="auto"/>
                <w:bottom w:val="none" w:sz="0" w:space="0" w:color="auto"/>
                <w:right w:val="none" w:sz="0" w:space="0" w:color="auto"/>
              </w:divBdr>
            </w:div>
            <w:div w:id="477184157">
              <w:marLeft w:val="0"/>
              <w:marRight w:val="0"/>
              <w:marTop w:val="0"/>
              <w:marBottom w:val="0"/>
              <w:divBdr>
                <w:top w:val="none" w:sz="0" w:space="0" w:color="auto"/>
                <w:left w:val="none" w:sz="0" w:space="0" w:color="auto"/>
                <w:bottom w:val="none" w:sz="0" w:space="0" w:color="auto"/>
                <w:right w:val="none" w:sz="0" w:space="0" w:color="auto"/>
              </w:divBdr>
            </w:div>
            <w:div w:id="1822844594">
              <w:marLeft w:val="0"/>
              <w:marRight w:val="0"/>
              <w:marTop w:val="0"/>
              <w:marBottom w:val="0"/>
              <w:divBdr>
                <w:top w:val="none" w:sz="0" w:space="0" w:color="auto"/>
                <w:left w:val="none" w:sz="0" w:space="0" w:color="auto"/>
                <w:bottom w:val="none" w:sz="0" w:space="0" w:color="auto"/>
                <w:right w:val="none" w:sz="0" w:space="0" w:color="auto"/>
              </w:divBdr>
            </w:div>
            <w:div w:id="1931352240">
              <w:marLeft w:val="0"/>
              <w:marRight w:val="0"/>
              <w:marTop w:val="0"/>
              <w:marBottom w:val="0"/>
              <w:divBdr>
                <w:top w:val="none" w:sz="0" w:space="0" w:color="auto"/>
                <w:left w:val="none" w:sz="0" w:space="0" w:color="auto"/>
                <w:bottom w:val="none" w:sz="0" w:space="0" w:color="auto"/>
                <w:right w:val="none" w:sz="0" w:space="0" w:color="auto"/>
              </w:divBdr>
            </w:div>
            <w:div w:id="558367027">
              <w:marLeft w:val="0"/>
              <w:marRight w:val="0"/>
              <w:marTop w:val="0"/>
              <w:marBottom w:val="0"/>
              <w:divBdr>
                <w:top w:val="none" w:sz="0" w:space="0" w:color="auto"/>
                <w:left w:val="none" w:sz="0" w:space="0" w:color="auto"/>
                <w:bottom w:val="none" w:sz="0" w:space="0" w:color="auto"/>
                <w:right w:val="none" w:sz="0" w:space="0" w:color="auto"/>
              </w:divBdr>
            </w:div>
            <w:div w:id="257637396">
              <w:marLeft w:val="0"/>
              <w:marRight w:val="0"/>
              <w:marTop w:val="0"/>
              <w:marBottom w:val="0"/>
              <w:divBdr>
                <w:top w:val="none" w:sz="0" w:space="0" w:color="auto"/>
                <w:left w:val="none" w:sz="0" w:space="0" w:color="auto"/>
                <w:bottom w:val="none" w:sz="0" w:space="0" w:color="auto"/>
                <w:right w:val="none" w:sz="0" w:space="0" w:color="auto"/>
              </w:divBdr>
            </w:div>
            <w:div w:id="1628701782">
              <w:marLeft w:val="0"/>
              <w:marRight w:val="0"/>
              <w:marTop w:val="0"/>
              <w:marBottom w:val="0"/>
              <w:divBdr>
                <w:top w:val="none" w:sz="0" w:space="0" w:color="auto"/>
                <w:left w:val="none" w:sz="0" w:space="0" w:color="auto"/>
                <w:bottom w:val="none" w:sz="0" w:space="0" w:color="auto"/>
                <w:right w:val="none" w:sz="0" w:space="0" w:color="auto"/>
              </w:divBdr>
            </w:div>
            <w:div w:id="1569807133">
              <w:marLeft w:val="0"/>
              <w:marRight w:val="0"/>
              <w:marTop w:val="0"/>
              <w:marBottom w:val="0"/>
              <w:divBdr>
                <w:top w:val="none" w:sz="0" w:space="0" w:color="auto"/>
                <w:left w:val="none" w:sz="0" w:space="0" w:color="auto"/>
                <w:bottom w:val="none" w:sz="0" w:space="0" w:color="auto"/>
                <w:right w:val="none" w:sz="0" w:space="0" w:color="auto"/>
              </w:divBdr>
            </w:div>
            <w:div w:id="221721232">
              <w:marLeft w:val="0"/>
              <w:marRight w:val="0"/>
              <w:marTop w:val="0"/>
              <w:marBottom w:val="0"/>
              <w:divBdr>
                <w:top w:val="none" w:sz="0" w:space="0" w:color="auto"/>
                <w:left w:val="none" w:sz="0" w:space="0" w:color="auto"/>
                <w:bottom w:val="none" w:sz="0" w:space="0" w:color="auto"/>
                <w:right w:val="none" w:sz="0" w:space="0" w:color="auto"/>
              </w:divBdr>
            </w:div>
            <w:div w:id="1316488489">
              <w:marLeft w:val="0"/>
              <w:marRight w:val="0"/>
              <w:marTop w:val="0"/>
              <w:marBottom w:val="0"/>
              <w:divBdr>
                <w:top w:val="none" w:sz="0" w:space="0" w:color="auto"/>
                <w:left w:val="none" w:sz="0" w:space="0" w:color="auto"/>
                <w:bottom w:val="none" w:sz="0" w:space="0" w:color="auto"/>
                <w:right w:val="none" w:sz="0" w:space="0" w:color="auto"/>
              </w:divBdr>
            </w:div>
            <w:div w:id="1827356374">
              <w:marLeft w:val="0"/>
              <w:marRight w:val="0"/>
              <w:marTop w:val="0"/>
              <w:marBottom w:val="0"/>
              <w:divBdr>
                <w:top w:val="none" w:sz="0" w:space="0" w:color="auto"/>
                <w:left w:val="none" w:sz="0" w:space="0" w:color="auto"/>
                <w:bottom w:val="none" w:sz="0" w:space="0" w:color="auto"/>
                <w:right w:val="none" w:sz="0" w:space="0" w:color="auto"/>
              </w:divBdr>
            </w:div>
            <w:div w:id="716665942">
              <w:marLeft w:val="0"/>
              <w:marRight w:val="0"/>
              <w:marTop w:val="0"/>
              <w:marBottom w:val="0"/>
              <w:divBdr>
                <w:top w:val="none" w:sz="0" w:space="0" w:color="auto"/>
                <w:left w:val="none" w:sz="0" w:space="0" w:color="auto"/>
                <w:bottom w:val="none" w:sz="0" w:space="0" w:color="auto"/>
                <w:right w:val="none" w:sz="0" w:space="0" w:color="auto"/>
              </w:divBdr>
            </w:div>
            <w:div w:id="604536044">
              <w:marLeft w:val="0"/>
              <w:marRight w:val="0"/>
              <w:marTop w:val="0"/>
              <w:marBottom w:val="0"/>
              <w:divBdr>
                <w:top w:val="none" w:sz="0" w:space="0" w:color="auto"/>
                <w:left w:val="none" w:sz="0" w:space="0" w:color="auto"/>
                <w:bottom w:val="none" w:sz="0" w:space="0" w:color="auto"/>
                <w:right w:val="none" w:sz="0" w:space="0" w:color="auto"/>
              </w:divBdr>
            </w:div>
            <w:div w:id="133135772">
              <w:marLeft w:val="0"/>
              <w:marRight w:val="0"/>
              <w:marTop w:val="0"/>
              <w:marBottom w:val="0"/>
              <w:divBdr>
                <w:top w:val="none" w:sz="0" w:space="0" w:color="auto"/>
                <w:left w:val="none" w:sz="0" w:space="0" w:color="auto"/>
                <w:bottom w:val="none" w:sz="0" w:space="0" w:color="auto"/>
                <w:right w:val="none" w:sz="0" w:space="0" w:color="auto"/>
              </w:divBdr>
            </w:div>
            <w:div w:id="1710833815">
              <w:marLeft w:val="0"/>
              <w:marRight w:val="0"/>
              <w:marTop w:val="0"/>
              <w:marBottom w:val="0"/>
              <w:divBdr>
                <w:top w:val="none" w:sz="0" w:space="0" w:color="auto"/>
                <w:left w:val="none" w:sz="0" w:space="0" w:color="auto"/>
                <w:bottom w:val="none" w:sz="0" w:space="0" w:color="auto"/>
                <w:right w:val="none" w:sz="0" w:space="0" w:color="auto"/>
              </w:divBdr>
            </w:div>
            <w:div w:id="122160780">
              <w:marLeft w:val="0"/>
              <w:marRight w:val="0"/>
              <w:marTop w:val="0"/>
              <w:marBottom w:val="0"/>
              <w:divBdr>
                <w:top w:val="none" w:sz="0" w:space="0" w:color="auto"/>
                <w:left w:val="none" w:sz="0" w:space="0" w:color="auto"/>
                <w:bottom w:val="none" w:sz="0" w:space="0" w:color="auto"/>
                <w:right w:val="none" w:sz="0" w:space="0" w:color="auto"/>
              </w:divBdr>
            </w:div>
            <w:div w:id="904098998">
              <w:marLeft w:val="0"/>
              <w:marRight w:val="0"/>
              <w:marTop w:val="0"/>
              <w:marBottom w:val="0"/>
              <w:divBdr>
                <w:top w:val="none" w:sz="0" w:space="0" w:color="auto"/>
                <w:left w:val="none" w:sz="0" w:space="0" w:color="auto"/>
                <w:bottom w:val="none" w:sz="0" w:space="0" w:color="auto"/>
                <w:right w:val="none" w:sz="0" w:space="0" w:color="auto"/>
              </w:divBdr>
            </w:div>
            <w:div w:id="667441156">
              <w:marLeft w:val="0"/>
              <w:marRight w:val="0"/>
              <w:marTop w:val="0"/>
              <w:marBottom w:val="0"/>
              <w:divBdr>
                <w:top w:val="none" w:sz="0" w:space="0" w:color="auto"/>
                <w:left w:val="none" w:sz="0" w:space="0" w:color="auto"/>
                <w:bottom w:val="none" w:sz="0" w:space="0" w:color="auto"/>
                <w:right w:val="none" w:sz="0" w:space="0" w:color="auto"/>
              </w:divBdr>
            </w:div>
            <w:div w:id="782194290">
              <w:marLeft w:val="0"/>
              <w:marRight w:val="0"/>
              <w:marTop w:val="0"/>
              <w:marBottom w:val="0"/>
              <w:divBdr>
                <w:top w:val="none" w:sz="0" w:space="0" w:color="auto"/>
                <w:left w:val="none" w:sz="0" w:space="0" w:color="auto"/>
                <w:bottom w:val="none" w:sz="0" w:space="0" w:color="auto"/>
                <w:right w:val="none" w:sz="0" w:space="0" w:color="auto"/>
              </w:divBdr>
            </w:div>
            <w:div w:id="1863128109">
              <w:marLeft w:val="0"/>
              <w:marRight w:val="0"/>
              <w:marTop w:val="0"/>
              <w:marBottom w:val="0"/>
              <w:divBdr>
                <w:top w:val="none" w:sz="0" w:space="0" w:color="auto"/>
                <w:left w:val="none" w:sz="0" w:space="0" w:color="auto"/>
                <w:bottom w:val="none" w:sz="0" w:space="0" w:color="auto"/>
                <w:right w:val="none" w:sz="0" w:space="0" w:color="auto"/>
              </w:divBdr>
            </w:div>
            <w:div w:id="27264253">
              <w:marLeft w:val="0"/>
              <w:marRight w:val="0"/>
              <w:marTop w:val="0"/>
              <w:marBottom w:val="0"/>
              <w:divBdr>
                <w:top w:val="none" w:sz="0" w:space="0" w:color="auto"/>
                <w:left w:val="none" w:sz="0" w:space="0" w:color="auto"/>
                <w:bottom w:val="none" w:sz="0" w:space="0" w:color="auto"/>
                <w:right w:val="none" w:sz="0" w:space="0" w:color="auto"/>
              </w:divBdr>
            </w:div>
            <w:div w:id="1445804616">
              <w:marLeft w:val="0"/>
              <w:marRight w:val="0"/>
              <w:marTop w:val="0"/>
              <w:marBottom w:val="0"/>
              <w:divBdr>
                <w:top w:val="none" w:sz="0" w:space="0" w:color="auto"/>
                <w:left w:val="none" w:sz="0" w:space="0" w:color="auto"/>
                <w:bottom w:val="none" w:sz="0" w:space="0" w:color="auto"/>
                <w:right w:val="none" w:sz="0" w:space="0" w:color="auto"/>
              </w:divBdr>
            </w:div>
            <w:div w:id="62652825">
              <w:marLeft w:val="0"/>
              <w:marRight w:val="0"/>
              <w:marTop w:val="0"/>
              <w:marBottom w:val="0"/>
              <w:divBdr>
                <w:top w:val="none" w:sz="0" w:space="0" w:color="auto"/>
                <w:left w:val="none" w:sz="0" w:space="0" w:color="auto"/>
                <w:bottom w:val="none" w:sz="0" w:space="0" w:color="auto"/>
                <w:right w:val="none" w:sz="0" w:space="0" w:color="auto"/>
              </w:divBdr>
            </w:div>
            <w:div w:id="1711490538">
              <w:marLeft w:val="0"/>
              <w:marRight w:val="0"/>
              <w:marTop w:val="0"/>
              <w:marBottom w:val="0"/>
              <w:divBdr>
                <w:top w:val="none" w:sz="0" w:space="0" w:color="auto"/>
                <w:left w:val="none" w:sz="0" w:space="0" w:color="auto"/>
                <w:bottom w:val="none" w:sz="0" w:space="0" w:color="auto"/>
                <w:right w:val="none" w:sz="0" w:space="0" w:color="auto"/>
              </w:divBdr>
            </w:div>
            <w:div w:id="1225065557">
              <w:marLeft w:val="0"/>
              <w:marRight w:val="0"/>
              <w:marTop w:val="0"/>
              <w:marBottom w:val="0"/>
              <w:divBdr>
                <w:top w:val="none" w:sz="0" w:space="0" w:color="auto"/>
                <w:left w:val="none" w:sz="0" w:space="0" w:color="auto"/>
                <w:bottom w:val="none" w:sz="0" w:space="0" w:color="auto"/>
                <w:right w:val="none" w:sz="0" w:space="0" w:color="auto"/>
              </w:divBdr>
            </w:div>
            <w:div w:id="1016228387">
              <w:marLeft w:val="0"/>
              <w:marRight w:val="0"/>
              <w:marTop w:val="0"/>
              <w:marBottom w:val="0"/>
              <w:divBdr>
                <w:top w:val="none" w:sz="0" w:space="0" w:color="auto"/>
                <w:left w:val="none" w:sz="0" w:space="0" w:color="auto"/>
                <w:bottom w:val="none" w:sz="0" w:space="0" w:color="auto"/>
                <w:right w:val="none" w:sz="0" w:space="0" w:color="auto"/>
              </w:divBdr>
            </w:div>
            <w:div w:id="1584337429">
              <w:marLeft w:val="0"/>
              <w:marRight w:val="0"/>
              <w:marTop w:val="0"/>
              <w:marBottom w:val="0"/>
              <w:divBdr>
                <w:top w:val="none" w:sz="0" w:space="0" w:color="auto"/>
                <w:left w:val="none" w:sz="0" w:space="0" w:color="auto"/>
                <w:bottom w:val="none" w:sz="0" w:space="0" w:color="auto"/>
                <w:right w:val="none" w:sz="0" w:space="0" w:color="auto"/>
              </w:divBdr>
            </w:div>
            <w:div w:id="1112365335">
              <w:marLeft w:val="0"/>
              <w:marRight w:val="0"/>
              <w:marTop w:val="0"/>
              <w:marBottom w:val="0"/>
              <w:divBdr>
                <w:top w:val="none" w:sz="0" w:space="0" w:color="auto"/>
                <w:left w:val="none" w:sz="0" w:space="0" w:color="auto"/>
                <w:bottom w:val="none" w:sz="0" w:space="0" w:color="auto"/>
                <w:right w:val="none" w:sz="0" w:space="0" w:color="auto"/>
              </w:divBdr>
            </w:div>
            <w:div w:id="1738016061">
              <w:marLeft w:val="0"/>
              <w:marRight w:val="0"/>
              <w:marTop w:val="0"/>
              <w:marBottom w:val="0"/>
              <w:divBdr>
                <w:top w:val="none" w:sz="0" w:space="0" w:color="auto"/>
                <w:left w:val="none" w:sz="0" w:space="0" w:color="auto"/>
                <w:bottom w:val="none" w:sz="0" w:space="0" w:color="auto"/>
                <w:right w:val="none" w:sz="0" w:space="0" w:color="auto"/>
              </w:divBdr>
            </w:div>
            <w:div w:id="13239970">
              <w:marLeft w:val="0"/>
              <w:marRight w:val="0"/>
              <w:marTop w:val="0"/>
              <w:marBottom w:val="0"/>
              <w:divBdr>
                <w:top w:val="none" w:sz="0" w:space="0" w:color="auto"/>
                <w:left w:val="none" w:sz="0" w:space="0" w:color="auto"/>
                <w:bottom w:val="none" w:sz="0" w:space="0" w:color="auto"/>
                <w:right w:val="none" w:sz="0" w:space="0" w:color="auto"/>
              </w:divBdr>
            </w:div>
            <w:div w:id="2091656683">
              <w:marLeft w:val="0"/>
              <w:marRight w:val="0"/>
              <w:marTop w:val="0"/>
              <w:marBottom w:val="0"/>
              <w:divBdr>
                <w:top w:val="none" w:sz="0" w:space="0" w:color="auto"/>
                <w:left w:val="none" w:sz="0" w:space="0" w:color="auto"/>
                <w:bottom w:val="none" w:sz="0" w:space="0" w:color="auto"/>
                <w:right w:val="none" w:sz="0" w:space="0" w:color="auto"/>
              </w:divBdr>
            </w:div>
            <w:div w:id="694161177">
              <w:marLeft w:val="0"/>
              <w:marRight w:val="0"/>
              <w:marTop w:val="0"/>
              <w:marBottom w:val="0"/>
              <w:divBdr>
                <w:top w:val="none" w:sz="0" w:space="0" w:color="auto"/>
                <w:left w:val="none" w:sz="0" w:space="0" w:color="auto"/>
                <w:bottom w:val="none" w:sz="0" w:space="0" w:color="auto"/>
                <w:right w:val="none" w:sz="0" w:space="0" w:color="auto"/>
              </w:divBdr>
            </w:div>
            <w:div w:id="1012344788">
              <w:marLeft w:val="0"/>
              <w:marRight w:val="0"/>
              <w:marTop w:val="0"/>
              <w:marBottom w:val="0"/>
              <w:divBdr>
                <w:top w:val="none" w:sz="0" w:space="0" w:color="auto"/>
                <w:left w:val="none" w:sz="0" w:space="0" w:color="auto"/>
                <w:bottom w:val="none" w:sz="0" w:space="0" w:color="auto"/>
                <w:right w:val="none" w:sz="0" w:space="0" w:color="auto"/>
              </w:divBdr>
            </w:div>
            <w:div w:id="143544352">
              <w:marLeft w:val="0"/>
              <w:marRight w:val="0"/>
              <w:marTop w:val="0"/>
              <w:marBottom w:val="0"/>
              <w:divBdr>
                <w:top w:val="none" w:sz="0" w:space="0" w:color="auto"/>
                <w:left w:val="none" w:sz="0" w:space="0" w:color="auto"/>
                <w:bottom w:val="none" w:sz="0" w:space="0" w:color="auto"/>
                <w:right w:val="none" w:sz="0" w:space="0" w:color="auto"/>
              </w:divBdr>
            </w:div>
            <w:div w:id="1785688040">
              <w:marLeft w:val="0"/>
              <w:marRight w:val="0"/>
              <w:marTop w:val="0"/>
              <w:marBottom w:val="0"/>
              <w:divBdr>
                <w:top w:val="none" w:sz="0" w:space="0" w:color="auto"/>
                <w:left w:val="none" w:sz="0" w:space="0" w:color="auto"/>
                <w:bottom w:val="none" w:sz="0" w:space="0" w:color="auto"/>
                <w:right w:val="none" w:sz="0" w:space="0" w:color="auto"/>
              </w:divBdr>
            </w:div>
            <w:div w:id="8114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61338">
      <w:bodyDiv w:val="1"/>
      <w:marLeft w:val="0"/>
      <w:marRight w:val="0"/>
      <w:marTop w:val="0"/>
      <w:marBottom w:val="0"/>
      <w:divBdr>
        <w:top w:val="none" w:sz="0" w:space="0" w:color="auto"/>
        <w:left w:val="none" w:sz="0" w:space="0" w:color="auto"/>
        <w:bottom w:val="none" w:sz="0" w:space="0" w:color="auto"/>
        <w:right w:val="none" w:sz="0" w:space="0" w:color="auto"/>
      </w:divBdr>
    </w:div>
    <w:div w:id="1589271480">
      <w:bodyDiv w:val="1"/>
      <w:marLeft w:val="0"/>
      <w:marRight w:val="0"/>
      <w:marTop w:val="0"/>
      <w:marBottom w:val="0"/>
      <w:divBdr>
        <w:top w:val="none" w:sz="0" w:space="0" w:color="auto"/>
        <w:left w:val="none" w:sz="0" w:space="0" w:color="auto"/>
        <w:bottom w:val="none" w:sz="0" w:space="0" w:color="auto"/>
        <w:right w:val="none" w:sz="0" w:space="0" w:color="auto"/>
      </w:divBdr>
    </w:div>
    <w:div w:id="1796869573">
      <w:bodyDiv w:val="1"/>
      <w:marLeft w:val="0"/>
      <w:marRight w:val="0"/>
      <w:marTop w:val="0"/>
      <w:marBottom w:val="0"/>
      <w:divBdr>
        <w:top w:val="none" w:sz="0" w:space="0" w:color="auto"/>
        <w:left w:val="none" w:sz="0" w:space="0" w:color="auto"/>
        <w:bottom w:val="none" w:sz="0" w:space="0" w:color="auto"/>
        <w:right w:val="none" w:sz="0" w:space="0" w:color="auto"/>
      </w:divBdr>
    </w:div>
    <w:div w:id="1948731889">
      <w:bodyDiv w:val="1"/>
      <w:marLeft w:val="0"/>
      <w:marRight w:val="0"/>
      <w:marTop w:val="0"/>
      <w:marBottom w:val="0"/>
      <w:divBdr>
        <w:top w:val="none" w:sz="0" w:space="0" w:color="auto"/>
        <w:left w:val="none" w:sz="0" w:space="0" w:color="auto"/>
        <w:bottom w:val="none" w:sz="0" w:space="0" w:color="auto"/>
        <w:right w:val="none" w:sz="0" w:space="0" w:color="auto"/>
      </w:divBdr>
    </w:div>
    <w:div w:id="2026322130">
      <w:bodyDiv w:val="1"/>
      <w:marLeft w:val="0"/>
      <w:marRight w:val="0"/>
      <w:marTop w:val="0"/>
      <w:marBottom w:val="0"/>
      <w:divBdr>
        <w:top w:val="none" w:sz="0" w:space="0" w:color="auto"/>
        <w:left w:val="none" w:sz="0" w:space="0" w:color="auto"/>
        <w:bottom w:val="none" w:sz="0" w:space="0" w:color="auto"/>
        <w:right w:val="none" w:sz="0" w:space="0" w:color="auto"/>
      </w:divBdr>
    </w:div>
    <w:div w:id="2066564858">
      <w:bodyDiv w:val="1"/>
      <w:marLeft w:val="0"/>
      <w:marRight w:val="0"/>
      <w:marTop w:val="0"/>
      <w:marBottom w:val="0"/>
      <w:divBdr>
        <w:top w:val="none" w:sz="0" w:space="0" w:color="auto"/>
        <w:left w:val="none" w:sz="0" w:space="0" w:color="auto"/>
        <w:bottom w:val="none" w:sz="0" w:space="0" w:color="auto"/>
        <w:right w:val="none" w:sz="0" w:space="0" w:color="auto"/>
      </w:divBdr>
    </w:div>
    <w:div w:id="211015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https://al-enterprise.youtrack.cloud/issue/AOSDEV-2472"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6A1D3805FD6746AEDB446EE7531798" ma:contentTypeVersion="13" ma:contentTypeDescription="Crée un document." ma:contentTypeScope="" ma:versionID="d27db3b3e1235e6a774f1a657e9c7558">
  <xsd:schema xmlns:xsd="http://www.w3.org/2001/XMLSchema" xmlns:xs="http://www.w3.org/2001/XMLSchema" xmlns:p="http://schemas.microsoft.com/office/2006/metadata/properties" xmlns:ns3="d2cd222f-12b4-429a-b682-6c0d9fccfcf8" xmlns:ns4="25dfb3ea-6c71-4332-8508-370f713040fa" targetNamespace="http://schemas.microsoft.com/office/2006/metadata/properties" ma:root="true" ma:fieldsID="68fb4289896da9c349a1daa7f80afc9e" ns3:_="" ns4:_="">
    <xsd:import namespace="d2cd222f-12b4-429a-b682-6c0d9fccfcf8"/>
    <xsd:import namespace="25dfb3ea-6c71-4332-8508-370f713040f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cd222f-12b4-429a-b682-6c0d9fccfc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dfb3ea-6c71-4332-8508-370f713040fa" elementFormDefault="qualified">
    <xsd:import namespace="http://schemas.microsoft.com/office/2006/documentManagement/types"/>
    <xsd:import namespace="http://schemas.microsoft.com/office/infopath/2007/PartnerControls"/>
    <xsd:element name="SharedWithUsers" ma:index="15"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Partagé avec détails" ma:internalName="SharedWithDetails" ma:readOnly="true">
      <xsd:simpleType>
        <xsd:restriction base="dms:Note">
          <xsd:maxLength value="255"/>
        </xsd:restriction>
      </xsd:simpleType>
    </xsd:element>
    <xsd:element name="SharingHintHash" ma:index="17"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D5D0C-96D8-4380-B2A2-F2065DE43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cd222f-12b4-429a-b682-6c0d9fccfcf8"/>
    <ds:schemaRef ds:uri="25dfb3ea-6c71-4332-8508-370f713040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DB797E-E78B-4105-94CE-F3CBB1B7A4BD}">
  <ds:schemaRefs>
    <ds:schemaRef ds:uri="http://schemas.microsoft.com/sharepoint/v3/contenttype/forms"/>
  </ds:schemaRefs>
</ds:datastoreItem>
</file>

<file path=customXml/itemProps3.xml><?xml version="1.0" encoding="utf-8"?>
<ds:datastoreItem xmlns:ds="http://schemas.openxmlformats.org/officeDocument/2006/customXml" ds:itemID="{82B65CE1-761B-4824-A088-739B61273E4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9F0406A-13D6-4742-BA5B-5DF830186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18491</Words>
  <Characters>105405</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TMA</Company>
  <LinksUpToDate>false</LinksUpToDate>
  <CharactersWithSpaces>123649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Vachiravel Sabarinathan</dc:creator>
  <cp:keywords/>
  <dc:description/>
  <cp:lastModifiedBy>White Gloria</cp:lastModifiedBy>
  <cp:revision>3</cp:revision>
  <dcterms:created xsi:type="dcterms:W3CDTF">2024-09-12T22:52:00Z</dcterms:created>
  <dcterms:modified xsi:type="dcterms:W3CDTF">2024-09-12T22:54:00Z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0x010100E86A1D3805FD6746AEDB446EE7531798</vt:lpwstr>
  </property>
</Properties>
</file>